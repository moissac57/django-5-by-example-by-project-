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BED93" w14:textId="77777777" w:rsidR="00482101" w:rsidRPr="00482101" w:rsidRDefault="00482101" w:rsidP="00482101">
      <w:pPr>
        <w:autoSpaceDE w:val="0"/>
        <w:autoSpaceDN w:val="0"/>
        <w:adjustRightInd w:val="0"/>
        <w:spacing w:after="0" w:line="240" w:lineRule="auto"/>
        <w:jc w:val="center"/>
        <w:rPr>
          <w:rFonts w:ascii="DejaVuSans-Bold" w:hAnsi="DejaVuSans-Bold" w:cs="DejaVuSans-Bold"/>
          <w:b/>
          <w:bCs/>
          <w:kern w:val="0"/>
          <w:sz w:val="59"/>
          <w:szCs w:val="59"/>
        </w:rPr>
      </w:pPr>
      <w:r w:rsidRPr="00482101">
        <w:rPr>
          <w:rFonts w:ascii="DejaVuSans-Bold" w:hAnsi="DejaVuSans-Bold" w:cs="DejaVuSans-Bold"/>
          <w:b/>
          <w:bCs/>
          <w:kern w:val="0"/>
          <w:sz w:val="59"/>
          <w:szCs w:val="59"/>
        </w:rPr>
        <w:t>Chapter 03. Extending Your Blog Application</w:t>
      </w:r>
    </w:p>
    <w:p w14:paraId="34D5FA64" w14:textId="77777777" w:rsidR="00482101" w:rsidRPr="00482101" w:rsidRDefault="00482101" w:rsidP="00482101">
      <w:pPr>
        <w:autoSpaceDE w:val="0"/>
        <w:autoSpaceDN w:val="0"/>
        <w:adjustRightInd w:val="0"/>
        <w:spacing w:after="0" w:line="240" w:lineRule="auto"/>
        <w:jc w:val="center"/>
        <w:rPr>
          <w:rFonts w:ascii="DejaVuSans-Bold" w:hAnsi="DejaVuSans-Bold" w:cs="DejaVuSans-Bold"/>
          <w:b/>
          <w:bCs/>
          <w:kern w:val="0"/>
          <w:sz w:val="59"/>
          <w:szCs w:val="59"/>
        </w:rPr>
      </w:pPr>
    </w:p>
    <w:p w14:paraId="0FF3ADF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previous chapter went through the basics of forms and the creation of a comment system. You also learned how to send emails with Django. In this chapter, you will extend your blog application with other popular features used on blogging platforms, such as tagging, recommending similar posts, providing an RSS feed to readers, and allowing them to search posts. You will learn about new components and functionalities with Django by building these functionalities.</w:t>
      </w:r>
    </w:p>
    <w:p w14:paraId="1264A15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98E2F3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chapter will cover the following topics:</w:t>
      </w:r>
    </w:p>
    <w:p w14:paraId="1EB63C0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02AAE37" w14:textId="77777777" w:rsidR="00482101" w:rsidRPr="00482101" w:rsidRDefault="00482101" w:rsidP="00482101">
      <w:pPr>
        <w:numPr>
          <w:ilvl w:val="0"/>
          <w:numId w:val="29"/>
        </w:numPr>
        <w:autoSpaceDE w:val="0"/>
        <w:autoSpaceDN w:val="0"/>
        <w:adjustRightInd w:val="0"/>
        <w:spacing w:after="0" w:line="240" w:lineRule="auto"/>
        <w:contextualSpacing/>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Implementing tagging using </w:t>
      </w:r>
      <w:r w:rsidRPr="00482101">
        <w:rPr>
          <w:rFonts w:ascii="LiberationMono" w:hAnsi="LiberationMono" w:cs="LiberationMono"/>
          <w:color w:val="000000"/>
          <w:kern w:val="0"/>
          <w:sz w:val="22"/>
          <w:szCs w:val="22"/>
        </w:rPr>
        <w:t>django-taggit</w:t>
      </w:r>
    </w:p>
    <w:p w14:paraId="106A589D" w14:textId="77777777" w:rsidR="00482101" w:rsidRPr="00482101" w:rsidRDefault="00482101" w:rsidP="00482101">
      <w:pPr>
        <w:numPr>
          <w:ilvl w:val="0"/>
          <w:numId w:val="2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Retrieving posts by similarity</w:t>
      </w:r>
    </w:p>
    <w:p w14:paraId="5AD63056" w14:textId="77777777" w:rsidR="00482101" w:rsidRPr="00482101" w:rsidRDefault="00482101" w:rsidP="00482101">
      <w:pPr>
        <w:numPr>
          <w:ilvl w:val="0"/>
          <w:numId w:val="2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Creating custom template tags and filters to display the latest posts and most commented posts</w:t>
      </w:r>
    </w:p>
    <w:p w14:paraId="66094103" w14:textId="77777777" w:rsidR="00482101" w:rsidRPr="00482101" w:rsidRDefault="00482101" w:rsidP="00482101">
      <w:pPr>
        <w:numPr>
          <w:ilvl w:val="0"/>
          <w:numId w:val="2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Adding a sitemap to the site</w:t>
      </w:r>
    </w:p>
    <w:p w14:paraId="0C0FEDE7" w14:textId="77777777" w:rsidR="00482101" w:rsidRPr="00482101" w:rsidRDefault="00482101" w:rsidP="00482101">
      <w:pPr>
        <w:numPr>
          <w:ilvl w:val="0"/>
          <w:numId w:val="2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Creating feeds for blog posts</w:t>
      </w:r>
    </w:p>
    <w:p w14:paraId="5A267A47" w14:textId="77777777" w:rsidR="00482101" w:rsidRPr="00482101" w:rsidRDefault="00482101" w:rsidP="00482101">
      <w:pPr>
        <w:numPr>
          <w:ilvl w:val="0"/>
          <w:numId w:val="2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Installing PostgreSQL</w:t>
      </w:r>
    </w:p>
    <w:p w14:paraId="112DDAF3" w14:textId="77777777" w:rsidR="00482101" w:rsidRPr="00482101" w:rsidRDefault="00482101" w:rsidP="00482101">
      <w:pPr>
        <w:numPr>
          <w:ilvl w:val="0"/>
          <w:numId w:val="2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Using fixtures to dump and load data into the database</w:t>
      </w:r>
    </w:p>
    <w:p w14:paraId="273557FF" w14:textId="77777777" w:rsidR="00482101" w:rsidRPr="00482101" w:rsidRDefault="00482101" w:rsidP="00482101">
      <w:pPr>
        <w:numPr>
          <w:ilvl w:val="0"/>
          <w:numId w:val="2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Implementing a full-text search engine with Django and PostgreSQL</w:t>
      </w:r>
    </w:p>
    <w:p w14:paraId="447DA28F" w14:textId="77777777" w:rsidR="00482101" w:rsidRPr="00482101" w:rsidRDefault="00482101" w:rsidP="00482101">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22D22862"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Functional overview</w:t>
      </w:r>
    </w:p>
    <w:p w14:paraId="736408A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Italic" w:hAnsi="LiberationSerif-Italic" w:cs="LiberationSerif-Italic"/>
          <w:i/>
          <w:iCs/>
          <w:color w:val="000000"/>
          <w:kern w:val="0"/>
          <w:sz w:val="30"/>
          <w:szCs w:val="30"/>
        </w:rPr>
        <w:t xml:space="preserve">Figure 3.1 </w:t>
      </w:r>
      <w:r w:rsidRPr="00482101">
        <w:rPr>
          <w:rFonts w:ascii="LiberationSerif" w:hAnsi="LiberationSerif" w:cs="LiberationSerif"/>
          <w:color w:val="000000"/>
          <w:kern w:val="0"/>
          <w:sz w:val="30"/>
          <w:szCs w:val="30"/>
        </w:rPr>
        <w:t>shows a representation of the views, templates, and functionalities that will be built in this chapter:</w:t>
      </w:r>
    </w:p>
    <w:p w14:paraId="5FAD9CDA"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noProof/>
          <w:color w:val="000000"/>
          <w:kern w:val="0"/>
          <w:sz w:val="22"/>
          <w:szCs w:val="22"/>
        </w:rPr>
        <w:drawing>
          <wp:inline distT="0" distB="0" distL="0" distR="0" wp14:anchorId="1E66358B" wp14:editId="5220CB5E">
            <wp:extent cx="5928360" cy="2209800"/>
            <wp:effectExtent l="0" t="0" r="0" b="0"/>
            <wp:docPr id="20449096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2209800"/>
                    </a:xfrm>
                    <a:prstGeom prst="rect">
                      <a:avLst/>
                    </a:prstGeom>
                    <a:noFill/>
                    <a:ln>
                      <a:noFill/>
                    </a:ln>
                  </pic:spPr>
                </pic:pic>
              </a:graphicData>
            </a:graphic>
          </wp:inline>
        </w:drawing>
      </w:r>
    </w:p>
    <w:p w14:paraId="22674677"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 Diagram of functionalities built in Chapter 3</w:t>
      </w:r>
    </w:p>
    <w:p w14:paraId="6F0712F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In this chapter, we will build the functionality to add tags to posts. We will extend the </w:t>
      </w:r>
      <w:r w:rsidRPr="00482101">
        <w:rPr>
          <w:rFonts w:ascii="LiberationMono" w:hAnsi="LiberationMono" w:cs="LiberationMono"/>
          <w:color w:val="000000"/>
          <w:kern w:val="0"/>
          <w:sz w:val="22"/>
          <w:szCs w:val="22"/>
        </w:rPr>
        <w:t xml:space="preserve">post_list </w:t>
      </w:r>
      <w:r w:rsidRPr="00482101">
        <w:rPr>
          <w:rFonts w:ascii="LiberationSerif" w:hAnsi="LiberationSerif" w:cs="LiberationSerif"/>
          <w:color w:val="000000"/>
          <w:kern w:val="0"/>
          <w:sz w:val="30"/>
          <w:szCs w:val="30"/>
        </w:rPr>
        <w:t xml:space="preserve">view to filter posts by tag. When loading a single post in the </w:t>
      </w:r>
      <w:r w:rsidRPr="00482101">
        <w:rPr>
          <w:rFonts w:ascii="LiberationMono" w:hAnsi="LiberationMono" w:cs="LiberationMono"/>
          <w:color w:val="000000"/>
          <w:kern w:val="0"/>
          <w:sz w:val="22"/>
          <w:szCs w:val="22"/>
        </w:rPr>
        <w:t xml:space="preserve">post_detail </w:t>
      </w:r>
      <w:r w:rsidRPr="00482101">
        <w:rPr>
          <w:rFonts w:ascii="LiberationSerif" w:hAnsi="LiberationSerif" w:cs="LiberationSerif"/>
          <w:color w:val="000000"/>
          <w:kern w:val="0"/>
          <w:sz w:val="30"/>
          <w:szCs w:val="30"/>
        </w:rPr>
        <w:t>view, we will retrieve similar posts based on common tags. We will also create custom template tags to display a sidebar with the total number of posts, the latest posts published, and the most commented posts.</w:t>
      </w:r>
    </w:p>
    <w:p w14:paraId="7D6EFEA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62CD2D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will add support to write posts with Markdown syntax and convert the content to HTML. We will create a sitemap for the blog with the </w:t>
      </w:r>
      <w:r w:rsidRPr="00482101">
        <w:rPr>
          <w:rFonts w:ascii="LiberationMono" w:hAnsi="LiberationMono" w:cs="LiberationMono"/>
          <w:color w:val="000000"/>
          <w:kern w:val="0"/>
          <w:sz w:val="22"/>
          <w:szCs w:val="22"/>
        </w:rPr>
        <w:t xml:space="preserve">PostSitemap </w:t>
      </w:r>
      <w:r w:rsidRPr="00482101">
        <w:rPr>
          <w:rFonts w:ascii="LiberationSerif" w:hAnsi="LiberationSerif" w:cs="LiberationSerif"/>
          <w:color w:val="000000"/>
          <w:kern w:val="0"/>
          <w:sz w:val="30"/>
          <w:szCs w:val="30"/>
        </w:rPr>
        <w:t xml:space="preserve">class and implement an RSS feed with the latest posts in the </w:t>
      </w:r>
      <w:r w:rsidRPr="00482101">
        <w:rPr>
          <w:rFonts w:ascii="LiberationMono" w:hAnsi="LiberationMono" w:cs="LiberationMono"/>
          <w:color w:val="000000"/>
          <w:kern w:val="0"/>
          <w:sz w:val="22"/>
          <w:szCs w:val="22"/>
        </w:rPr>
        <w:t xml:space="preserve">LatestPostsFeed </w:t>
      </w:r>
      <w:r w:rsidRPr="00482101">
        <w:rPr>
          <w:rFonts w:ascii="LiberationSerif" w:hAnsi="LiberationSerif" w:cs="LiberationSerif"/>
          <w:color w:val="000000"/>
          <w:kern w:val="0"/>
          <w:sz w:val="30"/>
          <w:szCs w:val="30"/>
        </w:rPr>
        <w:t xml:space="preserve">class. Finally, we will implement a search engine with the </w:t>
      </w:r>
      <w:r w:rsidRPr="00482101">
        <w:rPr>
          <w:rFonts w:ascii="LiberationMono" w:hAnsi="LiberationMono" w:cs="LiberationMono"/>
          <w:color w:val="000000"/>
          <w:kern w:val="0"/>
          <w:sz w:val="22"/>
          <w:szCs w:val="22"/>
        </w:rPr>
        <w:t xml:space="preserve">post_search </w:t>
      </w:r>
      <w:r w:rsidRPr="00482101">
        <w:rPr>
          <w:rFonts w:ascii="LiberationSerif" w:hAnsi="LiberationSerif" w:cs="LiberationSerif"/>
          <w:color w:val="000000"/>
          <w:kern w:val="0"/>
          <w:sz w:val="30"/>
          <w:szCs w:val="30"/>
        </w:rPr>
        <w:t>view and use PostgreSQL full-text search capabilities.</w:t>
      </w:r>
    </w:p>
    <w:p w14:paraId="20A1718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source code for this chapter can be found at</w:t>
      </w:r>
    </w:p>
    <w:p w14:paraId="6C8CFF56"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sidRPr="00482101">
        <w:rPr>
          <w:rFonts w:ascii="LiberationMono" w:hAnsi="LiberationMono" w:cs="LiberationMono"/>
          <w:color w:val="0000EF"/>
          <w:kern w:val="0"/>
          <w:sz w:val="30"/>
          <w:szCs w:val="30"/>
        </w:rPr>
        <w:t>https://github.com/PacktPublishing/Django-5-byexample/tree/main/Chapter03</w:t>
      </w:r>
      <w:r w:rsidRPr="00482101">
        <w:rPr>
          <w:rFonts w:ascii="LiberationSerif" w:hAnsi="LiberationSerif" w:cs="LiberationSerif"/>
          <w:color w:val="000000"/>
          <w:kern w:val="0"/>
          <w:sz w:val="30"/>
          <w:szCs w:val="30"/>
        </w:rPr>
        <w:t>.</w:t>
      </w:r>
    </w:p>
    <w:p w14:paraId="782C886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F7951C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All Python packages used in this chapter are included in the </w:t>
      </w:r>
      <w:r w:rsidRPr="00482101">
        <w:rPr>
          <w:rFonts w:ascii="LiberationMono" w:hAnsi="LiberationMono" w:cs="LiberationMono"/>
          <w:color w:val="000000"/>
          <w:kern w:val="0"/>
          <w:sz w:val="22"/>
          <w:szCs w:val="22"/>
        </w:rPr>
        <w:t xml:space="preserve">requirements.txt </w:t>
      </w:r>
      <w:r w:rsidRPr="00482101">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the requirements at once with the command </w:t>
      </w:r>
      <w:r w:rsidRPr="00482101">
        <w:rPr>
          <w:rFonts w:ascii="LiberationMono" w:hAnsi="LiberationMono" w:cs="LiberationMono"/>
          <w:color w:val="000000"/>
          <w:kern w:val="0"/>
          <w:sz w:val="22"/>
          <w:szCs w:val="22"/>
        </w:rPr>
        <w:t>python -m pip</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install -r requirements.txt </w:t>
      </w:r>
      <w:r w:rsidRPr="00482101">
        <w:rPr>
          <w:rFonts w:ascii="LiberationSerif" w:hAnsi="LiberationSerif" w:cs="LiberationSerif"/>
          <w:color w:val="000000"/>
          <w:kern w:val="0"/>
          <w:sz w:val="30"/>
          <w:szCs w:val="30"/>
        </w:rPr>
        <w:t>.</w:t>
      </w:r>
    </w:p>
    <w:p w14:paraId="4C43E77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4145ADC"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Implementing tagging with django-taggit</w:t>
      </w:r>
    </w:p>
    <w:p w14:paraId="7BEE897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A very common functionality in blogs is categorizing posts using tags. Tags allow you to categorize content in a non-hierarchical manner, using simple keywords. A tag is simply a label or keyword that can be assigned to posts. We will create a tagging system by integrating a third-party Django tagging application into the project.</w:t>
      </w:r>
    </w:p>
    <w:p w14:paraId="091C17B0"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p>
    <w:p w14:paraId="15C567D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 xml:space="preserve">django-taggit </w:t>
      </w:r>
      <w:r w:rsidRPr="00482101">
        <w:rPr>
          <w:rFonts w:ascii="LiberationSerif" w:hAnsi="LiberationSerif" w:cs="LiberationSerif"/>
          <w:color w:val="000000"/>
          <w:kern w:val="0"/>
          <w:sz w:val="30"/>
          <w:szCs w:val="30"/>
        </w:rPr>
        <w:t xml:space="preserve">is a reusable application that primarily offers you a </w:t>
      </w:r>
      <w:r w:rsidRPr="00482101">
        <w:rPr>
          <w:rFonts w:ascii="LiberationMono" w:hAnsi="LiberationMono" w:cs="LiberationMono"/>
          <w:color w:val="000000"/>
          <w:kern w:val="0"/>
          <w:sz w:val="22"/>
          <w:szCs w:val="22"/>
        </w:rPr>
        <w:t xml:space="preserve">Tag </w:t>
      </w:r>
      <w:r w:rsidRPr="00482101">
        <w:rPr>
          <w:rFonts w:ascii="LiberationSerif" w:hAnsi="LiberationSerif" w:cs="LiberationSerif"/>
          <w:color w:val="000000"/>
          <w:kern w:val="0"/>
          <w:sz w:val="30"/>
          <w:szCs w:val="30"/>
        </w:rPr>
        <w:t>model and a manager to easily add tags to any model. You can take a look at</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its source code at </w:t>
      </w:r>
      <w:r w:rsidRPr="00482101">
        <w:rPr>
          <w:rFonts w:ascii="LiberationMono" w:hAnsi="LiberationMono" w:cs="LiberationMono"/>
          <w:color w:val="0000EF"/>
          <w:kern w:val="0"/>
          <w:sz w:val="30"/>
          <w:szCs w:val="30"/>
        </w:rPr>
        <w:t>https://github.com/jazzband/djangotaggit</w:t>
      </w:r>
      <w:r w:rsidRPr="00482101">
        <w:rPr>
          <w:rFonts w:ascii="LiberationSerif" w:hAnsi="LiberationSerif" w:cs="LiberationSerif"/>
          <w:color w:val="000000"/>
          <w:kern w:val="0"/>
          <w:sz w:val="30"/>
          <w:szCs w:val="30"/>
        </w:rPr>
        <w:t>.</w:t>
      </w:r>
    </w:p>
    <w:p w14:paraId="512CB58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B3E19B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Let’s add tagging to our blog. First, you need to install </w:t>
      </w:r>
      <w:r w:rsidRPr="00482101">
        <w:rPr>
          <w:rFonts w:ascii="LiberationMono" w:hAnsi="LiberationMono" w:cs="LiberationMono"/>
          <w:color w:val="000000"/>
          <w:kern w:val="0"/>
          <w:sz w:val="22"/>
          <w:szCs w:val="22"/>
        </w:rPr>
        <w:t xml:space="preserve">django-taggit </w:t>
      </w:r>
      <w:r w:rsidRPr="00482101">
        <w:rPr>
          <w:rFonts w:ascii="LiberationSerif" w:hAnsi="LiberationSerif" w:cs="LiberationSerif"/>
          <w:color w:val="000000"/>
          <w:kern w:val="0"/>
          <w:sz w:val="30"/>
          <w:szCs w:val="30"/>
        </w:rPr>
        <w:t xml:space="preserve">via </w:t>
      </w:r>
      <w:r w:rsidRPr="00482101">
        <w:rPr>
          <w:rFonts w:ascii="LiberationMono" w:hAnsi="LiberationMono" w:cs="LiberationMono"/>
          <w:color w:val="000000"/>
          <w:kern w:val="0"/>
          <w:sz w:val="22"/>
          <w:szCs w:val="22"/>
        </w:rPr>
        <w:t xml:space="preserve">pip </w:t>
      </w:r>
      <w:r w:rsidRPr="00482101">
        <w:rPr>
          <w:rFonts w:ascii="LiberationSerif" w:hAnsi="LiberationSerif" w:cs="LiberationSerif"/>
          <w:color w:val="000000"/>
          <w:kern w:val="0"/>
          <w:sz w:val="30"/>
          <w:szCs w:val="30"/>
        </w:rPr>
        <w:t>by running the following command:</w:t>
      </w:r>
    </w:p>
    <w:p w14:paraId="586DA1D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 pip install django-taggit==5.0.1</w:t>
      </w:r>
    </w:p>
    <w:p w14:paraId="00E610C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51E056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Then, open the </w:t>
      </w:r>
      <w:r w:rsidRPr="00482101">
        <w:rPr>
          <w:rFonts w:ascii="LiberationMono" w:hAnsi="LiberationMono" w:cs="LiberationMono"/>
          <w:color w:val="000000"/>
          <w:kern w:val="0"/>
          <w:sz w:val="22"/>
          <w:szCs w:val="22"/>
        </w:rPr>
        <w:t xml:space="preserve">settings.py </w:t>
      </w:r>
      <w:r w:rsidRPr="00482101">
        <w:rPr>
          <w:rFonts w:ascii="LiberationSerif" w:hAnsi="LiberationSerif" w:cs="LiberationSerif"/>
          <w:color w:val="000000"/>
          <w:kern w:val="0"/>
          <w:sz w:val="30"/>
          <w:szCs w:val="30"/>
        </w:rPr>
        <w:t xml:space="preserve">file of the </w:t>
      </w:r>
      <w:r w:rsidRPr="00482101">
        <w:rPr>
          <w:rFonts w:ascii="LiberationMono" w:hAnsi="LiberationMono" w:cs="LiberationMono"/>
          <w:color w:val="000000"/>
          <w:kern w:val="0"/>
          <w:sz w:val="22"/>
          <w:szCs w:val="22"/>
        </w:rPr>
        <w:t xml:space="preserve">mysite </w:t>
      </w:r>
      <w:r w:rsidRPr="00482101">
        <w:rPr>
          <w:rFonts w:ascii="LiberationSerif" w:hAnsi="LiberationSerif" w:cs="LiberationSerif"/>
          <w:color w:val="000000"/>
          <w:kern w:val="0"/>
          <w:sz w:val="30"/>
          <w:szCs w:val="30"/>
        </w:rPr>
        <w:t xml:space="preserve">project and add </w:t>
      </w:r>
      <w:r w:rsidRPr="00482101">
        <w:rPr>
          <w:rFonts w:ascii="LiberationMono" w:hAnsi="LiberationMono" w:cs="LiberationMono"/>
          <w:color w:val="000000"/>
          <w:kern w:val="0"/>
          <w:sz w:val="22"/>
          <w:szCs w:val="22"/>
        </w:rPr>
        <w:t xml:space="preserve">taggit </w:t>
      </w:r>
      <w:r w:rsidRPr="00482101">
        <w:rPr>
          <w:rFonts w:ascii="LiberationSerif" w:hAnsi="LiberationSerif" w:cs="LiberationSerif"/>
          <w:color w:val="000000"/>
          <w:kern w:val="0"/>
          <w:sz w:val="30"/>
          <w:szCs w:val="30"/>
        </w:rPr>
        <w:t xml:space="preserve">to your </w:t>
      </w:r>
      <w:r w:rsidRPr="00482101">
        <w:rPr>
          <w:rFonts w:ascii="LiberationMono" w:hAnsi="LiberationMono" w:cs="LiberationMono"/>
          <w:color w:val="000000"/>
          <w:kern w:val="0"/>
          <w:sz w:val="22"/>
          <w:szCs w:val="22"/>
        </w:rPr>
        <w:t xml:space="preserve">INSTALLED_APPS </w:t>
      </w:r>
      <w:r w:rsidRPr="00482101">
        <w:rPr>
          <w:rFonts w:ascii="LiberationSerif" w:hAnsi="LiberationSerif" w:cs="LiberationSerif"/>
          <w:color w:val="000000"/>
          <w:kern w:val="0"/>
          <w:sz w:val="30"/>
          <w:szCs w:val="30"/>
        </w:rPr>
        <w:t>setting, as follows:</w:t>
      </w:r>
    </w:p>
    <w:p w14:paraId="3BC0E30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INSTALLED_APPS = [</w:t>
      </w:r>
    </w:p>
    <w:p w14:paraId="71D18C5E" w14:textId="77777777" w:rsidR="00482101" w:rsidRPr="00482101" w:rsidRDefault="00482101" w:rsidP="00482101">
      <w:pPr>
        <w:autoSpaceDE w:val="0"/>
        <w:autoSpaceDN w:val="0"/>
        <w:adjustRightInd w:val="0"/>
        <w:spacing w:after="0" w:line="240" w:lineRule="auto"/>
        <w:rPr>
          <w:rFonts w:ascii="LiberationMono" w:hAnsi="LiberationMono" w:cs="LiberationMono"/>
          <w:color w:val="EE0000"/>
          <w:kern w:val="0"/>
          <w:sz w:val="22"/>
          <w:szCs w:val="22"/>
        </w:rPr>
      </w:pPr>
      <w:r w:rsidRPr="00482101">
        <w:rPr>
          <w:rFonts w:ascii="LiberationMono" w:hAnsi="LiberationMono" w:cs="LiberationMono"/>
          <w:color w:val="EE0000"/>
          <w:kern w:val="0"/>
          <w:sz w:val="22"/>
          <w:szCs w:val="22"/>
        </w:rPr>
        <w:t>'django.contrib.admin',</w:t>
      </w:r>
    </w:p>
    <w:p w14:paraId="0F02E2FE" w14:textId="77777777" w:rsidR="00482101" w:rsidRPr="00482101" w:rsidRDefault="00482101" w:rsidP="00482101">
      <w:pPr>
        <w:autoSpaceDE w:val="0"/>
        <w:autoSpaceDN w:val="0"/>
        <w:adjustRightInd w:val="0"/>
        <w:spacing w:after="0" w:line="240" w:lineRule="auto"/>
        <w:rPr>
          <w:rFonts w:ascii="LiberationMono" w:hAnsi="LiberationMono" w:cs="LiberationMono"/>
          <w:color w:val="EE0000"/>
          <w:kern w:val="0"/>
          <w:sz w:val="22"/>
          <w:szCs w:val="22"/>
        </w:rPr>
      </w:pPr>
      <w:r w:rsidRPr="00482101">
        <w:rPr>
          <w:rFonts w:ascii="LiberationMono" w:hAnsi="LiberationMono" w:cs="LiberationMono"/>
          <w:color w:val="EE0000"/>
          <w:kern w:val="0"/>
          <w:sz w:val="22"/>
          <w:szCs w:val="22"/>
        </w:rPr>
        <w:t>'django.contrib.auth',</w:t>
      </w:r>
    </w:p>
    <w:p w14:paraId="7CCAF307" w14:textId="77777777" w:rsidR="00482101" w:rsidRPr="00482101" w:rsidRDefault="00482101" w:rsidP="00482101">
      <w:pPr>
        <w:autoSpaceDE w:val="0"/>
        <w:autoSpaceDN w:val="0"/>
        <w:adjustRightInd w:val="0"/>
        <w:spacing w:after="0" w:line="240" w:lineRule="auto"/>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'django.contrib.contenttypes',</w:t>
      </w:r>
    </w:p>
    <w:p w14:paraId="10DA3BB2" w14:textId="77777777" w:rsidR="00482101" w:rsidRPr="00482101" w:rsidRDefault="00482101" w:rsidP="00482101">
      <w:pPr>
        <w:autoSpaceDE w:val="0"/>
        <w:autoSpaceDN w:val="0"/>
        <w:adjustRightInd w:val="0"/>
        <w:spacing w:after="0" w:line="240" w:lineRule="auto"/>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'django.contrib.sessions',</w:t>
      </w:r>
    </w:p>
    <w:p w14:paraId="1F30E1B9" w14:textId="77777777" w:rsidR="00482101" w:rsidRPr="00482101" w:rsidRDefault="00482101" w:rsidP="00482101">
      <w:pPr>
        <w:autoSpaceDE w:val="0"/>
        <w:autoSpaceDN w:val="0"/>
        <w:adjustRightInd w:val="0"/>
        <w:spacing w:after="0" w:line="240" w:lineRule="auto"/>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'django.contrib.messages',</w:t>
      </w:r>
    </w:p>
    <w:p w14:paraId="315049AE" w14:textId="77777777" w:rsidR="00482101" w:rsidRPr="00482101" w:rsidRDefault="00482101" w:rsidP="00482101">
      <w:pPr>
        <w:autoSpaceDE w:val="0"/>
        <w:autoSpaceDN w:val="0"/>
        <w:adjustRightInd w:val="0"/>
        <w:spacing w:after="0" w:line="240" w:lineRule="auto"/>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lastRenderedPageBreak/>
        <w:t>'django.contrib.staticfiles',</w:t>
      </w:r>
    </w:p>
    <w:p w14:paraId="7027590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EE0000"/>
          <w:kern w:val="0"/>
          <w:sz w:val="22"/>
          <w:szCs w:val="22"/>
        </w:rPr>
      </w:pPr>
      <w:r w:rsidRPr="00482101">
        <w:rPr>
          <w:rFonts w:ascii="LiberationMono-Bold" w:hAnsi="LiberationMono-Bold" w:cs="LiberationMono-Bold"/>
          <w:b/>
          <w:bCs/>
          <w:color w:val="EE0000"/>
          <w:kern w:val="0"/>
          <w:sz w:val="22"/>
          <w:szCs w:val="22"/>
        </w:rPr>
        <w:t>'taggit',</w:t>
      </w:r>
    </w:p>
    <w:p w14:paraId="308F1997" w14:textId="77777777" w:rsidR="00482101" w:rsidRPr="00482101" w:rsidRDefault="00482101" w:rsidP="00482101">
      <w:pPr>
        <w:autoSpaceDE w:val="0"/>
        <w:autoSpaceDN w:val="0"/>
        <w:adjustRightInd w:val="0"/>
        <w:spacing w:after="0" w:line="240" w:lineRule="auto"/>
        <w:rPr>
          <w:rFonts w:ascii="LiberationMono" w:hAnsi="LiberationMono" w:cs="LiberationMono"/>
          <w:color w:val="EE0000"/>
          <w:kern w:val="0"/>
          <w:sz w:val="22"/>
          <w:szCs w:val="22"/>
        </w:rPr>
      </w:pPr>
      <w:r w:rsidRPr="00482101">
        <w:rPr>
          <w:rFonts w:ascii="LiberationMono" w:hAnsi="LiberationMono" w:cs="LiberationMono"/>
          <w:color w:val="EE0000"/>
          <w:kern w:val="0"/>
          <w:sz w:val="22"/>
          <w:szCs w:val="22"/>
        </w:rPr>
        <w:t>'blog.apps.BlogConfig',</w:t>
      </w:r>
    </w:p>
    <w:p w14:paraId="7CD58A9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2732FA2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noProof/>
          <w:color w:val="383A42"/>
          <w:kern w:val="0"/>
          <w:sz w:val="22"/>
          <w:szCs w:val="22"/>
        </w:rPr>
        <mc:AlternateContent>
          <mc:Choice Requires="wps">
            <w:drawing>
              <wp:anchor distT="45720" distB="45720" distL="114300" distR="114300" simplePos="0" relativeHeight="251659264" behindDoc="0" locked="0" layoutInCell="1" allowOverlap="1" wp14:anchorId="4F26C5FD" wp14:editId="1D8669E2">
                <wp:simplePos x="0" y="0"/>
                <wp:positionH relativeFrom="margin">
                  <wp:posOffset>815340</wp:posOffset>
                </wp:positionH>
                <wp:positionV relativeFrom="paragraph">
                  <wp:posOffset>156210</wp:posOffset>
                </wp:positionV>
                <wp:extent cx="4945380" cy="876300"/>
                <wp:effectExtent l="0" t="0" r="26670" b="19050"/>
                <wp:wrapSquare wrapText="bothSides"/>
                <wp:docPr id="444368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876300"/>
                        </a:xfrm>
                        <a:prstGeom prst="rect">
                          <a:avLst/>
                        </a:prstGeom>
                        <a:solidFill>
                          <a:srgbClr val="FFFFFF"/>
                        </a:solidFill>
                        <a:ln w="9525">
                          <a:solidFill>
                            <a:srgbClr val="000000"/>
                          </a:solidFill>
                          <a:miter lim="800000"/>
                          <a:headEnd/>
                          <a:tailEnd/>
                        </a:ln>
                      </wps:spPr>
                      <wps:txbx>
                        <w:txbxContent>
                          <w:p w14:paraId="4F0792DA"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It’s good practice to keep the Django packages at the top, third-party packages in the middle, and local applications at the end of </w:t>
                            </w: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w:t>
                            </w:r>
                          </w:p>
                          <w:p w14:paraId="70998E5C" w14:textId="77777777" w:rsidR="00482101" w:rsidRDefault="00482101" w:rsidP="00482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26C5FD" id="_x0000_t202" coordsize="21600,21600" o:spt="202" path="m,l,21600r21600,l21600,xe">
                <v:stroke joinstyle="miter"/>
                <v:path gradientshapeok="t" o:connecttype="rect"/>
              </v:shapetype>
              <v:shape id="Text Box 2" o:spid="_x0000_s1026" type="#_x0000_t202" style="position:absolute;margin-left:64.2pt;margin-top:12.3pt;width:389.4pt;height:6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">
                <v:textbox>
                  <w:txbxContent>
                    <w:p w14:paraId="4F0792DA"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It’s good practice to keep the Django packages at the top, third-party packages in the middle, and local applications at the end of </w:t>
                      </w: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w:t>
                      </w:r>
                    </w:p>
                    <w:p w14:paraId="70998E5C" w14:textId="77777777" w:rsidR="00482101" w:rsidRDefault="00482101" w:rsidP="00482101"/>
                  </w:txbxContent>
                </v:textbox>
                <w10:wrap type="square" anchorx="margin"/>
              </v:shape>
            </w:pict>
          </mc:Fallback>
        </mc:AlternateContent>
      </w:r>
    </w:p>
    <w:p w14:paraId="69B2A93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noProof/>
          <w:color w:val="383A42"/>
          <w:kern w:val="0"/>
          <w:sz w:val="22"/>
          <w:szCs w:val="22"/>
        </w:rPr>
        <w:drawing>
          <wp:inline distT="0" distB="0" distL="0" distR="0" wp14:anchorId="4898B6F4" wp14:editId="25AF7CCB">
            <wp:extent cx="693420" cy="861060"/>
            <wp:effectExtent l="0" t="0" r="0" b="0"/>
            <wp:docPr id="8282292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420" cy="861060"/>
                    </a:xfrm>
                    <a:prstGeom prst="rect">
                      <a:avLst/>
                    </a:prstGeom>
                    <a:noFill/>
                    <a:ln>
                      <a:noFill/>
                    </a:ln>
                  </pic:spPr>
                </pic:pic>
              </a:graphicData>
            </a:graphic>
          </wp:inline>
        </w:drawing>
      </w:r>
    </w:p>
    <w:p w14:paraId="06128C0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p>
    <w:p w14:paraId="1092DBB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the </w:t>
      </w:r>
      <w:r w:rsidRPr="00482101">
        <w:rPr>
          <w:rFonts w:ascii="LiberationMono" w:hAnsi="LiberationMono" w:cs="LiberationMono"/>
          <w:color w:val="000000"/>
          <w:kern w:val="0"/>
          <w:sz w:val="22"/>
          <w:szCs w:val="22"/>
        </w:rPr>
        <w:t xml:space="preserve">models.py </w:t>
      </w:r>
      <w:r w:rsidRPr="00482101">
        <w:rPr>
          <w:rFonts w:ascii="LiberationSerif" w:hAnsi="LiberationSerif" w:cs="LiberationSerif"/>
          <w:color w:val="000000"/>
          <w:kern w:val="0"/>
          <w:sz w:val="30"/>
          <w:szCs w:val="30"/>
        </w:rPr>
        <w:t xml:space="preserve">file of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 xml:space="preserve">application and add the </w:t>
      </w:r>
      <w:r w:rsidRPr="00482101">
        <w:rPr>
          <w:rFonts w:ascii="LiberationMono" w:hAnsi="LiberationMono" w:cs="LiberationMono"/>
          <w:color w:val="000000"/>
          <w:kern w:val="0"/>
          <w:sz w:val="22"/>
          <w:szCs w:val="22"/>
        </w:rPr>
        <w:t xml:space="preserve">TaggableManager </w:t>
      </w:r>
      <w:r w:rsidRPr="00482101">
        <w:rPr>
          <w:rFonts w:ascii="LiberationSerif" w:hAnsi="LiberationSerif" w:cs="LiberationSerif"/>
          <w:color w:val="000000"/>
          <w:kern w:val="0"/>
          <w:sz w:val="30"/>
          <w:szCs w:val="30"/>
        </w:rPr>
        <w:t xml:space="preserve">manager provided by </w:t>
      </w:r>
      <w:r w:rsidRPr="00482101">
        <w:rPr>
          <w:rFonts w:ascii="LiberationMono" w:hAnsi="LiberationMono" w:cs="LiberationMono"/>
          <w:color w:val="000000"/>
          <w:kern w:val="0"/>
          <w:sz w:val="22"/>
          <w:szCs w:val="22"/>
        </w:rPr>
        <w:t xml:space="preserve">django-taggit </w:t>
      </w:r>
      <w:r w:rsidRPr="00482101">
        <w:rPr>
          <w:rFonts w:ascii="LiberationSerif" w:hAnsi="LiberationSerif" w:cs="LiberationSerif"/>
          <w:color w:val="000000"/>
          <w:kern w:val="0"/>
          <w:sz w:val="30"/>
          <w:szCs w:val="30"/>
        </w:rPr>
        <w:t xml:space="preserve">to the </w:t>
      </w:r>
      <w:r w:rsidRPr="00482101">
        <w:rPr>
          <w:rFonts w:ascii="LiberationMono" w:hAnsi="LiberationMono" w:cs="LiberationMono"/>
          <w:color w:val="000000"/>
          <w:kern w:val="0"/>
          <w:sz w:val="22"/>
          <w:szCs w:val="22"/>
        </w:rPr>
        <w:t xml:space="preserve">Post </w:t>
      </w:r>
      <w:r w:rsidRPr="00482101">
        <w:rPr>
          <w:rFonts w:ascii="LiberationSerif" w:hAnsi="LiberationSerif" w:cs="LiberationSerif"/>
          <w:color w:val="000000"/>
          <w:kern w:val="0"/>
          <w:sz w:val="30"/>
          <w:szCs w:val="30"/>
        </w:rPr>
        <w:t>model using the following code:</w:t>
      </w:r>
    </w:p>
    <w:p w14:paraId="6D038F8F"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from </w:t>
      </w:r>
      <w:r w:rsidRPr="00482101">
        <w:rPr>
          <w:rFonts w:ascii="LiberationMono-Bold" w:hAnsi="LiberationMono-Bold" w:cs="LiberationMono-Bold"/>
          <w:b/>
          <w:bCs/>
          <w:color w:val="383A42"/>
          <w:kern w:val="0"/>
          <w:sz w:val="22"/>
          <w:szCs w:val="22"/>
        </w:rPr>
        <w:t xml:space="preserve">taggit.managers </w:t>
      </w:r>
      <w:r w:rsidRPr="00482101">
        <w:rPr>
          <w:rFonts w:ascii="LiberationMono-Bold" w:hAnsi="LiberationMono-Bold" w:cs="LiberationMono-Bold"/>
          <w:b/>
          <w:bCs/>
          <w:color w:val="A726A5"/>
          <w:kern w:val="0"/>
          <w:sz w:val="22"/>
          <w:szCs w:val="22"/>
        </w:rPr>
        <w:t xml:space="preserve">import </w:t>
      </w:r>
      <w:r w:rsidRPr="00482101">
        <w:rPr>
          <w:rFonts w:ascii="LiberationMono-Bold" w:hAnsi="LiberationMono-Bold" w:cs="LiberationMono-Bold"/>
          <w:b/>
          <w:bCs/>
          <w:color w:val="383A42"/>
          <w:kern w:val="0"/>
          <w:sz w:val="22"/>
          <w:szCs w:val="22"/>
        </w:rPr>
        <w:t>TaggableManager</w:t>
      </w:r>
    </w:p>
    <w:p w14:paraId="3CA754D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class </w:t>
      </w:r>
      <w:r w:rsidRPr="00482101">
        <w:rPr>
          <w:rFonts w:ascii="LiberationMono" w:hAnsi="LiberationMono" w:cs="LiberationMono"/>
          <w:color w:val="4078F3"/>
          <w:kern w:val="0"/>
          <w:sz w:val="22"/>
          <w:szCs w:val="22"/>
        </w:rPr>
        <w:t>Post</w:t>
      </w:r>
      <w:r w:rsidRPr="00482101">
        <w:rPr>
          <w:rFonts w:ascii="LiberationMono" w:hAnsi="LiberationMono" w:cs="LiberationMono"/>
          <w:color w:val="383A42"/>
          <w:kern w:val="0"/>
          <w:sz w:val="22"/>
          <w:szCs w:val="22"/>
        </w:rPr>
        <w:t>(models.Model):</w:t>
      </w:r>
    </w:p>
    <w:p w14:paraId="7A6F7C1F"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w:t>
      </w:r>
    </w:p>
    <w:p w14:paraId="21F9A94D"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tags = TaggableManager()</w:t>
      </w:r>
    </w:p>
    <w:p w14:paraId="01E0A22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1B967F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tags </w:t>
      </w:r>
      <w:r w:rsidRPr="00482101">
        <w:rPr>
          <w:rFonts w:ascii="LiberationSerif" w:hAnsi="LiberationSerif" w:cs="LiberationSerif"/>
          <w:color w:val="000000"/>
          <w:kern w:val="0"/>
          <w:sz w:val="30"/>
          <w:szCs w:val="30"/>
        </w:rPr>
        <w:t xml:space="preserve">manager will allow you to add, retrieve, and remove tags from </w:t>
      </w:r>
      <w:r w:rsidRPr="00482101">
        <w:rPr>
          <w:rFonts w:ascii="LiberationMono" w:hAnsi="LiberationMono" w:cs="LiberationMono"/>
          <w:color w:val="000000"/>
          <w:kern w:val="0"/>
          <w:sz w:val="22"/>
          <w:szCs w:val="22"/>
        </w:rPr>
        <w:t xml:space="preserve">Post </w:t>
      </w:r>
      <w:r w:rsidRPr="00482101">
        <w:rPr>
          <w:rFonts w:ascii="LiberationSerif" w:hAnsi="LiberationSerif" w:cs="LiberationSerif"/>
          <w:color w:val="000000"/>
          <w:kern w:val="0"/>
          <w:sz w:val="30"/>
          <w:szCs w:val="30"/>
        </w:rPr>
        <w:t>objects.</w:t>
      </w:r>
    </w:p>
    <w:p w14:paraId="60D6589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A12160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following schema shows the data models defined by </w:t>
      </w:r>
      <w:r w:rsidRPr="00482101">
        <w:rPr>
          <w:rFonts w:ascii="LiberationMono" w:hAnsi="LiberationMono" w:cs="LiberationMono"/>
          <w:color w:val="000000"/>
          <w:kern w:val="0"/>
          <w:sz w:val="22"/>
          <w:szCs w:val="22"/>
        </w:rPr>
        <w:t xml:space="preserve">django-taggit </w:t>
      </w:r>
      <w:r w:rsidRPr="00482101">
        <w:rPr>
          <w:rFonts w:ascii="LiberationSerif" w:hAnsi="LiberationSerif" w:cs="LiberationSerif"/>
          <w:color w:val="000000"/>
          <w:kern w:val="0"/>
          <w:sz w:val="30"/>
          <w:szCs w:val="30"/>
        </w:rPr>
        <w:t>to create tags and store related tagged objects:</w:t>
      </w:r>
    </w:p>
    <w:p w14:paraId="42E44E68"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58533C87" wp14:editId="0C45FD82">
            <wp:extent cx="6301740" cy="1737360"/>
            <wp:effectExtent l="0" t="0" r="3810" b="0"/>
            <wp:docPr id="12652859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740" cy="1737360"/>
                    </a:xfrm>
                    <a:prstGeom prst="rect">
                      <a:avLst/>
                    </a:prstGeom>
                    <a:noFill/>
                    <a:ln>
                      <a:noFill/>
                    </a:ln>
                  </pic:spPr>
                </pic:pic>
              </a:graphicData>
            </a:graphic>
          </wp:inline>
        </w:drawing>
      </w:r>
    </w:p>
    <w:p w14:paraId="4BA0BE47"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 Tag models of django-taggit</w:t>
      </w:r>
    </w:p>
    <w:p w14:paraId="70B0831B"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EA2906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Tag </w:t>
      </w:r>
      <w:r w:rsidRPr="00482101">
        <w:rPr>
          <w:rFonts w:ascii="LiberationSerif" w:hAnsi="LiberationSerif" w:cs="LiberationSerif"/>
          <w:color w:val="000000"/>
          <w:kern w:val="0"/>
          <w:sz w:val="30"/>
          <w:szCs w:val="30"/>
        </w:rPr>
        <w:t xml:space="preserve">model is used to store tags. It contains a </w:t>
      </w:r>
      <w:r w:rsidRPr="00482101">
        <w:rPr>
          <w:rFonts w:ascii="LiberationMono" w:hAnsi="LiberationMono" w:cs="LiberationMono"/>
          <w:color w:val="000000"/>
          <w:kern w:val="0"/>
          <w:sz w:val="22"/>
          <w:szCs w:val="22"/>
        </w:rPr>
        <w:t xml:space="preserve">name </w:t>
      </w:r>
      <w:r w:rsidRPr="00482101">
        <w:rPr>
          <w:rFonts w:ascii="LiberationSerif" w:hAnsi="LiberationSerif" w:cs="LiberationSerif"/>
          <w:color w:val="000000"/>
          <w:kern w:val="0"/>
          <w:sz w:val="30"/>
          <w:szCs w:val="30"/>
        </w:rPr>
        <w:t xml:space="preserve">and a </w:t>
      </w:r>
      <w:r w:rsidRPr="00482101">
        <w:rPr>
          <w:rFonts w:ascii="LiberationMono" w:hAnsi="LiberationMono" w:cs="LiberationMono"/>
          <w:color w:val="000000"/>
          <w:kern w:val="0"/>
          <w:sz w:val="22"/>
          <w:szCs w:val="22"/>
        </w:rPr>
        <w:t xml:space="preserve">slug </w:t>
      </w:r>
      <w:r w:rsidRPr="00482101">
        <w:rPr>
          <w:rFonts w:ascii="LiberationSerif" w:hAnsi="LiberationSerif" w:cs="LiberationSerif"/>
          <w:color w:val="000000"/>
          <w:kern w:val="0"/>
          <w:sz w:val="30"/>
          <w:szCs w:val="30"/>
        </w:rPr>
        <w:t xml:space="preserve">field. The </w:t>
      </w:r>
      <w:r w:rsidRPr="00482101">
        <w:rPr>
          <w:rFonts w:ascii="LiberationMono" w:hAnsi="LiberationMono" w:cs="LiberationMono"/>
          <w:color w:val="000000"/>
          <w:kern w:val="0"/>
          <w:sz w:val="22"/>
          <w:szCs w:val="22"/>
        </w:rPr>
        <w:t xml:space="preserve">TaggedItem </w:t>
      </w:r>
      <w:r w:rsidRPr="00482101">
        <w:rPr>
          <w:rFonts w:ascii="LiberationSerif" w:hAnsi="LiberationSerif" w:cs="LiberationSerif"/>
          <w:color w:val="000000"/>
          <w:kern w:val="0"/>
          <w:sz w:val="30"/>
          <w:szCs w:val="30"/>
        </w:rPr>
        <w:t xml:space="preserve">model is used to store the related tagged objects. It has a </w:t>
      </w:r>
      <w:r w:rsidRPr="00482101">
        <w:rPr>
          <w:rFonts w:ascii="LiberationMono" w:hAnsi="LiberationMono" w:cs="LiberationMono"/>
          <w:color w:val="000000"/>
          <w:kern w:val="0"/>
          <w:sz w:val="22"/>
          <w:szCs w:val="22"/>
        </w:rPr>
        <w:t xml:space="preserve">ForeignKey </w:t>
      </w:r>
      <w:r w:rsidRPr="00482101">
        <w:rPr>
          <w:rFonts w:ascii="LiberationSerif" w:hAnsi="LiberationSerif" w:cs="LiberationSerif"/>
          <w:color w:val="000000"/>
          <w:kern w:val="0"/>
          <w:sz w:val="30"/>
          <w:szCs w:val="30"/>
        </w:rPr>
        <w:t xml:space="preserve">field for the related </w:t>
      </w:r>
      <w:r w:rsidRPr="00482101">
        <w:rPr>
          <w:rFonts w:ascii="LiberationMono" w:hAnsi="LiberationMono" w:cs="LiberationMono"/>
          <w:color w:val="000000"/>
          <w:kern w:val="0"/>
          <w:sz w:val="22"/>
          <w:szCs w:val="22"/>
        </w:rPr>
        <w:t xml:space="preserve">Tag </w:t>
      </w:r>
      <w:r w:rsidRPr="00482101">
        <w:rPr>
          <w:rFonts w:ascii="LiberationSerif" w:hAnsi="LiberationSerif" w:cs="LiberationSerif"/>
          <w:color w:val="000000"/>
          <w:kern w:val="0"/>
          <w:sz w:val="30"/>
          <w:szCs w:val="30"/>
        </w:rPr>
        <w:t xml:space="preserve">object. It contains a </w:t>
      </w:r>
      <w:r w:rsidRPr="00482101">
        <w:rPr>
          <w:rFonts w:ascii="LiberationMono" w:hAnsi="LiberationMono" w:cs="LiberationMono"/>
          <w:color w:val="000000"/>
          <w:kern w:val="0"/>
          <w:sz w:val="22"/>
          <w:szCs w:val="22"/>
        </w:rPr>
        <w:t xml:space="preserve">ForeignKey </w:t>
      </w:r>
      <w:r w:rsidRPr="00482101">
        <w:rPr>
          <w:rFonts w:ascii="LiberationSerif" w:hAnsi="LiberationSerif" w:cs="LiberationSerif"/>
          <w:color w:val="000000"/>
          <w:kern w:val="0"/>
          <w:sz w:val="30"/>
          <w:szCs w:val="30"/>
        </w:rPr>
        <w:t xml:space="preserve">to a </w:t>
      </w:r>
      <w:r w:rsidRPr="00482101">
        <w:rPr>
          <w:rFonts w:ascii="LiberationMono" w:hAnsi="LiberationMono" w:cs="LiberationMono"/>
          <w:color w:val="000000"/>
          <w:kern w:val="0"/>
          <w:sz w:val="22"/>
          <w:szCs w:val="22"/>
        </w:rPr>
        <w:t xml:space="preserve">ContentType </w:t>
      </w:r>
      <w:r w:rsidRPr="00482101">
        <w:rPr>
          <w:rFonts w:ascii="LiberationSerif" w:hAnsi="LiberationSerif" w:cs="LiberationSerif"/>
          <w:color w:val="000000"/>
          <w:kern w:val="0"/>
          <w:sz w:val="30"/>
          <w:szCs w:val="30"/>
        </w:rPr>
        <w:t xml:space="preserve">object and an </w:t>
      </w:r>
      <w:r w:rsidRPr="00482101">
        <w:rPr>
          <w:rFonts w:ascii="LiberationMono" w:hAnsi="LiberationMono" w:cs="LiberationMono"/>
          <w:color w:val="000000"/>
          <w:kern w:val="0"/>
          <w:sz w:val="22"/>
          <w:szCs w:val="22"/>
        </w:rPr>
        <w:t xml:space="preserve">IntegerField </w:t>
      </w:r>
      <w:r w:rsidRPr="00482101">
        <w:rPr>
          <w:rFonts w:ascii="LiberationSerif" w:hAnsi="LiberationSerif" w:cs="LiberationSerif"/>
          <w:color w:val="000000"/>
          <w:kern w:val="0"/>
          <w:sz w:val="30"/>
          <w:szCs w:val="30"/>
        </w:rPr>
        <w:t xml:space="preserve">to store the related </w:t>
      </w:r>
      <w:r w:rsidRPr="00482101">
        <w:rPr>
          <w:rFonts w:ascii="LiberationMono" w:hAnsi="LiberationMono" w:cs="LiberationMono"/>
          <w:color w:val="000000"/>
          <w:kern w:val="0"/>
          <w:sz w:val="22"/>
          <w:szCs w:val="22"/>
        </w:rPr>
        <w:t xml:space="preserve">id </w:t>
      </w:r>
      <w:r w:rsidRPr="00482101">
        <w:rPr>
          <w:rFonts w:ascii="LiberationSerif" w:hAnsi="LiberationSerif" w:cs="LiberationSerif"/>
          <w:color w:val="000000"/>
          <w:kern w:val="0"/>
          <w:sz w:val="30"/>
          <w:szCs w:val="30"/>
        </w:rPr>
        <w:t xml:space="preserve">of the tagged object. The </w:t>
      </w:r>
      <w:r w:rsidRPr="00482101">
        <w:rPr>
          <w:rFonts w:ascii="LiberationMono" w:hAnsi="LiberationMono" w:cs="LiberationMono"/>
          <w:color w:val="000000"/>
          <w:kern w:val="0"/>
          <w:sz w:val="22"/>
          <w:szCs w:val="22"/>
        </w:rPr>
        <w:t xml:space="preserve">content_type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object_id </w:t>
      </w:r>
      <w:r w:rsidRPr="00482101">
        <w:rPr>
          <w:rFonts w:ascii="LiberationSerif" w:hAnsi="LiberationSerif" w:cs="LiberationSerif"/>
          <w:color w:val="000000"/>
          <w:kern w:val="0"/>
          <w:sz w:val="30"/>
          <w:szCs w:val="30"/>
        </w:rPr>
        <w:t xml:space="preserve">fields combined form a generic relationship with any model in your project. This allows you to create relationships between a </w:t>
      </w:r>
      <w:r w:rsidRPr="00482101">
        <w:rPr>
          <w:rFonts w:ascii="LiberationMono" w:hAnsi="LiberationMono" w:cs="LiberationMono"/>
          <w:color w:val="000000"/>
          <w:kern w:val="0"/>
          <w:sz w:val="22"/>
          <w:szCs w:val="22"/>
        </w:rPr>
        <w:t xml:space="preserve">Tag </w:t>
      </w:r>
      <w:r w:rsidRPr="00482101">
        <w:rPr>
          <w:rFonts w:ascii="LiberationSerif" w:hAnsi="LiberationSerif" w:cs="LiberationSerif"/>
          <w:color w:val="000000"/>
          <w:kern w:val="0"/>
          <w:sz w:val="30"/>
          <w:szCs w:val="30"/>
        </w:rPr>
        <w:t xml:space="preserve">instance and any other model instance of your applications. You will learn about generic relations ship in </w:t>
      </w:r>
      <w:r w:rsidRPr="00482101">
        <w:rPr>
          <w:rFonts w:ascii="LiberationSerif-Italic" w:hAnsi="LiberationSerif-Italic" w:cs="LiberationSerif-Italic"/>
          <w:i/>
          <w:iCs/>
          <w:color w:val="000000"/>
          <w:kern w:val="0"/>
          <w:sz w:val="30"/>
          <w:szCs w:val="30"/>
        </w:rPr>
        <w:t>Chapter 7</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Tracking User Actions</w:t>
      </w:r>
      <w:r w:rsidRPr="00482101">
        <w:rPr>
          <w:rFonts w:ascii="LiberationSerif" w:hAnsi="LiberationSerif" w:cs="LiberationSerif"/>
          <w:color w:val="000000"/>
          <w:kern w:val="0"/>
          <w:sz w:val="30"/>
          <w:szCs w:val="30"/>
        </w:rPr>
        <w:t>.</w:t>
      </w:r>
    </w:p>
    <w:p w14:paraId="7D8B9BE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FE90C3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Run the following command in the shell prompt to create a migration for your model changes:</w:t>
      </w:r>
    </w:p>
    <w:p w14:paraId="5A867A6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makemigrations blog</w:t>
      </w:r>
    </w:p>
    <w:p w14:paraId="741305A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8CCCD0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You should get the following output:</w:t>
      </w:r>
    </w:p>
    <w:p w14:paraId="03E18A97"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Migrations for 'blog':</w:t>
      </w:r>
    </w:p>
    <w:p w14:paraId="7E8E738E"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blog/migrations/0004_post_tags.py</w:t>
      </w:r>
    </w:p>
    <w:p w14:paraId="39F41156"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 Add field tags to post</w:t>
      </w:r>
    </w:p>
    <w:p w14:paraId="6349E8B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5723BA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run the following command to create the required database tables for </w:t>
      </w:r>
      <w:r w:rsidRPr="00482101">
        <w:rPr>
          <w:rFonts w:ascii="LiberationMono" w:hAnsi="LiberationMono" w:cs="LiberationMono"/>
          <w:color w:val="000000"/>
          <w:kern w:val="0"/>
          <w:sz w:val="22"/>
          <w:szCs w:val="22"/>
        </w:rPr>
        <w:t xml:space="preserve">django-taggit </w:t>
      </w:r>
      <w:r w:rsidRPr="00482101">
        <w:rPr>
          <w:rFonts w:ascii="LiberationSerif" w:hAnsi="LiberationSerif" w:cs="LiberationSerif"/>
          <w:color w:val="000000"/>
          <w:kern w:val="0"/>
          <w:sz w:val="30"/>
          <w:szCs w:val="30"/>
        </w:rPr>
        <w:t>models and to synchronize your model changes:</w:t>
      </w:r>
    </w:p>
    <w:p w14:paraId="2A66665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migrate</w:t>
      </w:r>
    </w:p>
    <w:p w14:paraId="3570925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AABB83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will see an output indicating that migrations have been applied, as follows:</w:t>
      </w:r>
    </w:p>
    <w:p w14:paraId="68C66221"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taggit.0001_initial... OK</w:t>
      </w:r>
    </w:p>
    <w:p w14:paraId="1DAF718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taggit.0002_auto_20150616_2121... OK</w:t>
      </w:r>
    </w:p>
    <w:p w14:paraId="6EA2B38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taggit.0003_taggeditem_add_unique_index... OK</w:t>
      </w:r>
    </w:p>
    <w:p w14:paraId="72CD8B4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taggit.0004_alter_taggeditem_content_type_alter_taggedit</w:t>
      </w:r>
    </w:p>
    <w:p w14:paraId="5264B872"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taggit.0005_auto_20220424_2025... OK</w:t>
      </w:r>
    </w:p>
    <w:p w14:paraId="7D04DA48"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taggit.0006_rename_taggeditem_content_type_object_id_tag</w:t>
      </w:r>
    </w:p>
    <w:p w14:paraId="3E36F970"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blog.0004_post_tags... OK</w:t>
      </w:r>
    </w:p>
    <w:p w14:paraId="5E0C0C2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F3A7B6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database is now in sync with the </w:t>
      </w:r>
      <w:r w:rsidRPr="00482101">
        <w:rPr>
          <w:rFonts w:ascii="LiberationMono" w:hAnsi="LiberationMono" w:cs="LiberationMono"/>
          <w:color w:val="000000"/>
          <w:kern w:val="0"/>
          <w:sz w:val="22"/>
          <w:szCs w:val="22"/>
        </w:rPr>
        <w:t xml:space="preserve">taggit </w:t>
      </w:r>
      <w:r w:rsidRPr="00482101">
        <w:rPr>
          <w:rFonts w:ascii="LiberationSerif" w:hAnsi="LiberationSerif" w:cs="LiberationSerif"/>
          <w:color w:val="000000"/>
          <w:kern w:val="0"/>
          <w:sz w:val="30"/>
          <w:szCs w:val="30"/>
        </w:rPr>
        <w:t xml:space="preserve">models and we can start using the functionalities of </w:t>
      </w:r>
      <w:r w:rsidRPr="00482101">
        <w:rPr>
          <w:rFonts w:ascii="LiberationMono" w:hAnsi="LiberationMono" w:cs="LiberationMono"/>
          <w:color w:val="000000"/>
          <w:kern w:val="0"/>
          <w:sz w:val="22"/>
          <w:szCs w:val="22"/>
        </w:rPr>
        <w:t xml:space="preserve">django-taggit </w:t>
      </w:r>
      <w:r w:rsidRPr="00482101">
        <w:rPr>
          <w:rFonts w:ascii="LiberationSerif" w:hAnsi="LiberationSerif" w:cs="LiberationSerif"/>
          <w:color w:val="000000"/>
          <w:kern w:val="0"/>
          <w:sz w:val="30"/>
          <w:szCs w:val="30"/>
        </w:rPr>
        <w:t xml:space="preserve">. </w:t>
      </w:r>
    </w:p>
    <w:p w14:paraId="519BD17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1C08A6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Let’s now explore how to use the </w:t>
      </w:r>
      <w:r w:rsidRPr="00482101">
        <w:rPr>
          <w:rFonts w:ascii="LiberationMono" w:hAnsi="LiberationMono" w:cs="LiberationMono"/>
          <w:color w:val="000000"/>
          <w:kern w:val="0"/>
          <w:sz w:val="22"/>
          <w:szCs w:val="22"/>
        </w:rPr>
        <w:t xml:space="preserve">tags </w:t>
      </w:r>
      <w:r w:rsidRPr="00482101">
        <w:rPr>
          <w:rFonts w:ascii="LiberationSerif" w:hAnsi="LiberationSerif" w:cs="LiberationSerif"/>
          <w:color w:val="000000"/>
          <w:kern w:val="0"/>
          <w:sz w:val="30"/>
          <w:szCs w:val="30"/>
        </w:rPr>
        <w:t>manager.</w:t>
      </w:r>
    </w:p>
    <w:p w14:paraId="328AF4D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7DF273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Open the Django shell by running the following command in the system</w:t>
      </w:r>
    </w:p>
    <w:p w14:paraId="66EFECF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shell prompt:</w:t>
      </w:r>
    </w:p>
    <w:p w14:paraId="1D62182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shell</w:t>
      </w:r>
    </w:p>
    <w:p w14:paraId="5746070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489915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Run the following code to retrieve one of the posts (the one with the </w:t>
      </w:r>
      <w:r w:rsidRPr="00482101">
        <w:rPr>
          <w:rFonts w:ascii="LiberationMono" w:hAnsi="LiberationMono" w:cs="LiberationMono"/>
          <w:color w:val="000000"/>
          <w:kern w:val="0"/>
          <w:sz w:val="22"/>
          <w:szCs w:val="22"/>
        </w:rPr>
        <w:t xml:space="preserve">1 </w:t>
      </w:r>
      <w:r w:rsidRPr="00482101">
        <w:rPr>
          <w:rFonts w:ascii="LiberationSerif" w:hAnsi="LiberationSerif" w:cs="LiberationSerif"/>
          <w:color w:val="000000"/>
          <w:kern w:val="0"/>
          <w:sz w:val="30"/>
          <w:szCs w:val="30"/>
        </w:rPr>
        <w:t>ID):</w:t>
      </w:r>
    </w:p>
    <w:p w14:paraId="1C993D47"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from </w:t>
      </w:r>
      <w:r w:rsidRPr="00482101">
        <w:rPr>
          <w:rFonts w:ascii="LiberationMono" w:hAnsi="LiberationMono" w:cs="LiberationMono"/>
          <w:color w:val="000000"/>
          <w:kern w:val="0"/>
          <w:sz w:val="22"/>
          <w:szCs w:val="22"/>
        </w:rPr>
        <w:t xml:space="preserve">blog.models </w:t>
      </w:r>
      <w:r w:rsidRPr="00482101">
        <w:rPr>
          <w:rFonts w:ascii="LiberationMono-Bold" w:hAnsi="LiberationMono-Bold" w:cs="LiberationMono-Bold"/>
          <w:b/>
          <w:bCs/>
          <w:color w:val="000000"/>
          <w:kern w:val="0"/>
          <w:sz w:val="22"/>
          <w:szCs w:val="22"/>
        </w:rPr>
        <w:t xml:space="preserve">import </w:t>
      </w:r>
      <w:r w:rsidRPr="00482101">
        <w:rPr>
          <w:rFonts w:ascii="LiberationMono" w:hAnsi="LiberationMono" w:cs="LiberationMono"/>
          <w:color w:val="000000"/>
          <w:kern w:val="0"/>
          <w:sz w:val="22"/>
          <w:szCs w:val="22"/>
        </w:rPr>
        <w:t>Post</w:t>
      </w:r>
    </w:p>
    <w:p w14:paraId="3DD086A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w:t>
      </w:r>
      <w:r w:rsidRPr="00482101">
        <w:rPr>
          <w:rFonts w:ascii="LiberationMono" w:hAnsi="LiberationMono" w:cs="LiberationMono"/>
          <w:color w:val="000000"/>
          <w:kern w:val="0"/>
          <w:sz w:val="22"/>
          <w:szCs w:val="22"/>
        </w:rPr>
        <w:t>post = Post.objects.get(id=1)</w:t>
      </w:r>
    </w:p>
    <w:p w14:paraId="03C9FDC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7185CC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Then, add some tags to it and retrieve its tags to check whether they were successfully added:</w:t>
      </w:r>
    </w:p>
    <w:p w14:paraId="7CAB462E"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w:t>
      </w:r>
      <w:r w:rsidRPr="00482101">
        <w:rPr>
          <w:rFonts w:ascii="LiberationMono" w:hAnsi="LiberationMono" w:cs="LiberationMono"/>
          <w:color w:val="000000"/>
          <w:kern w:val="0"/>
          <w:sz w:val="22"/>
          <w:szCs w:val="22"/>
        </w:rPr>
        <w:t>post.tags.add('music', 'jazz', 'django')</w:t>
      </w:r>
    </w:p>
    <w:p w14:paraId="51B04C78"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w:t>
      </w:r>
      <w:r w:rsidRPr="00482101">
        <w:rPr>
          <w:rFonts w:ascii="LiberationMono" w:hAnsi="LiberationMono" w:cs="LiberationMono"/>
          <w:color w:val="000000"/>
          <w:kern w:val="0"/>
          <w:sz w:val="22"/>
          <w:szCs w:val="22"/>
        </w:rPr>
        <w:t>post.tags.all()</w:t>
      </w:r>
    </w:p>
    <w:p w14:paraId="737277E0"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&lt;QuerySet [&lt;Tag: jazz&gt;, &lt;Tag: music&gt;, &lt;Tag: django&gt;]&gt;</w:t>
      </w:r>
    </w:p>
    <w:p w14:paraId="096DB5E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0E7229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Finally, remove a tag and check the list of tags again:</w:t>
      </w:r>
    </w:p>
    <w:p w14:paraId="4E281C3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w:t>
      </w:r>
      <w:r w:rsidRPr="00482101">
        <w:rPr>
          <w:rFonts w:ascii="LiberationMono" w:hAnsi="LiberationMono" w:cs="LiberationMono"/>
          <w:color w:val="000000"/>
          <w:kern w:val="0"/>
          <w:sz w:val="22"/>
          <w:szCs w:val="22"/>
        </w:rPr>
        <w:t>post.tags.remove('django')</w:t>
      </w:r>
    </w:p>
    <w:p w14:paraId="73CEED0D"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w:t>
      </w:r>
      <w:r w:rsidRPr="00482101">
        <w:rPr>
          <w:rFonts w:ascii="LiberationMono" w:hAnsi="LiberationMono" w:cs="LiberationMono"/>
          <w:color w:val="000000"/>
          <w:kern w:val="0"/>
          <w:sz w:val="22"/>
          <w:szCs w:val="22"/>
        </w:rPr>
        <w:t>post.tags.all()</w:t>
      </w:r>
    </w:p>
    <w:p w14:paraId="6468F6B8"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&lt;QuerySet [&lt;Tag: jazz&gt;, &lt;Tag: music&gt;]&gt;</w:t>
      </w:r>
    </w:p>
    <w:p w14:paraId="29CDD95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918D3E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It’s really easy to add, retrieve, or remove tags from a model using the manager we have defined.</w:t>
      </w:r>
    </w:p>
    <w:p w14:paraId="2885F5D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Start the development server from the shell prompt with the following command:</w:t>
      </w:r>
    </w:p>
    <w:p w14:paraId="363550C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runserver</w:t>
      </w:r>
    </w:p>
    <w:p w14:paraId="366814E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1F656A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EF"/>
          <w:kern w:val="0"/>
          <w:sz w:val="30"/>
          <w:szCs w:val="30"/>
        </w:rPr>
        <w:t xml:space="preserve">http://127.0.0.1:8000/admin/taggit/tag/ </w:t>
      </w:r>
      <w:r w:rsidRPr="00482101">
        <w:rPr>
          <w:rFonts w:ascii="LiberationSerif" w:hAnsi="LiberationSerif" w:cs="LiberationSerif"/>
          <w:color w:val="000000"/>
          <w:kern w:val="0"/>
          <w:sz w:val="30"/>
          <w:szCs w:val="30"/>
        </w:rPr>
        <w:t>in your browser.</w:t>
      </w:r>
    </w:p>
    <w:p w14:paraId="7268219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FDE33B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will see the administration page with the list of </w:t>
      </w:r>
      <w:r w:rsidRPr="00482101">
        <w:rPr>
          <w:rFonts w:ascii="LiberationMono" w:hAnsi="LiberationMono" w:cs="LiberationMono"/>
          <w:color w:val="000000"/>
          <w:kern w:val="0"/>
          <w:sz w:val="22"/>
          <w:szCs w:val="22"/>
        </w:rPr>
        <w:t xml:space="preserve">Tag </w:t>
      </w:r>
      <w:r w:rsidRPr="00482101">
        <w:rPr>
          <w:rFonts w:ascii="LiberationSerif" w:hAnsi="LiberationSerif" w:cs="LiberationSerif"/>
          <w:color w:val="000000"/>
          <w:kern w:val="0"/>
          <w:sz w:val="30"/>
          <w:szCs w:val="30"/>
        </w:rPr>
        <w:t xml:space="preserve">objects of the </w:t>
      </w:r>
      <w:r w:rsidRPr="00482101">
        <w:rPr>
          <w:rFonts w:ascii="LiberationMono" w:hAnsi="LiberationMono" w:cs="LiberationMono"/>
          <w:color w:val="000000"/>
          <w:kern w:val="0"/>
          <w:sz w:val="22"/>
          <w:szCs w:val="22"/>
        </w:rPr>
        <w:t xml:space="preserve">taggit </w:t>
      </w:r>
      <w:r w:rsidRPr="00482101">
        <w:rPr>
          <w:rFonts w:ascii="LiberationSerif" w:hAnsi="LiberationSerif" w:cs="LiberationSerif"/>
          <w:color w:val="000000"/>
          <w:kern w:val="0"/>
          <w:sz w:val="30"/>
          <w:szCs w:val="30"/>
        </w:rPr>
        <w:t>application:</w:t>
      </w:r>
    </w:p>
    <w:p w14:paraId="2A71D4DC"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741B1E5E" wp14:editId="4F68FA8D">
            <wp:extent cx="6697980" cy="3444240"/>
            <wp:effectExtent l="0" t="0" r="7620" b="3810"/>
            <wp:docPr id="12118866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3444240"/>
                    </a:xfrm>
                    <a:prstGeom prst="rect">
                      <a:avLst/>
                    </a:prstGeom>
                    <a:noFill/>
                    <a:ln>
                      <a:noFill/>
                    </a:ln>
                  </pic:spPr>
                </pic:pic>
              </a:graphicData>
            </a:graphic>
          </wp:inline>
        </w:drawing>
      </w:r>
    </w:p>
    <w:p w14:paraId="6BFFC14E"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3.3: The tag change list view on the Django administration site</w:t>
      </w:r>
    </w:p>
    <w:p w14:paraId="4DA7AED1"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4EA6DE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Click on the </w:t>
      </w:r>
      <w:r w:rsidRPr="00482101">
        <w:rPr>
          <w:rFonts w:ascii="LiberationSerif-Bold" w:hAnsi="LiberationSerif-Bold" w:cs="LiberationSerif-Bold"/>
          <w:b/>
          <w:bCs/>
          <w:color w:val="000000"/>
          <w:kern w:val="0"/>
          <w:sz w:val="30"/>
          <w:szCs w:val="30"/>
        </w:rPr>
        <w:t xml:space="preserve">jazz </w:t>
      </w:r>
      <w:r w:rsidRPr="00482101">
        <w:rPr>
          <w:rFonts w:ascii="LiberationSerif" w:hAnsi="LiberationSerif" w:cs="LiberationSerif"/>
          <w:color w:val="000000"/>
          <w:kern w:val="0"/>
          <w:sz w:val="30"/>
          <w:szCs w:val="30"/>
        </w:rPr>
        <w:t>tag. You will see the following:</w:t>
      </w:r>
    </w:p>
    <w:p w14:paraId="208718ED"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0960DD8D" wp14:editId="64201408">
            <wp:extent cx="6301740" cy="3444240"/>
            <wp:effectExtent l="0" t="0" r="3810" b="3810"/>
            <wp:docPr id="17953499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1740" cy="3444240"/>
                    </a:xfrm>
                    <a:prstGeom prst="rect">
                      <a:avLst/>
                    </a:prstGeom>
                    <a:noFill/>
                    <a:ln>
                      <a:noFill/>
                    </a:ln>
                  </pic:spPr>
                </pic:pic>
              </a:graphicData>
            </a:graphic>
          </wp:inline>
        </w:drawing>
      </w:r>
    </w:p>
    <w:p w14:paraId="79D4060C"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3.4: The tag edit view on the Django administration site</w:t>
      </w:r>
    </w:p>
    <w:p w14:paraId="55F9054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Navigate to </w:t>
      </w:r>
      <w:r w:rsidRPr="00482101">
        <w:rPr>
          <w:rFonts w:ascii="LiberationMono" w:hAnsi="LiberationMono" w:cs="LiberationMono"/>
          <w:color w:val="000000"/>
          <w:kern w:val="0"/>
          <w:sz w:val="22"/>
          <w:szCs w:val="22"/>
        </w:rPr>
        <w:t xml:space="preserve">http://127.0.0.1:8000/admin/blog/post/1/change/ </w:t>
      </w:r>
      <w:r w:rsidRPr="00482101">
        <w:rPr>
          <w:rFonts w:ascii="LiberationSerif" w:hAnsi="LiberationSerif" w:cs="LiberationSerif"/>
          <w:color w:val="000000"/>
          <w:kern w:val="0"/>
          <w:sz w:val="30"/>
          <w:szCs w:val="30"/>
        </w:rPr>
        <w:t>to edit the post with ID 1.</w:t>
      </w:r>
    </w:p>
    <w:p w14:paraId="4D4C45A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2187E0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will see that posts now include a new </w:t>
      </w:r>
      <w:r w:rsidRPr="00482101">
        <w:rPr>
          <w:rFonts w:ascii="LiberationSerif-Bold" w:hAnsi="LiberationSerif-Bold" w:cs="LiberationSerif-Bold"/>
          <w:b/>
          <w:bCs/>
          <w:color w:val="000000"/>
          <w:kern w:val="0"/>
          <w:sz w:val="30"/>
          <w:szCs w:val="30"/>
        </w:rPr>
        <w:t xml:space="preserve">Tags </w:t>
      </w:r>
      <w:r w:rsidRPr="00482101">
        <w:rPr>
          <w:rFonts w:ascii="LiberationSerif" w:hAnsi="LiberationSerif" w:cs="LiberationSerif"/>
          <w:color w:val="000000"/>
          <w:kern w:val="0"/>
          <w:sz w:val="30"/>
          <w:szCs w:val="30"/>
        </w:rPr>
        <w:t>field, as follows, where you can easily edit tags:</w:t>
      </w:r>
    </w:p>
    <w:p w14:paraId="00A84132"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3DAD5E62" wp14:editId="3F0AA986">
            <wp:extent cx="4838700" cy="1028700"/>
            <wp:effectExtent l="0" t="0" r="0" b="0"/>
            <wp:docPr id="1337559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51D9BC6F"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3.5: The related Tags field of a Post object</w:t>
      </w:r>
    </w:p>
    <w:p w14:paraId="291ED1AD"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1E5E9B0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Now, you need to edit your blog posts to display tags.</w:t>
      </w:r>
    </w:p>
    <w:p w14:paraId="2E6E832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0AA7C0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the </w:t>
      </w:r>
      <w:r w:rsidRPr="00482101">
        <w:rPr>
          <w:rFonts w:ascii="LiberationMono" w:hAnsi="LiberationMono" w:cs="LiberationMono"/>
          <w:color w:val="000000"/>
          <w:kern w:val="0"/>
          <w:sz w:val="22"/>
          <w:szCs w:val="22"/>
        </w:rPr>
        <w:t xml:space="preserve">blog/post/list.html </w:t>
      </w:r>
      <w:r w:rsidRPr="00482101">
        <w:rPr>
          <w:rFonts w:ascii="LiberationSerif" w:hAnsi="LiberationSerif" w:cs="LiberationSerif"/>
          <w:color w:val="000000"/>
          <w:kern w:val="0"/>
          <w:sz w:val="30"/>
          <w:szCs w:val="30"/>
        </w:rPr>
        <w:t>template and add the following HTML code highlighted in bold:</w:t>
      </w:r>
    </w:p>
    <w:p w14:paraId="07652B5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extends "blog/base.html" %}</w:t>
      </w:r>
    </w:p>
    <w:p w14:paraId="4F3C08F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title %}My Blog{% endblock %}</w:t>
      </w:r>
    </w:p>
    <w:p w14:paraId="4D3192B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content %}</w:t>
      </w:r>
    </w:p>
    <w:p w14:paraId="01D6A19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w:t>
      </w:r>
    </w:p>
    <w:p w14:paraId="2202FF2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post in posts %}</w:t>
      </w:r>
    </w:p>
    <w:p w14:paraId="6802F2A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5422E03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post.get_absolute_url }}"</w:t>
      </w:r>
      <w:r w:rsidRPr="00482101">
        <w:rPr>
          <w:rFonts w:ascii="LiberationMono" w:hAnsi="LiberationMono" w:cs="LiberationMono"/>
          <w:color w:val="383A42"/>
          <w:kern w:val="0"/>
          <w:sz w:val="22"/>
          <w:szCs w:val="22"/>
        </w:rPr>
        <w:t>&gt;</w:t>
      </w:r>
    </w:p>
    <w:p w14:paraId="5900234D"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post.title }}</w:t>
      </w:r>
    </w:p>
    <w:p w14:paraId="755716D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2914161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02A03E0F"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 xml:space="preserve">p </w:t>
      </w:r>
      <w:r w:rsidRPr="00482101">
        <w:rPr>
          <w:rFonts w:ascii="LiberationMono-Bold" w:hAnsi="LiberationMono-Bold" w:cs="LiberationMono-Bold"/>
          <w:b/>
          <w:bCs/>
          <w:color w:val="996801"/>
          <w:kern w:val="0"/>
          <w:sz w:val="22"/>
          <w:szCs w:val="22"/>
        </w:rPr>
        <w:t>class</w:t>
      </w:r>
      <w:r w:rsidRPr="00482101">
        <w:rPr>
          <w:rFonts w:ascii="LiberationMono-Bold" w:hAnsi="LiberationMono-Bold" w:cs="LiberationMono-Bold"/>
          <w:b/>
          <w:bCs/>
          <w:color w:val="383A42"/>
          <w:kern w:val="0"/>
          <w:sz w:val="22"/>
          <w:szCs w:val="22"/>
        </w:rPr>
        <w:t>=</w:t>
      </w:r>
      <w:r w:rsidRPr="00482101">
        <w:rPr>
          <w:rFonts w:ascii="LiberationMono-Bold" w:hAnsi="LiberationMono-Bold" w:cs="LiberationMono-Bold"/>
          <w:b/>
          <w:bCs/>
          <w:color w:val="50A24F"/>
          <w:kern w:val="0"/>
          <w:sz w:val="22"/>
          <w:szCs w:val="22"/>
        </w:rPr>
        <w:t>"tags"</w:t>
      </w:r>
      <w:r w:rsidRPr="00482101">
        <w:rPr>
          <w:rFonts w:ascii="LiberationMono-Bold" w:hAnsi="LiberationMono-Bold" w:cs="LiberationMono-Bold"/>
          <w:b/>
          <w:bCs/>
          <w:color w:val="383A42"/>
          <w:kern w:val="0"/>
          <w:sz w:val="22"/>
          <w:szCs w:val="22"/>
        </w:rPr>
        <w:t>&gt;Tags: {{ post.tags.all|join:", " }}&lt;/</w:t>
      </w:r>
      <w:r w:rsidRPr="00482101">
        <w:rPr>
          <w:rFonts w:ascii="LiberationMono-Bold" w:hAnsi="LiberationMono-Bold" w:cs="LiberationMono-Bold"/>
          <w:b/>
          <w:bCs/>
          <w:color w:val="E55649"/>
          <w:kern w:val="0"/>
          <w:sz w:val="22"/>
          <w:szCs w:val="22"/>
        </w:rPr>
        <w:t>p</w:t>
      </w:r>
      <w:r w:rsidRPr="00482101">
        <w:rPr>
          <w:rFonts w:ascii="LiberationMono-Bold" w:hAnsi="LiberationMono-Bold" w:cs="LiberationMono-Bold"/>
          <w:b/>
          <w:bCs/>
          <w:color w:val="383A42"/>
          <w:kern w:val="0"/>
          <w:sz w:val="22"/>
          <w:szCs w:val="22"/>
        </w:rPr>
        <w:t>&gt;</w:t>
      </w:r>
    </w:p>
    <w:p w14:paraId="587986C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"date"</w:t>
      </w:r>
      <w:r w:rsidRPr="00482101">
        <w:rPr>
          <w:rFonts w:ascii="LiberationMono" w:hAnsi="LiberationMono" w:cs="LiberationMono"/>
          <w:color w:val="383A42"/>
          <w:kern w:val="0"/>
          <w:sz w:val="22"/>
          <w:szCs w:val="22"/>
        </w:rPr>
        <w:t>&gt;</w:t>
      </w:r>
    </w:p>
    <w:p w14:paraId="4934B5D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Published {{ post.publish }} by {{ post.author }}</w:t>
      </w:r>
    </w:p>
    <w:p w14:paraId="063114B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23F52E0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post.body|truncatewords:30|linebreaks }}</w:t>
      </w:r>
    </w:p>
    <w:p w14:paraId="0FF402E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1F1F7C5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include "pagination.html" with page=page_obj %}</w:t>
      </w:r>
    </w:p>
    <w:p w14:paraId="15F28A4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endblock %}</w:t>
      </w:r>
    </w:p>
    <w:p w14:paraId="14AE6EE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2E1497F"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join </w:t>
      </w:r>
      <w:r w:rsidRPr="00482101">
        <w:rPr>
          <w:rFonts w:ascii="LiberationSerif" w:hAnsi="LiberationSerif" w:cs="LiberationSerif"/>
          <w:color w:val="000000"/>
          <w:kern w:val="0"/>
          <w:sz w:val="30"/>
          <w:szCs w:val="30"/>
        </w:rPr>
        <w:t xml:space="preserve">template filter works analogously to Python’s string </w:t>
      </w:r>
      <w:r w:rsidRPr="00482101">
        <w:rPr>
          <w:rFonts w:ascii="LiberationMono" w:hAnsi="LiberationMono" w:cs="LiberationMono"/>
          <w:color w:val="000000"/>
          <w:kern w:val="0"/>
          <w:sz w:val="22"/>
          <w:szCs w:val="22"/>
        </w:rPr>
        <w:t xml:space="preserve">join() </w:t>
      </w:r>
      <w:r w:rsidRPr="00482101">
        <w:rPr>
          <w:rFonts w:ascii="LiberationSerif" w:hAnsi="LiberationSerif" w:cs="LiberationSerif"/>
          <w:color w:val="000000"/>
          <w:kern w:val="0"/>
          <w:sz w:val="30"/>
          <w:szCs w:val="30"/>
        </w:rPr>
        <w:t>method. You can concatenate a list of items into one string, using a specific</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character or string to separate each item. For example, a list of tags like</w:t>
      </w:r>
      <w:r w:rsidRPr="00482101">
        <w:rPr>
          <w:rFonts w:ascii="LiberationMono" w:hAnsi="LiberationMono" w:cs="LiberationMono"/>
          <w:color w:val="000000"/>
          <w:kern w:val="0"/>
          <w:sz w:val="22"/>
          <w:szCs w:val="22"/>
        </w:rPr>
        <w:t xml:space="preserve"> ['music', 'jazz', 'piano'] </w:t>
      </w:r>
      <w:r w:rsidRPr="00482101">
        <w:rPr>
          <w:rFonts w:ascii="LiberationSerif" w:hAnsi="LiberationSerif" w:cs="LiberationSerif"/>
          <w:color w:val="000000"/>
          <w:kern w:val="0"/>
          <w:sz w:val="30"/>
          <w:szCs w:val="30"/>
        </w:rPr>
        <w:t xml:space="preserve">is converted into a single string, </w:t>
      </w:r>
      <w:r w:rsidRPr="00482101">
        <w:rPr>
          <w:rFonts w:ascii="LiberationMono" w:hAnsi="LiberationMono" w:cs="LiberationMono"/>
          <w:color w:val="000000"/>
          <w:kern w:val="0"/>
          <w:sz w:val="22"/>
          <w:szCs w:val="22"/>
        </w:rPr>
        <w:t xml:space="preserve">'music, jazz, piano' </w:t>
      </w:r>
      <w:r w:rsidRPr="00482101">
        <w:rPr>
          <w:rFonts w:ascii="LiberationSerif" w:hAnsi="LiberationSerif" w:cs="LiberationSerif"/>
          <w:color w:val="000000"/>
          <w:kern w:val="0"/>
          <w:sz w:val="30"/>
          <w:szCs w:val="30"/>
        </w:rPr>
        <w:t xml:space="preserve">, by joining them with </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as the </w:t>
      </w:r>
      <w:r w:rsidRPr="00482101">
        <w:rPr>
          <w:rFonts w:ascii="LiberationMono" w:hAnsi="LiberationMono" w:cs="LiberationMono"/>
          <w:color w:val="000000"/>
          <w:kern w:val="0"/>
          <w:sz w:val="22"/>
          <w:szCs w:val="22"/>
        </w:rPr>
        <w:t xml:space="preserve">join() </w:t>
      </w:r>
      <w:r w:rsidRPr="00482101">
        <w:rPr>
          <w:rFonts w:ascii="LiberationSerif" w:hAnsi="LiberationSerif" w:cs="LiberationSerif"/>
          <w:color w:val="000000"/>
          <w:kern w:val="0"/>
          <w:sz w:val="30"/>
          <w:szCs w:val="30"/>
        </w:rPr>
        <w:t>separator.</w:t>
      </w:r>
    </w:p>
    <w:p w14:paraId="17CD3BB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779C11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http://127.0.0.1:8000/blog/ </w:t>
      </w:r>
      <w:r w:rsidRPr="00482101">
        <w:rPr>
          <w:rFonts w:ascii="LiberationSerif" w:hAnsi="LiberationSerif" w:cs="LiberationSerif"/>
          <w:color w:val="000000"/>
          <w:kern w:val="0"/>
          <w:sz w:val="30"/>
          <w:szCs w:val="30"/>
        </w:rPr>
        <w:t>in your browser. You should be able to see the list of tags under each post title:</w:t>
      </w:r>
    </w:p>
    <w:p w14:paraId="54F26541"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17163DF1" wp14:editId="4B530C3C">
            <wp:extent cx="5783580" cy="1028700"/>
            <wp:effectExtent l="0" t="0" r="7620" b="0"/>
            <wp:docPr id="28775880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1028700"/>
                    </a:xfrm>
                    <a:prstGeom prst="rect">
                      <a:avLst/>
                    </a:prstGeom>
                    <a:noFill/>
                    <a:ln>
                      <a:noFill/>
                    </a:ln>
                  </pic:spPr>
                </pic:pic>
              </a:graphicData>
            </a:graphic>
          </wp:inline>
        </w:drawing>
      </w:r>
    </w:p>
    <w:p w14:paraId="722341C8"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3.6: The Post list item, including related tags</w:t>
      </w:r>
    </w:p>
    <w:p w14:paraId="4D9F875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Next, we will edit the </w:t>
      </w:r>
      <w:r w:rsidRPr="00482101">
        <w:rPr>
          <w:rFonts w:ascii="LiberationMono" w:hAnsi="LiberationMono" w:cs="LiberationMono"/>
          <w:color w:val="000000"/>
          <w:kern w:val="0"/>
          <w:sz w:val="22"/>
          <w:szCs w:val="22"/>
        </w:rPr>
        <w:t xml:space="preserve">post_list </w:t>
      </w:r>
      <w:r w:rsidRPr="00482101">
        <w:rPr>
          <w:rFonts w:ascii="LiberationSerif" w:hAnsi="LiberationSerif" w:cs="LiberationSerif"/>
          <w:color w:val="000000"/>
          <w:kern w:val="0"/>
          <w:sz w:val="30"/>
          <w:szCs w:val="30"/>
        </w:rPr>
        <w:t>view to let users list all posts tagged with a specific tag.</w:t>
      </w:r>
    </w:p>
    <w:p w14:paraId="7C1743C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38F43B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the </w:t>
      </w:r>
      <w:r w:rsidRPr="00482101">
        <w:rPr>
          <w:rFonts w:ascii="LiberationMono" w:hAnsi="LiberationMono" w:cs="LiberationMono"/>
          <w:color w:val="000000"/>
          <w:kern w:val="0"/>
          <w:sz w:val="22"/>
          <w:szCs w:val="22"/>
        </w:rPr>
        <w:t xml:space="preserve">views.py </w:t>
      </w:r>
      <w:r w:rsidRPr="00482101">
        <w:rPr>
          <w:rFonts w:ascii="LiberationSerif" w:hAnsi="LiberationSerif" w:cs="LiberationSerif"/>
          <w:color w:val="000000"/>
          <w:kern w:val="0"/>
          <w:sz w:val="30"/>
          <w:szCs w:val="30"/>
        </w:rPr>
        <w:t xml:space="preserve">file of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 xml:space="preserve">application, import the </w:t>
      </w:r>
      <w:r w:rsidRPr="00482101">
        <w:rPr>
          <w:rFonts w:ascii="LiberationMono" w:hAnsi="LiberationMono" w:cs="LiberationMono"/>
          <w:color w:val="000000"/>
          <w:kern w:val="0"/>
          <w:sz w:val="22"/>
          <w:szCs w:val="22"/>
        </w:rPr>
        <w:t xml:space="preserve">Tag </w:t>
      </w:r>
      <w:r w:rsidRPr="00482101">
        <w:rPr>
          <w:rFonts w:ascii="LiberationSerif" w:hAnsi="LiberationSerif" w:cs="LiberationSerif"/>
          <w:color w:val="000000"/>
          <w:kern w:val="0"/>
          <w:sz w:val="30"/>
          <w:szCs w:val="30"/>
        </w:rPr>
        <w:t xml:space="preserve">model from </w:t>
      </w:r>
      <w:r w:rsidRPr="00482101">
        <w:rPr>
          <w:rFonts w:ascii="LiberationMono" w:hAnsi="LiberationMono" w:cs="LiberationMono"/>
          <w:color w:val="000000"/>
          <w:kern w:val="0"/>
          <w:sz w:val="22"/>
          <w:szCs w:val="22"/>
        </w:rPr>
        <w:t xml:space="preserve">django-taggit </w:t>
      </w:r>
      <w:r w:rsidRPr="00482101">
        <w:rPr>
          <w:rFonts w:ascii="LiberationSerif" w:hAnsi="LiberationSerif" w:cs="LiberationSerif"/>
          <w:color w:val="000000"/>
          <w:kern w:val="0"/>
          <w:sz w:val="30"/>
          <w:szCs w:val="30"/>
        </w:rPr>
        <w:t xml:space="preserve">, and change the </w:t>
      </w:r>
      <w:r w:rsidRPr="00482101">
        <w:rPr>
          <w:rFonts w:ascii="LiberationMono" w:hAnsi="LiberationMono" w:cs="LiberationMono"/>
          <w:color w:val="000000"/>
          <w:kern w:val="0"/>
          <w:sz w:val="22"/>
          <w:szCs w:val="22"/>
        </w:rPr>
        <w:t xml:space="preserve">post_list </w:t>
      </w:r>
      <w:r w:rsidRPr="00482101">
        <w:rPr>
          <w:rFonts w:ascii="LiberationSerif" w:hAnsi="LiberationSerif" w:cs="LiberationSerif"/>
          <w:color w:val="000000"/>
          <w:kern w:val="0"/>
          <w:sz w:val="30"/>
          <w:szCs w:val="30"/>
        </w:rPr>
        <w:t>view to optionally filter posts by a tag, as follows. New code is highlighted in bold:</w:t>
      </w:r>
    </w:p>
    <w:p w14:paraId="4A24AB7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from </w:t>
      </w:r>
      <w:r w:rsidRPr="00482101">
        <w:rPr>
          <w:rFonts w:ascii="LiberationMono-Bold" w:hAnsi="LiberationMono-Bold" w:cs="LiberationMono-Bold"/>
          <w:b/>
          <w:bCs/>
          <w:color w:val="383A42"/>
          <w:kern w:val="0"/>
          <w:sz w:val="22"/>
          <w:szCs w:val="22"/>
        </w:rPr>
        <w:t xml:space="preserve">taggit.models </w:t>
      </w:r>
      <w:r w:rsidRPr="00482101">
        <w:rPr>
          <w:rFonts w:ascii="LiberationMono-Bold" w:hAnsi="LiberationMono-Bold" w:cs="LiberationMono-Bold"/>
          <w:b/>
          <w:bCs/>
          <w:color w:val="A726A5"/>
          <w:kern w:val="0"/>
          <w:sz w:val="22"/>
          <w:szCs w:val="22"/>
        </w:rPr>
        <w:t xml:space="preserve">import </w:t>
      </w:r>
      <w:r w:rsidRPr="00482101">
        <w:rPr>
          <w:rFonts w:ascii="LiberationMono-Bold" w:hAnsi="LiberationMono-Bold" w:cs="LiberationMono-Bold"/>
          <w:b/>
          <w:bCs/>
          <w:color w:val="383A42"/>
          <w:kern w:val="0"/>
          <w:sz w:val="22"/>
          <w:szCs w:val="22"/>
        </w:rPr>
        <w:t>Tag</w:t>
      </w:r>
    </w:p>
    <w:p w14:paraId="7BD245E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post_list</w:t>
      </w:r>
      <w:r w:rsidRPr="00482101">
        <w:rPr>
          <w:rFonts w:ascii="LiberationMono" w:hAnsi="LiberationMono" w:cs="LiberationMono"/>
          <w:color w:val="383A42"/>
          <w:kern w:val="0"/>
          <w:sz w:val="22"/>
          <w:szCs w:val="22"/>
        </w:rPr>
        <w:t>(request</w:t>
      </w:r>
      <w:r w:rsidRPr="00482101">
        <w:rPr>
          <w:rFonts w:ascii="LiberationMono-Bold" w:hAnsi="LiberationMono-Bold" w:cs="LiberationMono-Bold"/>
          <w:b/>
          <w:bCs/>
          <w:color w:val="383A42"/>
          <w:kern w:val="0"/>
          <w:sz w:val="22"/>
          <w:szCs w:val="22"/>
        </w:rPr>
        <w:t>, tag_slug=</w:t>
      </w:r>
      <w:r w:rsidRPr="00482101">
        <w:rPr>
          <w:rFonts w:ascii="LiberationMono-Bold" w:hAnsi="LiberationMono-Bold" w:cs="LiberationMono-Bold"/>
          <w:b/>
          <w:bCs/>
          <w:color w:val="0185BC"/>
          <w:kern w:val="0"/>
          <w:sz w:val="22"/>
          <w:szCs w:val="22"/>
        </w:rPr>
        <w:t>None</w:t>
      </w:r>
      <w:r w:rsidRPr="00482101">
        <w:rPr>
          <w:rFonts w:ascii="LiberationMono" w:hAnsi="LiberationMono" w:cs="LiberationMono"/>
          <w:color w:val="383A42"/>
          <w:kern w:val="0"/>
          <w:sz w:val="22"/>
          <w:szCs w:val="22"/>
        </w:rPr>
        <w:t>):</w:t>
      </w:r>
    </w:p>
    <w:p w14:paraId="4CD1653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post_list = Post.published.</w:t>
      </w:r>
      <w:r w:rsidRPr="00482101">
        <w:rPr>
          <w:rFonts w:ascii="LiberationMono" w:hAnsi="LiberationMono" w:cs="LiberationMono"/>
          <w:color w:val="C28501"/>
          <w:kern w:val="0"/>
          <w:sz w:val="22"/>
          <w:szCs w:val="22"/>
        </w:rPr>
        <w:t>all</w:t>
      </w:r>
      <w:r w:rsidRPr="00482101">
        <w:rPr>
          <w:rFonts w:ascii="LiberationMono" w:hAnsi="LiberationMono" w:cs="LiberationMono"/>
          <w:color w:val="383A42"/>
          <w:kern w:val="0"/>
          <w:sz w:val="22"/>
          <w:szCs w:val="22"/>
        </w:rPr>
        <w:t>()</w:t>
      </w:r>
    </w:p>
    <w:p w14:paraId="18240FC0"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0185BC"/>
          <w:kern w:val="0"/>
          <w:sz w:val="22"/>
          <w:szCs w:val="22"/>
        </w:rPr>
      </w:pPr>
      <w:r w:rsidRPr="00482101">
        <w:rPr>
          <w:rFonts w:ascii="LiberationMono-Bold" w:hAnsi="LiberationMono-Bold" w:cs="LiberationMono-Bold"/>
          <w:b/>
          <w:bCs/>
          <w:color w:val="383A42"/>
          <w:kern w:val="0"/>
          <w:sz w:val="22"/>
          <w:szCs w:val="22"/>
        </w:rPr>
        <w:t xml:space="preserve">tag = </w:t>
      </w:r>
      <w:r w:rsidRPr="00482101">
        <w:rPr>
          <w:rFonts w:ascii="LiberationMono-Bold" w:hAnsi="LiberationMono-Bold" w:cs="LiberationMono-Bold"/>
          <w:b/>
          <w:bCs/>
          <w:color w:val="0185BC"/>
          <w:kern w:val="0"/>
          <w:sz w:val="22"/>
          <w:szCs w:val="22"/>
        </w:rPr>
        <w:t>None</w:t>
      </w:r>
    </w:p>
    <w:p w14:paraId="3A7CF16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if </w:t>
      </w:r>
      <w:r w:rsidRPr="00482101">
        <w:rPr>
          <w:rFonts w:ascii="LiberationMono-Bold" w:hAnsi="LiberationMono-Bold" w:cs="LiberationMono-Bold"/>
          <w:b/>
          <w:bCs/>
          <w:color w:val="383A42"/>
          <w:kern w:val="0"/>
          <w:sz w:val="22"/>
          <w:szCs w:val="22"/>
        </w:rPr>
        <w:t>tag_slug:</w:t>
      </w:r>
    </w:p>
    <w:p w14:paraId="664595D1"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tag = get_object_or_404(Tag, slug=tag_slug)</w:t>
      </w:r>
    </w:p>
    <w:p w14:paraId="169162DF"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post_list = post_list.</w:t>
      </w:r>
      <w:r w:rsidRPr="00482101">
        <w:rPr>
          <w:rFonts w:ascii="LiberationMono-Bold" w:hAnsi="LiberationMono-Bold" w:cs="LiberationMono-Bold"/>
          <w:b/>
          <w:bCs/>
          <w:color w:val="C28501"/>
          <w:kern w:val="0"/>
          <w:sz w:val="22"/>
          <w:szCs w:val="22"/>
        </w:rPr>
        <w:t>filter</w:t>
      </w:r>
      <w:r w:rsidRPr="00482101">
        <w:rPr>
          <w:rFonts w:ascii="LiberationMono-Bold" w:hAnsi="LiberationMono-Bold" w:cs="LiberationMono-Bold"/>
          <w:b/>
          <w:bCs/>
          <w:color w:val="383A42"/>
          <w:kern w:val="0"/>
          <w:sz w:val="22"/>
          <w:szCs w:val="22"/>
        </w:rPr>
        <w:t>(tags__in=[tag])</w:t>
      </w:r>
    </w:p>
    <w:p w14:paraId="628AC6B9"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Pagination with 3 posts per page</w:t>
      </w:r>
    </w:p>
    <w:p w14:paraId="00F68C8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paginator = Paginator(post_list, </w:t>
      </w:r>
      <w:r w:rsidRPr="00482101">
        <w:rPr>
          <w:rFonts w:ascii="LiberationMono" w:hAnsi="LiberationMono" w:cs="LiberationMono"/>
          <w:color w:val="996801"/>
          <w:kern w:val="0"/>
          <w:sz w:val="22"/>
          <w:szCs w:val="22"/>
        </w:rPr>
        <w:t>3</w:t>
      </w:r>
      <w:r w:rsidRPr="00482101">
        <w:rPr>
          <w:rFonts w:ascii="LiberationMono" w:hAnsi="LiberationMono" w:cs="LiberationMono"/>
          <w:color w:val="383A42"/>
          <w:kern w:val="0"/>
          <w:sz w:val="22"/>
          <w:szCs w:val="22"/>
        </w:rPr>
        <w:t>)</w:t>
      </w:r>
    </w:p>
    <w:p w14:paraId="0D79473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page_number = request.GET.get(</w:t>
      </w:r>
      <w:r w:rsidRPr="00482101">
        <w:rPr>
          <w:rFonts w:ascii="LiberationMono" w:hAnsi="LiberationMono" w:cs="LiberationMono"/>
          <w:color w:val="50A24F"/>
          <w:kern w:val="0"/>
          <w:sz w:val="22"/>
          <w:szCs w:val="22"/>
        </w:rPr>
        <w:t>'page'</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996801"/>
          <w:kern w:val="0"/>
          <w:sz w:val="22"/>
          <w:szCs w:val="22"/>
        </w:rPr>
        <w:t>1</w:t>
      </w:r>
      <w:r w:rsidRPr="00482101">
        <w:rPr>
          <w:rFonts w:ascii="LiberationMono" w:hAnsi="LiberationMono" w:cs="LiberationMono"/>
          <w:color w:val="383A42"/>
          <w:kern w:val="0"/>
          <w:sz w:val="22"/>
          <w:szCs w:val="22"/>
        </w:rPr>
        <w:t>)</w:t>
      </w:r>
    </w:p>
    <w:p w14:paraId="00AF049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try</w:t>
      </w:r>
      <w:r w:rsidRPr="00482101">
        <w:rPr>
          <w:rFonts w:ascii="LiberationMono" w:hAnsi="LiberationMono" w:cs="LiberationMono"/>
          <w:color w:val="383A42"/>
          <w:kern w:val="0"/>
          <w:sz w:val="22"/>
          <w:szCs w:val="22"/>
        </w:rPr>
        <w:t>:</w:t>
      </w:r>
    </w:p>
    <w:p w14:paraId="554F1B5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posts = paginator.page(page_number)</w:t>
      </w:r>
    </w:p>
    <w:p w14:paraId="56D9711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except </w:t>
      </w:r>
      <w:r w:rsidRPr="00482101">
        <w:rPr>
          <w:rFonts w:ascii="LiberationMono" w:hAnsi="LiberationMono" w:cs="LiberationMono"/>
          <w:color w:val="383A42"/>
          <w:kern w:val="0"/>
          <w:sz w:val="22"/>
          <w:szCs w:val="22"/>
        </w:rPr>
        <w:t>PageNotAnInteger:</w:t>
      </w:r>
    </w:p>
    <w:p w14:paraId="6ED4C384"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xml:space="preserve">         # If page_number is not an integer get the first page</w:t>
      </w:r>
    </w:p>
    <w:p w14:paraId="735D8D5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posts = paginator.page(</w:t>
      </w:r>
      <w:r w:rsidRPr="00482101">
        <w:rPr>
          <w:rFonts w:ascii="LiberationMono" w:hAnsi="LiberationMono" w:cs="LiberationMono"/>
          <w:color w:val="996801"/>
          <w:kern w:val="0"/>
          <w:sz w:val="22"/>
          <w:szCs w:val="22"/>
        </w:rPr>
        <w:t>1</w:t>
      </w:r>
      <w:r w:rsidRPr="00482101">
        <w:rPr>
          <w:rFonts w:ascii="LiberationMono" w:hAnsi="LiberationMono" w:cs="LiberationMono"/>
          <w:color w:val="383A42"/>
          <w:kern w:val="0"/>
          <w:sz w:val="22"/>
          <w:szCs w:val="22"/>
        </w:rPr>
        <w:t>)</w:t>
      </w:r>
    </w:p>
    <w:p w14:paraId="6703720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except </w:t>
      </w:r>
      <w:r w:rsidRPr="00482101">
        <w:rPr>
          <w:rFonts w:ascii="LiberationMono" w:hAnsi="LiberationMono" w:cs="LiberationMono"/>
          <w:color w:val="383A42"/>
          <w:kern w:val="0"/>
          <w:sz w:val="22"/>
          <w:szCs w:val="22"/>
        </w:rPr>
        <w:t>EmptyPage:</w:t>
      </w:r>
    </w:p>
    <w:p w14:paraId="0A3B7940"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xml:space="preserve">         # If page_number is out of range get last page of result</w:t>
      </w:r>
    </w:p>
    <w:p w14:paraId="26A750E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lang w:val="fr-FR"/>
        </w:rPr>
      </w:pPr>
      <w:r w:rsidRPr="00482101">
        <w:rPr>
          <w:rFonts w:ascii="LiberationMono" w:hAnsi="LiberationMono" w:cs="LiberationMono"/>
          <w:color w:val="383A42"/>
          <w:kern w:val="0"/>
          <w:sz w:val="22"/>
          <w:szCs w:val="22"/>
          <w:rPrChange w:id="0" w:author="Jean-Marc H" w:date="2025-07-11T16:15:00Z" w16du:dateUtc="2025-07-11T21:15:00Z">
            <w:rPr>
              <w:rFonts w:ascii="LiberationMono" w:hAnsi="LiberationMono" w:cs="LiberationMono"/>
              <w:color w:val="383A42"/>
              <w:kern w:val="0"/>
              <w:sz w:val="22"/>
              <w:szCs w:val="22"/>
              <w:lang w:val="fr-FR"/>
            </w:rPr>
          </w:rPrChange>
        </w:rPr>
        <w:t xml:space="preserve">         </w:t>
      </w:r>
      <w:r w:rsidRPr="00482101">
        <w:rPr>
          <w:rFonts w:ascii="LiberationMono" w:hAnsi="LiberationMono" w:cs="LiberationMono"/>
          <w:color w:val="383A42"/>
          <w:kern w:val="0"/>
          <w:sz w:val="22"/>
          <w:szCs w:val="22"/>
          <w:lang w:val="fr-FR"/>
        </w:rPr>
        <w:t>posts = paginator.page(paginator.num_pages)</w:t>
      </w:r>
    </w:p>
    <w:p w14:paraId="7BD6D6A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lang w:val="fr-FR"/>
        </w:rPr>
        <w:t xml:space="preserve">    </w:t>
      </w: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render(</w:t>
      </w:r>
    </w:p>
    <w:p w14:paraId="7BF4A0D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request,</w:t>
      </w:r>
    </w:p>
    <w:p w14:paraId="72CC88D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'blog/post/list.html'</w:t>
      </w:r>
      <w:r w:rsidRPr="00482101">
        <w:rPr>
          <w:rFonts w:ascii="LiberationMono" w:hAnsi="LiberationMono" w:cs="LiberationMono"/>
          <w:color w:val="383A42"/>
          <w:kern w:val="0"/>
          <w:sz w:val="22"/>
          <w:szCs w:val="22"/>
        </w:rPr>
        <w:t>,</w:t>
      </w:r>
    </w:p>
    <w:p w14:paraId="2BA992D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23741981"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 w:hAnsi="LiberationMono" w:cs="LiberationMono"/>
          <w:color w:val="50A24F"/>
          <w:kern w:val="0"/>
          <w:sz w:val="22"/>
          <w:szCs w:val="22"/>
        </w:rPr>
        <w:t>'posts'</w:t>
      </w:r>
      <w:r w:rsidRPr="00482101">
        <w:rPr>
          <w:rFonts w:ascii="LiberationMono" w:hAnsi="LiberationMono" w:cs="LiberationMono"/>
          <w:color w:val="383A42"/>
          <w:kern w:val="0"/>
          <w:sz w:val="22"/>
          <w:szCs w:val="22"/>
        </w:rPr>
        <w:t>: posts</w:t>
      </w:r>
      <w:r w:rsidRPr="00482101">
        <w:rPr>
          <w:rFonts w:ascii="LiberationMono-Bold" w:hAnsi="LiberationMono-Bold" w:cs="LiberationMono-Bold"/>
          <w:b/>
          <w:bCs/>
          <w:color w:val="383A42"/>
          <w:kern w:val="0"/>
          <w:sz w:val="22"/>
          <w:szCs w:val="22"/>
        </w:rPr>
        <w:t>,</w:t>
      </w:r>
    </w:p>
    <w:p w14:paraId="38032EF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'tag'</w:t>
      </w:r>
      <w:r w:rsidRPr="00482101">
        <w:rPr>
          <w:rFonts w:ascii="LiberationMono-Bold" w:hAnsi="LiberationMono-Bold" w:cs="LiberationMono-Bold"/>
          <w:b/>
          <w:bCs/>
          <w:color w:val="383A42"/>
          <w:kern w:val="0"/>
          <w:sz w:val="22"/>
          <w:szCs w:val="22"/>
        </w:rPr>
        <w:t>: tag</w:t>
      </w:r>
    </w:p>
    <w:p w14:paraId="6D2CE5E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6E7C057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26EB65F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FB2F78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post_list </w:t>
      </w:r>
      <w:r w:rsidRPr="00482101">
        <w:rPr>
          <w:rFonts w:ascii="LiberationSerif" w:hAnsi="LiberationSerif" w:cs="LiberationSerif"/>
          <w:color w:val="000000"/>
          <w:kern w:val="0"/>
          <w:sz w:val="30"/>
          <w:szCs w:val="30"/>
        </w:rPr>
        <w:t>view now works as follows:</w:t>
      </w:r>
    </w:p>
    <w:p w14:paraId="7FCE4D6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87D63EE"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1. It takes an optional </w:t>
      </w:r>
      <w:r w:rsidRPr="00482101">
        <w:rPr>
          <w:rFonts w:ascii="LiberationMono" w:hAnsi="LiberationMono" w:cs="LiberationMono"/>
          <w:color w:val="000000"/>
          <w:kern w:val="0"/>
          <w:sz w:val="22"/>
          <w:szCs w:val="22"/>
        </w:rPr>
        <w:t xml:space="preserve">tag_slug </w:t>
      </w:r>
      <w:r w:rsidRPr="00482101">
        <w:rPr>
          <w:rFonts w:ascii="LiberationSerif" w:hAnsi="LiberationSerif" w:cs="LiberationSerif"/>
          <w:color w:val="000000"/>
          <w:kern w:val="0"/>
          <w:sz w:val="30"/>
          <w:szCs w:val="30"/>
        </w:rPr>
        <w:t xml:space="preserve">parameter that has a </w:t>
      </w:r>
      <w:r w:rsidRPr="00482101">
        <w:rPr>
          <w:rFonts w:ascii="LiberationMono" w:hAnsi="LiberationMono" w:cs="LiberationMono"/>
          <w:color w:val="000000"/>
          <w:kern w:val="0"/>
          <w:sz w:val="22"/>
          <w:szCs w:val="22"/>
        </w:rPr>
        <w:t xml:space="preserve">None </w:t>
      </w:r>
      <w:r w:rsidRPr="00482101">
        <w:rPr>
          <w:rFonts w:ascii="LiberationSerif" w:hAnsi="LiberationSerif" w:cs="LiberationSerif"/>
          <w:color w:val="000000"/>
          <w:kern w:val="0"/>
          <w:sz w:val="30"/>
          <w:szCs w:val="30"/>
        </w:rPr>
        <w:t>default value. This parameter will be passed in the URL.</w:t>
      </w:r>
    </w:p>
    <w:p w14:paraId="6D6F7BB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8EB49DE"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2. Inside the view, we build the initial QuerySet, retrieving all published posts, and if there is a given tag slug, we get the </w:t>
      </w:r>
      <w:r w:rsidRPr="00482101">
        <w:rPr>
          <w:rFonts w:ascii="LiberationMono" w:hAnsi="LiberationMono" w:cs="LiberationMono"/>
          <w:color w:val="000000"/>
          <w:kern w:val="0"/>
          <w:sz w:val="22"/>
          <w:szCs w:val="22"/>
        </w:rPr>
        <w:t xml:space="preserve">Tag </w:t>
      </w:r>
      <w:r w:rsidRPr="00482101">
        <w:rPr>
          <w:rFonts w:ascii="LiberationSerif" w:hAnsi="LiberationSerif" w:cs="LiberationSerif"/>
          <w:color w:val="000000"/>
          <w:kern w:val="0"/>
          <w:sz w:val="30"/>
          <w:szCs w:val="30"/>
        </w:rPr>
        <w:t xml:space="preserve">object with the given slug using the </w:t>
      </w:r>
      <w:r w:rsidRPr="00482101">
        <w:rPr>
          <w:rFonts w:ascii="LiberationMono" w:hAnsi="LiberationMono" w:cs="LiberationMono"/>
          <w:color w:val="000000"/>
          <w:kern w:val="0"/>
          <w:sz w:val="22"/>
          <w:szCs w:val="22"/>
        </w:rPr>
        <w:t xml:space="preserve">get_object_or_404() </w:t>
      </w:r>
      <w:r w:rsidRPr="00482101">
        <w:rPr>
          <w:rFonts w:ascii="LiberationSerif" w:hAnsi="LiberationSerif" w:cs="LiberationSerif"/>
          <w:color w:val="000000"/>
          <w:kern w:val="0"/>
          <w:sz w:val="30"/>
          <w:szCs w:val="30"/>
        </w:rPr>
        <w:t>shortcut.</w:t>
      </w:r>
    </w:p>
    <w:p w14:paraId="257DB0A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1EFAD52"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3. Then, we filter the list of posts by the ones that contain the given tag. Since this is a many-to-many relationship, we have to filter posts by tags contained in a given list, which, in this case, contains only one element. We use the </w:t>
      </w:r>
      <w:r w:rsidRPr="00482101">
        <w:rPr>
          <w:rFonts w:ascii="LiberationMono" w:hAnsi="LiberationMono" w:cs="LiberationMono"/>
          <w:color w:val="000000"/>
          <w:kern w:val="0"/>
          <w:sz w:val="22"/>
          <w:szCs w:val="22"/>
        </w:rPr>
        <w:t xml:space="preserve">__in </w:t>
      </w:r>
      <w:r w:rsidRPr="00482101">
        <w:rPr>
          <w:rFonts w:ascii="LiberationSerif" w:hAnsi="LiberationSerif" w:cs="LiberationSerif"/>
          <w:color w:val="000000"/>
          <w:kern w:val="0"/>
          <w:sz w:val="30"/>
          <w:szCs w:val="30"/>
        </w:rPr>
        <w:t>field lookup. Many-to-many relationships occur when multiple objects of a model are associated with multiple</w:t>
      </w:r>
    </w:p>
    <w:p w14:paraId="42D8FFC6"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objects of another model. In our application, a post can have multiple tags and a tag can be related to multiple posts. You will learn how to create many-to-many relationships in </w:t>
      </w:r>
      <w:r w:rsidRPr="00482101">
        <w:rPr>
          <w:rFonts w:ascii="LiberationSerif-Italic" w:hAnsi="LiberationSerif-Italic" w:cs="LiberationSerif-Italic"/>
          <w:i/>
          <w:iCs/>
          <w:color w:val="000000"/>
          <w:kern w:val="0"/>
          <w:sz w:val="30"/>
          <w:szCs w:val="30"/>
        </w:rPr>
        <w:t>Chapter 6</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Sharing Content on</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Your Website</w:t>
      </w:r>
      <w:r w:rsidRPr="00482101">
        <w:rPr>
          <w:rFonts w:ascii="LiberationSerif" w:hAnsi="LiberationSerif" w:cs="LiberationSerif"/>
          <w:color w:val="000000"/>
          <w:kern w:val="0"/>
          <w:sz w:val="30"/>
          <w:szCs w:val="30"/>
        </w:rPr>
        <w:t>. You can discover more about many-to-many relationships</w:t>
      </w:r>
    </w:p>
    <w:p w14:paraId="19D938BB"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at </w:t>
      </w:r>
      <w:r w:rsidRPr="00482101">
        <w:rPr>
          <w:rFonts w:ascii="LiberationMono" w:hAnsi="LiberationMono" w:cs="LiberationMono"/>
          <w:color w:val="0000EF"/>
          <w:kern w:val="0"/>
          <w:sz w:val="30"/>
          <w:szCs w:val="30"/>
        </w:rPr>
        <w:t>https://docs.djangoproject.com/en/5.0/topics/db/examples/many_to_many/</w:t>
      </w:r>
      <w:r w:rsidRPr="00482101">
        <w:rPr>
          <w:rFonts w:ascii="LiberationSerif" w:hAnsi="LiberationSerif" w:cs="LiberationSerif"/>
          <w:color w:val="000000"/>
          <w:kern w:val="0"/>
          <w:sz w:val="30"/>
          <w:szCs w:val="30"/>
        </w:rPr>
        <w:t>.</w:t>
      </w:r>
    </w:p>
    <w:p w14:paraId="3D6223B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9001B42"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4. Finally, the </w:t>
      </w:r>
      <w:r w:rsidRPr="00482101">
        <w:rPr>
          <w:rFonts w:ascii="LiberationMono" w:hAnsi="LiberationMono" w:cs="LiberationMono"/>
          <w:color w:val="000000"/>
          <w:kern w:val="0"/>
          <w:sz w:val="22"/>
          <w:szCs w:val="22"/>
        </w:rPr>
        <w:t xml:space="preserve">render() </w:t>
      </w:r>
      <w:r w:rsidRPr="00482101">
        <w:rPr>
          <w:rFonts w:ascii="LiberationSerif" w:hAnsi="LiberationSerif" w:cs="LiberationSerif"/>
          <w:color w:val="000000"/>
          <w:kern w:val="0"/>
          <w:sz w:val="30"/>
          <w:szCs w:val="30"/>
        </w:rPr>
        <w:t xml:space="preserve">function now passes the new </w:t>
      </w:r>
      <w:r w:rsidRPr="00482101">
        <w:rPr>
          <w:rFonts w:ascii="LiberationMono" w:hAnsi="LiberationMono" w:cs="LiberationMono"/>
          <w:color w:val="000000"/>
          <w:kern w:val="0"/>
          <w:sz w:val="22"/>
          <w:szCs w:val="22"/>
        </w:rPr>
        <w:t xml:space="preserve">tag </w:t>
      </w:r>
      <w:r w:rsidRPr="00482101">
        <w:rPr>
          <w:rFonts w:ascii="LiberationSerif" w:hAnsi="LiberationSerif" w:cs="LiberationSerif"/>
          <w:color w:val="000000"/>
          <w:kern w:val="0"/>
          <w:sz w:val="30"/>
          <w:szCs w:val="30"/>
        </w:rPr>
        <w:t>variable to the template.</w:t>
      </w:r>
    </w:p>
    <w:p w14:paraId="1422AAA4"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Remember that QuerySets are lazy. The QuerySets to retrieve posts will only</w:t>
      </w:r>
    </w:p>
    <w:p w14:paraId="10F90C34"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be evaluated when you loop over </w:t>
      </w:r>
      <w:r w:rsidRPr="00482101">
        <w:rPr>
          <w:rFonts w:ascii="LiberationMono" w:hAnsi="LiberationMono" w:cs="LiberationMono"/>
          <w:color w:val="000000"/>
          <w:kern w:val="0"/>
          <w:sz w:val="22"/>
          <w:szCs w:val="22"/>
        </w:rPr>
        <w:t xml:space="preserve">post_list </w:t>
      </w:r>
      <w:r w:rsidRPr="00482101">
        <w:rPr>
          <w:rFonts w:ascii="LiberationSerif" w:hAnsi="LiberationSerif" w:cs="LiberationSerif"/>
          <w:color w:val="000000"/>
          <w:kern w:val="0"/>
          <w:sz w:val="30"/>
          <w:szCs w:val="30"/>
        </w:rPr>
        <w:t>when rendering the template.</w:t>
      </w:r>
    </w:p>
    <w:p w14:paraId="3D55EA5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40B5E4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the </w:t>
      </w:r>
      <w:r w:rsidRPr="00482101">
        <w:rPr>
          <w:rFonts w:ascii="LiberationMono" w:hAnsi="LiberationMono" w:cs="LiberationMono"/>
          <w:color w:val="000000"/>
          <w:kern w:val="0"/>
          <w:sz w:val="22"/>
          <w:szCs w:val="22"/>
        </w:rPr>
        <w:t xml:space="preserve">urls.py </w:t>
      </w:r>
      <w:r w:rsidRPr="00482101">
        <w:rPr>
          <w:rFonts w:ascii="LiberationSerif" w:hAnsi="LiberationSerif" w:cs="LiberationSerif"/>
          <w:color w:val="000000"/>
          <w:kern w:val="0"/>
          <w:sz w:val="30"/>
          <w:szCs w:val="30"/>
        </w:rPr>
        <w:t xml:space="preserve">file of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 xml:space="preserve">application, comment out the classbased </w:t>
      </w:r>
      <w:r w:rsidRPr="00482101">
        <w:rPr>
          <w:rFonts w:ascii="LiberationMono" w:hAnsi="LiberationMono" w:cs="LiberationMono"/>
          <w:color w:val="000000"/>
          <w:kern w:val="0"/>
          <w:sz w:val="22"/>
          <w:szCs w:val="22"/>
        </w:rPr>
        <w:t xml:space="preserve">PostListView </w:t>
      </w:r>
      <w:r w:rsidRPr="00482101">
        <w:rPr>
          <w:rFonts w:ascii="LiberationSerif" w:hAnsi="LiberationSerif" w:cs="LiberationSerif"/>
          <w:color w:val="000000"/>
          <w:kern w:val="0"/>
          <w:sz w:val="30"/>
          <w:szCs w:val="30"/>
        </w:rPr>
        <w:t xml:space="preserve">URL pattern, and uncomment the </w:t>
      </w:r>
      <w:r w:rsidRPr="00482101">
        <w:rPr>
          <w:rFonts w:ascii="LiberationMono" w:hAnsi="LiberationMono" w:cs="LiberationMono"/>
          <w:color w:val="000000"/>
          <w:kern w:val="0"/>
          <w:sz w:val="22"/>
          <w:szCs w:val="22"/>
        </w:rPr>
        <w:t xml:space="preserve">post_list </w:t>
      </w:r>
      <w:r w:rsidRPr="00482101">
        <w:rPr>
          <w:rFonts w:ascii="LiberationSerif" w:hAnsi="LiberationSerif" w:cs="LiberationSerif"/>
          <w:color w:val="000000"/>
          <w:kern w:val="0"/>
          <w:sz w:val="30"/>
          <w:szCs w:val="30"/>
        </w:rPr>
        <w:t>view, like this:</w:t>
      </w:r>
    </w:p>
    <w:p w14:paraId="632C816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path(</w:t>
      </w:r>
      <w:r w:rsidRPr="00482101">
        <w:rPr>
          <w:rFonts w:ascii="LiberationMono-Bold" w:hAnsi="LiberationMono-Bold" w:cs="LiberationMono-Bold"/>
          <w:b/>
          <w:bCs/>
          <w:color w:val="50A24F"/>
          <w:kern w:val="0"/>
          <w:sz w:val="22"/>
          <w:szCs w:val="22"/>
        </w:rPr>
        <w:t>''</w:t>
      </w:r>
      <w:r w:rsidRPr="00482101">
        <w:rPr>
          <w:rFonts w:ascii="LiberationMono-Bold" w:hAnsi="LiberationMono-Bold" w:cs="LiberationMono-Bold"/>
          <w:b/>
          <w:bCs/>
          <w:color w:val="383A42"/>
          <w:kern w:val="0"/>
          <w:sz w:val="22"/>
          <w:szCs w:val="22"/>
        </w:rPr>
        <w:t>, views.post_list, name=</w:t>
      </w:r>
      <w:r w:rsidRPr="00482101">
        <w:rPr>
          <w:rFonts w:ascii="LiberationMono-Bold" w:hAnsi="LiberationMono-Bold" w:cs="LiberationMono-Bold"/>
          <w:b/>
          <w:bCs/>
          <w:color w:val="50A24F"/>
          <w:kern w:val="0"/>
          <w:sz w:val="22"/>
          <w:szCs w:val="22"/>
        </w:rPr>
        <w:t>'post_list'</w:t>
      </w:r>
      <w:r w:rsidRPr="00482101">
        <w:rPr>
          <w:rFonts w:ascii="LiberationMono-Bold" w:hAnsi="LiberationMono-Bold" w:cs="LiberationMono-Bold"/>
          <w:b/>
          <w:bCs/>
          <w:color w:val="383A42"/>
          <w:kern w:val="0"/>
          <w:sz w:val="22"/>
          <w:szCs w:val="22"/>
        </w:rPr>
        <w:t>),</w:t>
      </w:r>
    </w:p>
    <w:p w14:paraId="3D6CAAA0"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BoldItalic" w:hAnsi="LiberationMono-BoldItalic" w:cs="LiberationMono-BoldItalic"/>
          <w:b/>
          <w:bCs/>
          <w:i/>
          <w:iCs/>
          <w:color w:val="A1A2A8"/>
          <w:kern w:val="0"/>
          <w:sz w:val="22"/>
          <w:szCs w:val="22"/>
        </w:rPr>
        <w:t xml:space="preserve"># </w:t>
      </w:r>
      <w:r w:rsidRPr="00482101">
        <w:rPr>
          <w:rFonts w:ascii="LiberationMono-Italic" w:hAnsi="LiberationMono-Italic" w:cs="LiberationMono-Italic"/>
          <w:i/>
          <w:iCs/>
          <w:color w:val="A1A2A8"/>
          <w:kern w:val="0"/>
          <w:sz w:val="22"/>
          <w:szCs w:val="22"/>
        </w:rPr>
        <w:t>path('', views.PostListView.as_view(), name='post_list'),</w:t>
      </w:r>
    </w:p>
    <w:p w14:paraId="0CDA990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92DD11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Add the following additional URL pattern to list posts by tag:</w:t>
      </w:r>
    </w:p>
    <w:p w14:paraId="2DBB9C5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1168F9BE" w14:textId="77777777" w:rsidR="00482101" w:rsidRPr="00482101" w:rsidRDefault="00482101" w:rsidP="00482101">
      <w:pPr>
        <w:autoSpaceDE w:val="0"/>
        <w:autoSpaceDN w:val="0"/>
        <w:adjustRightInd w:val="0"/>
        <w:spacing w:after="0" w:line="240" w:lineRule="auto"/>
        <w:rPr>
          <w:rFonts w:ascii="LiberationMono" w:hAnsi="LiberationMono" w:cs="LiberationMono"/>
          <w:color w:val="50A24F"/>
          <w:kern w:val="0"/>
          <w:sz w:val="22"/>
          <w:szCs w:val="22"/>
        </w:rPr>
      </w:pPr>
      <w:r w:rsidRPr="00482101">
        <w:rPr>
          <w:rFonts w:ascii="LiberationMono" w:hAnsi="LiberationMono" w:cs="LiberationMono"/>
          <w:color w:val="50A24F"/>
          <w:kern w:val="0"/>
          <w:sz w:val="22"/>
          <w:szCs w:val="22"/>
        </w:rPr>
        <w:t xml:space="preserve">        'tag/&lt;slug:tag_slug&gt;/'</w:t>
      </w:r>
      <w:r w:rsidRPr="00482101">
        <w:rPr>
          <w:rFonts w:ascii="LiberationMono" w:hAnsi="LiberationMono" w:cs="LiberationMono"/>
          <w:color w:val="383A42"/>
          <w:kern w:val="0"/>
          <w:sz w:val="22"/>
          <w:szCs w:val="22"/>
        </w:rPr>
        <w:t>, views.post_list, name=</w:t>
      </w:r>
      <w:r w:rsidRPr="00482101">
        <w:rPr>
          <w:rFonts w:ascii="LiberationMono" w:hAnsi="LiberationMono" w:cs="LiberationMono"/>
          <w:color w:val="50A24F"/>
          <w:kern w:val="0"/>
          <w:sz w:val="22"/>
          <w:szCs w:val="22"/>
        </w:rPr>
        <w:t>'post_list_by_</w:t>
      </w:r>
    </w:p>
    <w:p w14:paraId="03419C7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w:t>
      </w:r>
    </w:p>
    <w:p w14:paraId="071CE5D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AAA23B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As you can see, both patterns point to the same view, but they have different names. The first pattern will call the </w:t>
      </w:r>
      <w:r w:rsidRPr="00482101">
        <w:rPr>
          <w:rFonts w:ascii="LiberationMono" w:hAnsi="LiberationMono" w:cs="LiberationMono"/>
          <w:color w:val="000000"/>
          <w:kern w:val="0"/>
          <w:sz w:val="22"/>
          <w:szCs w:val="22"/>
        </w:rPr>
        <w:t xml:space="preserve">post_list </w:t>
      </w:r>
      <w:r w:rsidRPr="00482101">
        <w:rPr>
          <w:rFonts w:ascii="LiberationSerif" w:hAnsi="LiberationSerif" w:cs="LiberationSerif"/>
          <w:color w:val="000000"/>
          <w:kern w:val="0"/>
          <w:sz w:val="30"/>
          <w:szCs w:val="30"/>
        </w:rPr>
        <w:t xml:space="preserve">view without any optional parameters, whereas the second pattern will call the view with the </w:t>
      </w:r>
      <w:r w:rsidRPr="00482101">
        <w:rPr>
          <w:rFonts w:ascii="LiberationMono" w:hAnsi="LiberationMono" w:cs="LiberationMono"/>
          <w:color w:val="000000"/>
          <w:kern w:val="0"/>
          <w:sz w:val="22"/>
          <w:szCs w:val="22"/>
        </w:rPr>
        <w:t>tag_slug</w:t>
      </w:r>
      <w:r w:rsidRPr="00482101">
        <w:rPr>
          <w:rFonts w:ascii="LiberationSerif" w:hAnsi="LiberationSerif" w:cs="LiberationSerif"/>
          <w:color w:val="000000"/>
          <w:kern w:val="0"/>
          <w:sz w:val="30"/>
          <w:szCs w:val="30"/>
        </w:rPr>
        <w:t xml:space="preserve"> parameter. You use a </w:t>
      </w:r>
      <w:r w:rsidRPr="00482101">
        <w:rPr>
          <w:rFonts w:ascii="LiberationMono" w:hAnsi="LiberationMono" w:cs="LiberationMono"/>
          <w:color w:val="000000"/>
          <w:kern w:val="0"/>
          <w:sz w:val="22"/>
          <w:szCs w:val="22"/>
        </w:rPr>
        <w:t xml:space="preserve">slug </w:t>
      </w:r>
      <w:r w:rsidRPr="00482101">
        <w:rPr>
          <w:rFonts w:ascii="LiberationSerif" w:hAnsi="LiberationSerif" w:cs="LiberationSerif"/>
          <w:color w:val="000000"/>
          <w:kern w:val="0"/>
          <w:sz w:val="30"/>
          <w:szCs w:val="30"/>
        </w:rPr>
        <w:t>path converter to match the parameter as a lowercase string with ASCII letters or numbers, plus the hyphen and underscore characters.</w:t>
      </w:r>
    </w:p>
    <w:p w14:paraId="6C287C8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83D66E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urls.py </w:t>
      </w:r>
      <w:r w:rsidRPr="00482101">
        <w:rPr>
          <w:rFonts w:ascii="LiberationSerif" w:hAnsi="LiberationSerif" w:cs="LiberationSerif"/>
          <w:color w:val="000000"/>
          <w:kern w:val="0"/>
          <w:sz w:val="30"/>
          <w:szCs w:val="30"/>
        </w:rPr>
        <w:t xml:space="preserve">file of the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application should now look like this:</w:t>
      </w:r>
    </w:p>
    <w:p w14:paraId="16A1D0D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django.urls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path</w:t>
      </w:r>
    </w:p>
    <w:p w14:paraId="58D5739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views</w:t>
      </w:r>
    </w:p>
    <w:p w14:paraId="0FBF42A4" w14:textId="77777777" w:rsidR="00482101" w:rsidRPr="00482101" w:rsidRDefault="00482101" w:rsidP="00482101">
      <w:pPr>
        <w:autoSpaceDE w:val="0"/>
        <w:autoSpaceDN w:val="0"/>
        <w:adjustRightInd w:val="0"/>
        <w:spacing w:after="0" w:line="240" w:lineRule="auto"/>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 xml:space="preserve">app_name = </w:t>
      </w:r>
      <w:r w:rsidRPr="00482101">
        <w:rPr>
          <w:rFonts w:ascii="LiberationMono" w:hAnsi="LiberationMono" w:cs="LiberationMono"/>
          <w:color w:val="50A24F"/>
          <w:kern w:val="0"/>
          <w:sz w:val="22"/>
          <w:szCs w:val="22"/>
        </w:rPr>
        <w:t>'blog'</w:t>
      </w:r>
    </w:p>
    <w:p w14:paraId="376C539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urlpatterns = [</w:t>
      </w:r>
    </w:p>
    <w:p w14:paraId="51CE87D0" w14:textId="77777777" w:rsidR="00482101" w:rsidRPr="00482101" w:rsidRDefault="00482101" w:rsidP="00482101">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Post views</w:t>
      </w:r>
    </w:p>
    <w:p w14:paraId="7B3D21DB"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w:t>
      </w:r>
      <w:r w:rsidRPr="00482101">
        <w:rPr>
          <w:rFonts w:ascii="LiberationMono" w:hAnsi="LiberationMono" w:cs="LiberationMono"/>
          <w:color w:val="383A42"/>
          <w:kern w:val="0"/>
          <w:sz w:val="22"/>
          <w:szCs w:val="22"/>
        </w:rPr>
        <w:t>, views.post_list, name=</w:t>
      </w:r>
      <w:r w:rsidRPr="00482101">
        <w:rPr>
          <w:rFonts w:ascii="LiberationMono" w:hAnsi="LiberationMono" w:cs="LiberationMono"/>
          <w:color w:val="50A24F"/>
          <w:kern w:val="0"/>
          <w:sz w:val="22"/>
          <w:szCs w:val="22"/>
        </w:rPr>
        <w:t>'post_list'</w:t>
      </w:r>
      <w:r w:rsidRPr="00482101">
        <w:rPr>
          <w:rFonts w:ascii="LiberationMono" w:hAnsi="LiberationMono" w:cs="LiberationMono"/>
          <w:color w:val="383A42"/>
          <w:kern w:val="0"/>
          <w:sz w:val="22"/>
          <w:szCs w:val="22"/>
        </w:rPr>
        <w:t>),</w:t>
      </w:r>
    </w:p>
    <w:p w14:paraId="7348D2F4" w14:textId="77777777" w:rsidR="00482101" w:rsidRPr="00482101" w:rsidRDefault="00482101" w:rsidP="00482101">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path('', views.PostListView.as_view(), name='post_list'),</w:t>
      </w:r>
    </w:p>
    <w:p w14:paraId="4BD1D95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4C8BE4CD"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482101">
        <w:rPr>
          <w:rFonts w:ascii="LiberationMono" w:hAnsi="LiberationMono" w:cs="LiberationMono"/>
          <w:color w:val="50A24F"/>
          <w:kern w:val="0"/>
          <w:sz w:val="22"/>
          <w:szCs w:val="22"/>
        </w:rPr>
        <w:t>'tag/&lt;slug:tag_slug&gt;/'</w:t>
      </w:r>
      <w:r w:rsidRPr="00482101">
        <w:rPr>
          <w:rFonts w:ascii="LiberationMono" w:hAnsi="LiberationMono" w:cs="LiberationMono"/>
          <w:color w:val="383A42"/>
          <w:kern w:val="0"/>
          <w:sz w:val="22"/>
          <w:szCs w:val="22"/>
        </w:rPr>
        <w:t>, views.post_list, name=</w:t>
      </w:r>
      <w:r w:rsidRPr="00482101">
        <w:rPr>
          <w:rFonts w:ascii="LiberationMono" w:hAnsi="LiberationMono" w:cs="LiberationMono"/>
          <w:color w:val="50A24F"/>
          <w:kern w:val="0"/>
          <w:sz w:val="22"/>
          <w:szCs w:val="22"/>
        </w:rPr>
        <w:t>'post_list</w:t>
      </w:r>
    </w:p>
    <w:p w14:paraId="2DD5728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w:t>
      </w:r>
    </w:p>
    <w:p w14:paraId="709767A7"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7B705DDC"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'&lt;int:year&gt;/&lt;int:month&gt;/&lt;int:day&gt;/&lt;slug:post&gt;/'</w:t>
      </w:r>
      <w:r w:rsidRPr="00482101">
        <w:rPr>
          <w:rFonts w:ascii="LiberationMono" w:hAnsi="LiberationMono" w:cs="LiberationMono"/>
          <w:color w:val="383A42"/>
          <w:kern w:val="0"/>
          <w:sz w:val="22"/>
          <w:szCs w:val="22"/>
        </w:rPr>
        <w:t>,</w:t>
      </w:r>
    </w:p>
    <w:p w14:paraId="20CDCC37"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views.post_detail,</w:t>
      </w:r>
    </w:p>
    <w:p w14:paraId="1220273C"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name=</w:t>
      </w:r>
      <w:r w:rsidRPr="00482101">
        <w:rPr>
          <w:rFonts w:ascii="LiberationMono" w:hAnsi="LiberationMono" w:cs="LiberationMono"/>
          <w:color w:val="50A24F"/>
          <w:kern w:val="0"/>
          <w:sz w:val="22"/>
          <w:szCs w:val="22"/>
        </w:rPr>
        <w:t>'post_detail'</w:t>
      </w:r>
    </w:p>
    <w:p w14:paraId="768DE6A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w:t>
      </w:r>
    </w:p>
    <w:p w14:paraId="3CD7C920"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'&lt;int:post_id&gt;/share/'</w:t>
      </w:r>
      <w:r w:rsidRPr="00482101">
        <w:rPr>
          <w:rFonts w:ascii="LiberationMono" w:hAnsi="LiberationMono" w:cs="LiberationMono"/>
          <w:color w:val="383A42"/>
          <w:kern w:val="0"/>
          <w:sz w:val="22"/>
          <w:szCs w:val="22"/>
        </w:rPr>
        <w:t>, views.post_share, name=</w:t>
      </w:r>
      <w:r w:rsidRPr="00482101">
        <w:rPr>
          <w:rFonts w:ascii="LiberationMono" w:hAnsi="LiberationMono" w:cs="LiberationMono"/>
          <w:color w:val="50A24F"/>
          <w:kern w:val="0"/>
          <w:sz w:val="22"/>
          <w:szCs w:val="22"/>
        </w:rPr>
        <w:t>'post_sh</w:t>
      </w:r>
    </w:p>
    <w:p w14:paraId="3D4BACB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1B2DA506"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482101">
        <w:rPr>
          <w:rFonts w:ascii="LiberationMono" w:hAnsi="LiberationMono" w:cs="LiberationMono"/>
          <w:color w:val="50A24F"/>
          <w:kern w:val="0"/>
          <w:sz w:val="22"/>
          <w:szCs w:val="22"/>
        </w:rPr>
        <w:t>'&lt;int:post_id&gt;/comment/'</w:t>
      </w:r>
      <w:r w:rsidRPr="00482101">
        <w:rPr>
          <w:rFonts w:ascii="LiberationMono" w:hAnsi="LiberationMono" w:cs="LiberationMono"/>
          <w:color w:val="383A42"/>
          <w:kern w:val="0"/>
          <w:sz w:val="22"/>
          <w:szCs w:val="22"/>
        </w:rPr>
        <w:t>, views.post_comment, name=</w:t>
      </w:r>
      <w:r w:rsidRPr="00482101">
        <w:rPr>
          <w:rFonts w:ascii="LiberationMono" w:hAnsi="LiberationMono" w:cs="LiberationMono"/>
          <w:color w:val="50A24F"/>
          <w:kern w:val="0"/>
          <w:sz w:val="22"/>
          <w:szCs w:val="22"/>
        </w:rPr>
        <w:t>'post</w:t>
      </w:r>
    </w:p>
    <w:p w14:paraId="4120A80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 xml:space="preserve">      ),</w:t>
      </w:r>
    </w:p>
    <w:p w14:paraId="1CDAEE0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15E997E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D76005E"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Since you are using the </w:t>
      </w:r>
      <w:r w:rsidRPr="00482101">
        <w:rPr>
          <w:rFonts w:ascii="LiberationMono" w:hAnsi="LiberationMono" w:cs="LiberationMono"/>
          <w:color w:val="000000"/>
          <w:kern w:val="0"/>
          <w:sz w:val="22"/>
          <w:szCs w:val="22"/>
        </w:rPr>
        <w:t xml:space="preserve">post_list </w:t>
      </w:r>
      <w:r w:rsidRPr="00482101">
        <w:rPr>
          <w:rFonts w:ascii="LiberationSerif" w:hAnsi="LiberationSerif" w:cs="LiberationSerif"/>
          <w:color w:val="000000"/>
          <w:kern w:val="0"/>
          <w:sz w:val="30"/>
          <w:szCs w:val="30"/>
        </w:rPr>
        <w:t xml:space="preserve">view, edit the </w:t>
      </w:r>
      <w:r w:rsidRPr="00482101">
        <w:rPr>
          <w:rFonts w:ascii="LiberationMono" w:hAnsi="LiberationMono" w:cs="LiberationMono"/>
          <w:color w:val="000000"/>
          <w:kern w:val="0"/>
          <w:sz w:val="22"/>
          <w:szCs w:val="22"/>
        </w:rPr>
        <w:t xml:space="preserve">blog/post/list.html </w:t>
      </w:r>
      <w:r w:rsidRPr="00482101">
        <w:rPr>
          <w:rFonts w:ascii="LiberationSerif" w:hAnsi="LiberationSerif" w:cs="LiberationSerif"/>
          <w:color w:val="000000"/>
          <w:kern w:val="0"/>
          <w:sz w:val="30"/>
          <w:szCs w:val="30"/>
        </w:rPr>
        <w:t xml:space="preserve">template and modify the pagination to use the </w:t>
      </w:r>
      <w:r w:rsidRPr="00482101">
        <w:rPr>
          <w:rFonts w:ascii="LiberationMono" w:hAnsi="LiberationMono" w:cs="LiberationMono"/>
          <w:color w:val="000000"/>
          <w:kern w:val="0"/>
          <w:sz w:val="22"/>
          <w:szCs w:val="22"/>
        </w:rPr>
        <w:t xml:space="preserve">posts </w:t>
      </w:r>
      <w:r w:rsidRPr="00482101">
        <w:rPr>
          <w:rFonts w:ascii="LiberationSerif" w:hAnsi="LiberationSerif" w:cs="LiberationSerif"/>
          <w:color w:val="000000"/>
          <w:kern w:val="0"/>
          <w:sz w:val="30"/>
          <w:szCs w:val="30"/>
        </w:rPr>
        <w:t>object:</w:t>
      </w:r>
    </w:p>
    <w:p w14:paraId="72F8E27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include "pagination.html" with page=</w:t>
      </w:r>
      <w:r w:rsidRPr="00482101">
        <w:rPr>
          <w:rFonts w:ascii="LiberationMono-Bold" w:hAnsi="LiberationMono-Bold" w:cs="LiberationMono-Bold"/>
          <w:b/>
          <w:bCs/>
          <w:color w:val="383A42"/>
          <w:kern w:val="0"/>
          <w:sz w:val="22"/>
          <w:szCs w:val="22"/>
        </w:rPr>
        <w:t xml:space="preserve">posts </w:t>
      </w:r>
      <w:r w:rsidRPr="00482101">
        <w:rPr>
          <w:rFonts w:ascii="LiberationMono" w:hAnsi="LiberationMono" w:cs="LiberationMono"/>
          <w:color w:val="383A42"/>
          <w:kern w:val="0"/>
          <w:sz w:val="22"/>
          <w:szCs w:val="22"/>
        </w:rPr>
        <w:t>%}</w:t>
      </w:r>
    </w:p>
    <w:p w14:paraId="511625D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9B74F5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Add the following lines highlighted in bold to the </w:t>
      </w:r>
      <w:r w:rsidRPr="00482101">
        <w:rPr>
          <w:rFonts w:ascii="LiberationMono" w:hAnsi="LiberationMono" w:cs="LiberationMono"/>
          <w:color w:val="000000"/>
          <w:kern w:val="0"/>
          <w:sz w:val="22"/>
          <w:szCs w:val="22"/>
        </w:rPr>
        <w:t xml:space="preserve">blog/post/list.html </w:t>
      </w:r>
      <w:r w:rsidRPr="00482101">
        <w:rPr>
          <w:rFonts w:ascii="LiberationSerif" w:hAnsi="LiberationSerif" w:cs="LiberationSerif"/>
          <w:color w:val="000000"/>
          <w:kern w:val="0"/>
          <w:sz w:val="30"/>
          <w:szCs w:val="30"/>
        </w:rPr>
        <w:t>template:</w:t>
      </w:r>
    </w:p>
    <w:p w14:paraId="686BEEC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extends "blog/base.html" %}</w:t>
      </w:r>
    </w:p>
    <w:p w14:paraId="0FB46C9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title %}My Blog{% endblock %}</w:t>
      </w:r>
    </w:p>
    <w:p w14:paraId="17B7837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content %}</w:t>
      </w:r>
    </w:p>
    <w:p w14:paraId="763B9AE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w:t>
      </w:r>
    </w:p>
    <w:p w14:paraId="67B1DFD0"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if tag %}</w:t>
      </w:r>
    </w:p>
    <w:p w14:paraId="2DE4176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&lt;</w:t>
      </w:r>
      <w:r w:rsidRPr="00482101">
        <w:rPr>
          <w:rFonts w:ascii="LiberationMono-Bold" w:hAnsi="LiberationMono-Bold" w:cs="LiberationMono-Bold"/>
          <w:b/>
          <w:bCs/>
          <w:color w:val="E55649"/>
          <w:kern w:val="0"/>
          <w:sz w:val="22"/>
          <w:szCs w:val="22"/>
        </w:rPr>
        <w:t>h2</w:t>
      </w:r>
      <w:r w:rsidRPr="00482101">
        <w:rPr>
          <w:rFonts w:ascii="LiberationMono-Bold" w:hAnsi="LiberationMono-Bold" w:cs="LiberationMono-Bold"/>
          <w:b/>
          <w:bCs/>
          <w:color w:val="383A42"/>
          <w:kern w:val="0"/>
          <w:sz w:val="22"/>
          <w:szCs w:val="22"/>
        </w:rPr>
        <w:t>&gt;Posts tagged with "{{ tag.name }}"&lt;/</w:t>
      </w:r>
      <w:r w:rsidRPr="00482101">
        <w:rPr>
          <w:rFonts w:ascii="LiberationMono-Bold" w:hAnsi="LiberationMono-Bold" w:cs="LiberationMono-Bold"/>
          <w:b/>
          <w:bCs/>
          <w:color w:val="E55649"/>
          <w:kern w:val="0"/>
          <w:sz w:val="22"/>
          <w:szCs w:val="22"/>
        </w:rPr>
        <w:t>h2</w:t>
      </w:r>
      <w:r w:rsidRPr="00482101">
        <w:rPr>
          <w:rFonts w:ascii="LiberationMono-Bold" w:hAnsi="LiberationMono-Bold" w:cs="LiberationMono-Bold"/>
          <w:b/>
          <w:bCs/>
          <w:color w:val="383A42"/>
          <w:kern w:val="0"/>
          <w:sz w:val="22"/>
          <w:szCs w:val="22"/>
        </w:rPr>
        <w:t>&gt;</w:t>
      </w:r>
    </w:p>
    <w:p w14:paraId="22620F3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endif %}</w:t>
      </w:r>
    </w:p>
    <w:p w14:paraId="26EEEAE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post in posts %}</w:t>
      </w:r>
    </w:p>
    <w:p w14:paraId="36B5862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6CE8DD9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post.get_absolute_url }}"</w:t>
      </w:r>
      <w:r w:rsidRPr="00482101">
        <w:rPr>
          <w:rFonts w:ascii="LiberationMono" w:hAnsi="LiberationMono" w:cs="LiberationMono"/>
          <w:color w:val="383A42"/>
          <w:kern w:val="0"/>
          <w:sz w:val="22"/>
          <w:szCs w:val="22"/>
        </w:rPr>
        <w:t>&gt;</w:t>
      </w:r>
    </w:p>
    <w:p w14:paraId="3C89A5A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post.title }}</w:t>
      </w:r>
    </w:p>
    <w:p w14:paraId="07A4A95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53017F3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7B7A508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"tags"</w:t>
      </w:r>
      <w:r w:rsidRPr="00482101">
        <w:rPr>
          <w:rFonts w:ascii="LiberationMono" w:hAnsi="LiberationMono" w:cs="LiberationMono"/>
          <w:color w:val="383A42"/>
          <w:kern w:val="0"/>
          <w:sz w:val="22"/>
          <w:szCs w:val="22"/>
        </w:rPr>
        <w:t>&gt;Tags: {{ post.tags.all|join:", "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1E70F67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"date"</w:t>
      </w:r>
      <w:r w:rsidRPr="00482101">
        <w:rPr>
          <w:rFonts w:ascii="LiberationMono" w:hAnsi="LiberationMono" w:cs="LiberationMono"/>
          <w:color w:val="383A42"/>
          <w:kern w:val="0"/>
          <w:sz w:val="22"/>
          <w:szCs w:val="22"/>
        </w:rPr>
        <w:t>&gt;</w:t>
      </w:r>
    </w:p>
    <w:p w14:paraId="6EABBA0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Published {{ post.publish }} by {{ post.author }}</w:t>
      </w:r>
    </w:p>
    <w:p w14:paraId="4D0D4C8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123CCB4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post.body|truncatewords:30|linebreaks }}</w:t>
      </w:r>
    </w:p>
    <w:p w14:paraId="41502C0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3BB5E75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include "pagination.html" with page=posts %}</w:t>
      </w:r>
    </w:p>
    <w:p w14:paraId="4C7852B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endblock %}</w:t>
      </w:r>
    </w:p>
    <w:p w14:paraId="3F0AF29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209E4E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If a user is accessing the blog, they will see the list of all posts. If they filter by posts tagged with a specific tag, they will see the tag that they are filtering by.</w:t>
      </w:r>
    </w:p>
    <w:p w14:paraId="709F150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1F7C18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edit the </w:t>
      </w:r>
      <w:r w:rsidRPr="00482101">
        <w:rPr>
          <w:rFonts w:ascii="LiberationMono" w:hAnsi="LiberationMono" w:cs="LiberationMono"/>
          <w:color w:val="000000"/>
          <w:kern w:val="0"/>
          <w:sz w:val="22"/>
          <w:szCs w:val="22"/>
        </w:rPr>
        <w:t xml:space="preserve">blog/post/list.html </w:t>
      </w:r>
      <w:r w:rsidRPr="00482101">
        <w:rPr>
          <w:rFonts w:ascii="LiberationSerif" w:hAnsi="LiberationSerif" w:cs="LiberationSerif"/>
          <w:color w:val="000000"/>
          <w:kern w:val="0"/>
          <w:sz w:val="30"/>
          <w:szCs w:val="30"/>
        </w:rPr>
        <w:t>template and change the way tags are displayed, as follows. New lines are highlighted in bold:</w:t>
      </w:r>
    </w:p>
    <w:p w14:paraId="38C94E0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extends "blog/base.html" %}</w:t>
      </w:r>
    </w:p>
    <w:p w14:paraId="1DC2925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title %}My Blog{% endblock %}</w:t>
      </w:r>
    </w:p>
    <w:p w14:paraId="4C7612B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content %}</w:t>
      </w:r>
    </w:p>
    <w:p w14:paraId="68B8C5E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w:t>
      </w:r>
    </w:p>
    <w:p w14:paraId="138D1D7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if tag %}</w:t>
      </w:r>
    </w:p>
    <w:p w14:paraId="27AF287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&gt;Posts tagged with "{{ tag.name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05AFD10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endif %}</w:t>
      </w:r>
    </w:p>
    <w:p w14:paraId="44F26F5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post in posts %}</w:t>
      </w:r>
    </w:p>
    <w:p w14:paraId="23A6B4E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4D77AAC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post.get_absolute_url }}"</w:t>
      </w:r>
      <w:r w:rsidRPr="00482101">
        <w:rPr>
          <w:rFonts w:ascii="LiberationMono" w:hAnsi="LiberationMono" w:cs="LiberationMono"/>
          <w:color w:val="383A42"/>
          <w:kern w:val="0"/>
          <w:sz w:val="22"/>
          <w:szCs w:val="22"/>
        </w:rPr>
        <w:t>&gt;</w:t>
      </w:r>
    </w:p>
    <w:p w14:paraId="02DFADD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post.title }}</w:t>
      </w:r>
    </w:p>
    <w:p w14:paraId="5A1C321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06BAB6A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43FD559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"tags"</w:t>
      </w:r>
      <w:r w:rsidRPr="00482101">
        <w:rPr>
          <w:rFonts w:ascii="LiberationMono" w:hAnsi="LiberationMono" w:cs="LiberationMono"/>
          <w:color w:val="383A42"/>
          <w:kern w:val="0"/>
          <w:sz w:val="22"/>
          <w:szCs w:val="22"/>
        </w:rPr>
        <w:t>&gt;</w:t>
      </w:r>
    </w:p>
    <w:p w14:paraId="68CA766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 xml:space="preserve">              Tags:</w:t>
      </w:r>
    </w:p>
    <w:p w14:paraId="3A2D0564"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for tag in post.tags.all %}</w:t>
      </w:r>
    </w:p>
    <w:p w14:paraId="6C349B1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 xml:space="preserve">a </w:t>
      </w:r>
      <w:r w:rsidRPr="00482101">
        <w:rPr>
          <w:rFonts w:ascii="LiberationMono-Bold" w:hAnsi="LiberationMono-Bold" w:cs="LiberationMono-Bold"/>
          <w:b/>
          <w:bCs/>
          <w:color w:val="996801"/>
          <w:kern w:val="0"/>
          <w:sz w:val="22"/>
          <w:szCs w:val="22"/>
        </w:rPr>
        <w:t>href</w:t>
      </w:r>
      <w:r w:rsidRPr="00482101">
        <w:rPr>
          <w:rFonts w:ascii="LiberationMono-Bold" w:hAnsi="LiberationMono-Bold" w:cs="LiberationMono-Bold"/>
          <w:b/>
          <w:bCs/>
          <w:color w:val="383A42"/>
          <w:kern w:val="0"/>
          <w:sz w:val="22"/>
          <w:szCs w:val="22"/>
        </w:rPr>
        <w:t>=</w:t>
      </w:r>
      <w:r w:rsidRPr="00482101">
        <w:rPr>
          <w:rFonts w:ascii="LiberationMono-Bold" w:hAnsi="LiberationMono-Bold" w:cs="LiberationMono-Bold"/>
          <w:b/>
          <w:bCs/>
          <w:color w:val="50A24F"/>
          <w:kern w:val="0"/>
          <w:sz w:val="22"/>
          <w:szCs w:val="22"/>
        </w:rPr>
        <w:t>"{% url "</w:t>
      </w:r>
      <w:r w:rsidRPr="00482101">
        <w:rPr>
          <w:rFonts w:ascii="LiberationMono-Bold" w:hAnsi="LiberationMono-Bold" w:cs="LiberationMono-Bold"/>
          <w:b/>
          <w:bCs/>
          <w:color w:val="996801"/>
          <w:kern w:val="0"/>
          <w:sz w:val="22"/>
          <w:szCs w:val="22"/>
        </w:rPr>
        <w:t>blog:post_list_by_tag</w:t>
      </w:r>
      <w:r w:rsidRPr="00482101">
        <w:rPr>
          <w:rFonts w:ascii="LiberationMono-Bold" w:hAnsi="LiberationMono-Bold" w:cs="LiberationMono-Bold"/>
          <w:b/>
          <w:bCs/>
          <w:color w:val="383A42"/>
          <w:kern w:val="0"/>
          <w:sz w:val="22"/>
          <w:szCs w:val="22"/>
        </w:rPr>
        <w:t xml:space="preserve">" </w:t>
      </w:r>
      <w:r w:rsidRPr="00482101">
        <w:rPr>
          <w:rFonts w:ascii="LiberationMono-Bold" w:hAnsi="LiberationMono-Bold" w:cs="LiberationMono-Bold"/>
          <w:b/>
          <w:bCs/>
          <w:color w:val="996801"/>
          <w:kern w:val="0"/>
          <w:sz w:val="22"/>
          <w:szCs w:val="22"/>
        </w:rPr>
        <w:t xml:space="preserve">tag.slug </w:t>
      </w:r>
      <w:r w:rsidRPr="00482101">
        <w:rPr>
          <w:rFonts w:ascii="LiberationMono-Bold" w:hAnsi="LiberationMono-Bold" w:cs="LiberationMono-Bold"/>
          <w:b/>
          <w:bCs/>
          <w:color w:val="383A42"/>
          <w:kern w:val="0"/>
          <w:sz w:val="22"/>
          <w:szCs w:val="22"/>
        </w:rPr>
        <w:t>%}"&gt;</w:t>
      </w:r>
    </w:p>
    <w:p w14:paraId="392F231D"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tag.name }}</w:t>
      </w:r>
    </w:p>
    <w:p w14:paraId="6062F450"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a</w:t>
      </w:r>
      <w:r w:rsidRPr="00482101">
        <w:rPr>
          <w:rFonts w:ascii="LiberationMono-Bold" w:hAnsi="LiberationMono-Bold" w:cs="LiberationMono-Bold"/>
          <w:b/>
          <w:bCs/>
          <w:color w:val="383A42"/>
          <w:kern w:val="0"/>
          <w:sz w:val="22"/>
          <w:szCs w:val="22"/>
        </w:rPr>
        <w:t>&gt;{% if not forloop.last %}, {% endif %}</w:t>
      </w:r>
    </w:p>
    <w:p w14:paraId="4F4386AA"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endfor %}</w:t>
      </w:r>
    </w:p>
    <w:p w14:paraId="6C920D4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3A14881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"date"</w:t>
      </w:r>
      <w:r w:rsidRPr="00482101">
        <w:rPr>
          <w:rFonts w:ascii="LiberationMono" w:hAnsi="LiberationMono" w:cs="LiberationMono"/>
          <w:color w:val="383A42"/>
          <w:kern w:val="0"/>
          <w:sz w:val="22"/>
          <w:szCs w:val="22"/>
        </w:rPr>
        <w:t>&gt;</w:t>
      </w:r>
    </w:p>
    <w:p w14:paraId="40B54A19"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Published {{ post.publish }} by {{ post.author }}</w:t>
      </w:r>
    </w:p>
    <w:p w14:paraId="05E86AF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405C3CF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post.body|truncatewords:30|linebreaks }}</w:t>
      </w:r>
    </w:p>
    <w:p w14:paraId="2D9B317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35C5470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include "pagination.html" with page=posts %}</w:t>
      </w:r>
    </w:p>
    <w:p w14:paraId="6C426BC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endblock %}</w:t>
      </w:r>
    </w:p>
    <w:p w14:paraId="4B2D666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7BEE87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code, we loop through all the tags of a post displaying a custom link to the URL to filter posts by that tag. We build the URL with </w:t>
      </w:r>
      <w:r w:rsidRPr="00482101">
        <w:rPr>
          <w:rFonts w:ascii="LiberationMono" w:hAnsi="LiberationMono" w:cs="LiberationMono"/>
          <w:color w:val="000000"/>
          <w:kern w:val="0"/>
          <w:sz w:val="22"/>
          <w:szCs w:val="22"/>
        </w:rPr>
        <w:t>{%</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url "blog:post_list_by_tag" tag.slug %} </w:t>
      </w:r>
      <w:r w:rsidRPr="00482101">
        <w:rPr>
          <w:rFonts w:ascii="LiberationSerif" w:hAnsi="LiberationSerif" w:cs="LiberationSerif"/>
          <w:color w:val="000000"/>
          <w:kern w:val="0"/>
          <w:sz w:val="30"/>
          <w:szCs w:val="30"/>
        </w:rPr>
        <w:t xml:space="preserve">, using the name of the URL and the </w:t>
      </w:r>
      <w:r w:rsidRPr="00482101">
        <w:rPr>
          <w:rFonts w:ascii="LiberationMono" w:hAnsi="LiberationMono" w:cs="LiberationMono"/>
          <w:color w:val="000000"/>
          <w:kern w:val="0"/>
          <w:sz w:val="22"/>
          <w:szCs w:val="22"/>
        </w:rPr>
        <w:t xml:space="preserve">slug </w:t>
      </w:r>
      <w:r w:rsidRPr="00482101">
        <w:rPr>
          <w:rFonts w:ascii="LiberationSerif" w:hAnsi="LiberationSerif" w:cs="LiberationSerif"/>
          <w:color w:val="000000"/>
          <w:kern w:val="0"/>
          <w:sz w:val="30"/>
          <w:szCs w:val="30"/>
        </w:rPr>
        <w:t>tag as its parameter. You separate the tags with commas.</w:t>
      </w:r>
    </w:p>
    <w:p w14:paraId="61E9160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5FE69C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http://127.0.0.1:8000/blog/tag/jazz/ </w:t>
      </w:r>
      <w:r w:rsidRPr="00482101">
        <w:rPr>
          <w:rFonts w:ascii="LiberationSerif" w:hAnsi="LiberationSerif" w:cs="LiberationSerif"/>
          <w:color w:val="000000"/>
          <w:kern w:val="0"/>
          <w:sz w:val="30"/>
          <w:szCs w:val="30"/>
        </w:rPr>
        <w:t>in your browser. You will see the list of posts filtered by that tag, like this:</w:t>
      </w:r>
    </w:p>
    <w:p w14:paraId="4C2DA8DA"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4C0930CA" wp14:editId="17A18ACE">
            <wp:extent cx="6301740" cy="2476500"/>
            <wp:effectExtent l="0" t="0" r="3810" b="0"/>
            <wp:docPr id="301079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740" cy="2476500"/>
                    </a:xfrm>
                    <a:prstGeom prst="rect">
                      <a:avLst/>
                    </a:prstGeom>
                    <a:noFill/>
                    <a:ln>
                      <a:noFill/>
                    </a:ln>
                  </pic:spPr>
                </pic:pic>
              </a:graphicData>
            </a:graphic>
          </wp:inline>
        </w:drawing>
      </w:r>
    </w:p>
    <w:p w14:paraId="0EB382B3"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3.7: A post filtered by the tag “jazz”</w:t>
      </w:r>
    </w:p>
    <w:p w14:paraId="17A9B5CB"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64AFD907" w14:textId="77777777" w:rsidR="00482101" w:rsidRPr="00482101" w:rsidRDefault="00482101" w:rsidP="00482101">
      <w:pPr>
        <w:autoSpaceDE w:val="0"/>
        <w:autoSpaceDN w:val="0"/>
        <w:adjustRightInd w:val="0"/>
        <w:spacing w:after="0" w:line="240" w:lineRule="auto"/>
        <w:rPr>
          <w:rFonts w:ascii="LiberationSerif-Italic" w:hAnsi="LiberationSerif-Italic" w:cs="LiberationSerif-Italic"/>
          <w:color w:val="000000"/>
          <w:kern w:val="0"/>
          <w:sz w:val="22"/>
          <w:szCs w:val="22"/>
        </w:rPr>
      </w:pPr>
    </w:p>
    <w:p w14:paraId="4925C8CB"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Retrieving posts by similarity</w:t>
      </w:r>
    </w:p>
    <w:p w14:paraId="4994F92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Now that we have implemented tagging for blog posts, you can do many interesting things with tags. Tags allow you to categorize posts in a nonhierarchical manner. Posts about similar topics will have several tags in common. We will build a functionality to display similar posts by the number of tags they share. In this way, when a user reads a post, we can suggest to them that they read other related posts.</w:t>
      </w:r>
    </w:p>
    <w:p w14:paraId="7326113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67088D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In order to retrieve similar posts for a specific post, you need to perform the following steps:</w:t>
      </w:r>
    </w:p>
    <w:p w14:paraId="763D4ED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9060EDB"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1. Retrieve all tags for the current post.</w:t>
      </w:r>
    </w:p>
    <w:p w14:paraId="6874BA81"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2. Get all posts that are tagged with any of those tags.</w:t>
      </w:r>
    </w:p>
    <w:p w14:paraId="6123C39F"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3. Exclude the current post from that list to avoid recommending the same post.</w:t>
      </w:r>
    </w:p>
    <w:p w14:paraId="3414A605"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4. Order the results by the number of tags shared with the current post.</w:t>
      </w:r>
    </w:p>
    <w:p w14:paraId="1731DFF1"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5. In the case of two or more posts with the same number of tags, recommend the most recent post.</w:t>
      </w:r>
    </w:p>
    <w:p w14:paraId="6F68D705" w14:textId="77777777" w:rsidR="00482101" w:rsidRPr="00482101" w:rsidRDefault="00482101" w:rsidP="00482101">
      <w:pPr>
        <w:autoSpaceDE w:val="0"/>
        <w:autoSpaceDN w:val="0"/>
        <w:adjustRightInd w:val="0"/>
        <w:spacing w:after="0" w:line="240" w:lineRule="auto"/>
        <w:ind w:firstLine="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6. Limit the query to the number of posts you want to recommend. </w:t>
      </w:r>
    </w:p>
    <w:p w14:paraId="240DDD0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2E5BD2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These steps are translated into a complex QuerySet. Let’s edit the </w:t>
      </w:r>
      <w:r w:rsidRPr="00482101">
        <w:rPr>
          <w:rFonts w:ascii="LiberationMono" w:hAnsi="LiberationMono" w:cs="LiberationMono"/>
          <w:color w:val="000000"/>
          <w:kern w:val="0"/>
          <w:sz w:val="22"/>
          <w:szCs w:val="22"/>
        </w:rPr>
        <w:t xml:space="preserve">post_detail </w:t>
      </w:r>
      <w:r w:rsidRPr="00482101">
        <w:rPr>
          <w:rFonts w:ascii="LiberationSerif" w:hAnsi="LiberationSerif" w:cs="LiberationSerif"/>
          <w:color w:val="000000"/>
          <w:kern w:val="0"/>
          <w:sz w:val="30"/>
          <w:szCs w:val="30"/>
        </w:rPr>
        <w:t>view to incorporate these similarity-based post suggestions.</w:t>
      </w:r>
    </w:p>
    <w:p w14:paraId="02961F9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446B3F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the </w:t>
      </w:r>
      <w:r w:rsidRPr="00482101">
        <w:rPr>
          <w:rFonts w:ascii="LiberationMono" w:hAnsi="LiberationMono" w:cs="LiberationMono"/>
          <w:color w:val="000000"/>
          <w:kern w:val="0"/>
          <w:sz w:val="22"/>
          <w:szCs w:val="22"/>
        </w:rPr>
        <w:t xml:space="preserve">views.py </w:t>
      </w:r>
      <w:r w:rsidRPr="00482101">
        <w:rPr>
          <w:rFonts w:ascii="LiberationSerif" w:hAnsi="LiberationSerif" w:cs="LiberationSerif"/>
          <w:color w:val="000000"/>
          <w:kern w:val="0"/>
          <w:sz w:val="30"/>
          <w:szCs w:val="30"/>
        </w:rPr>
        <w:t xml:space="preserve">file of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application and add the following import at the top of it:</w:t>
      </w:r>
    </w:p>
    <w:p w14:paraId="3772782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django.db.models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Count</w:t>
      </w:r>
    </w:p>
    <w:p w14:paraId="3D7838D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829BE0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This is the </w:t>
      </w:r>
      <w:r w:rsidRPr="00482101">
        <w:rPr>
          <w:rFonts w:ascii="LiberationMono" w:hAnsi="LiberationMono" w:cs="LiberationMono"/>
          <w:color w:val="000000"/>
          <w:kern w:val="0"/>
          <w:sz w:val="22"/>
          <w:szCs w:val="22"/>
        </w:rPr>
        <w:t xml:space="preserve">Count </w:t>
      </w:r>
      <w:r w:rsidRPr="00482101">
        <w:rPr>
          <w:rFonts w:ascii="LiberationSerif" w:hAnsi="LiberationSerif" w:cs="LiberationSerif"/>
          <w:color w:val="000000"/>
          <w:kern w:val="0"/>
          <w:sz w:val="30"/>
          <w:szCs w:val="30"/>
        </w:rPr>
        <w:t xml:space="preserve">aggregation function of the Django ORM. This function will allow you to perform aggregated counts of tags. </w:t>
      </w:r>
      <w:r w:rsidRPr="00482101">
        <w:rPr>
          <w:rFonts w:ascii="LiberationMono" w:hAnsi="LiberationMono" w:cs="LiberationMono"/>
          <w:color w:val="000000"/>
          <w:kern w:val="0"/>
          <w:sz w:val="22"/>
          <w:szCs w:val="22"/>
        </w:rPr>
        <w:t>django.db.models</w:t>
      </w:r>
      <w:r w:rsidRPr="00482101">
        <w:rPr>
          <w:rFonts w:ascii="LiberationSerif" w:hAnsi="LiberationSerif" w:cs="LiberationSerif"/>
          <w:color w:val="000000"/>
          <w:kern w:val="0"/>
          <w:sz w:val="30"/>
          <w:szCs w:val="30"/>
        </w:rPr>
        <w:t xml:space="preserve"> includes the following aggregation functions:</w:t>
      </w:r>
    </w:p>
    <w:p w14:paraId="046B697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7BA7F35" w14:textId="77777777" w:rsidR="00482101" w:rsidRPr="00482101" w:rsidRDefault="00482101" w:rsidP="00482101">
      <w:pPr>
        <w:numPr>
          <w:ilvl w:val="0"/>
          <w:numId w:val="3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Avg </w:t>
      </w:r>
      <w:r w:rsidRPr="00482101">
        <w:rPr>
          <w:rFonts w:ascii="LiberationSerif" w:hAnsi="LiberationSerif" w:cs="LiberationSerif"/>
          <w:color w:val="000000"/>
          <w:kern w:val="0"/>
          <w:sz w:val="30"/>
          <w:szCs w:val="30"/>
        </w:rPr>
        <w:t>: The mean value</w:t>
      </w:r>
    </w:p>
    <w:p w14:paraId="38AEE0D5" w14:textId="77777777" w:rsidR="00482101" w:rsidRPr="00482101" w:rsidRDefault="00482101" w:rsidP="00482101">
      <w:pPr>
        <w:numPr>
          <w:ilvl w:val="0"/>
          <w:numId w:val="3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Max </w:t>
      </w:r>
      <w:r w:rsidRPr="00482101">
        <w:rPr>
          <w:rFonts w:ascii="LiberationSerif" w:hAnsi="LiberationSerif" w:cs="LiberationSerif"/>
          <w:color w:val="000000"/>
          <w:kern w:val="0"/>
          <w:sz w:val="30"/>
          <w:szCs w:val="30"/>
        </w:rPr>
        <w:t>: The maximum value</w:t>
      </w:r>
    </w:p>
    <w:p w14:paraId="27F41748" w14:textId="77777777" w:rsidR="00482101" w:rsidRPr="00482101" w:rsidRDefault="00482101" w:rsidP="00482101">
      <w:pPr>
        <w:numPr>
          <w:ilvl w:val="0"/>
          <w:numId w:val="3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Min </w:t>
      </w:r>
      <w:r w:rsidRPr="00482101">
        <w:rPr>
          <w:rFonts w:ascii="LiberationSerif" w:hAnsi="LiberationSerif" w:cs="LiberationSerif"/>
          <w:color w:val="000000"/>
          <w:kern w:val="0"/>
          <w:sz w:val="30"/>
          <w:szCs w:val="30"/>
        </w:rPr>
        <w:t>: The minimum value</w:t>
      </w:r>
    </w:p>
    <w:p w14:paraId="5A2DFF12" w14:textId="77777777" w:rsidR="00482101" w:rsidRPr="00482101" w:rsidRDefault="00482101" w:rsidP="00482101">
      <w:pPr>
        <w:numPr>
          <w:ilvl w:val="0"/>
          <w:numId w:val="3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Count </w:t>
      </w:r>
      <w:r w:rsidRPr="00482101">
        <w:rPr>
          <w:rFonts w:ascii="LiberationSerif" w:hAnsi="LiberationSerif" w:cs="LiberationSerif"/>
          <w:color w:val="000000"/>
          <w:kern w:val="0"/>
          <w:sz w:val="30"/>
          <w:szCs w:val="30"/>
        </w:rPr>
        <w:t>: The total number of objects</w:t>
      </w:r>
    </w:p>
    <w:p w14:paraId="319F2E2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2BB6FF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can learn about aggregation at</w:t>
      </w:r>
    </w:p>
    <w:p w14:paraId="2BC3BEC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sidRPr="00482101">
        <w:rPr>
          <w:rFonts w:ascii="LiberationMono" w:hAnsi="LiberationMono" w:cs="LiberationMono"/>
          <w:color w:val="0000EF"/>
          <w:kern w:val="0"/>
          <w:sz w:val="30"/>
          <w:szCs w:val="30"/>
        </w:rPr>
        <w:t>https://docs.djangoproject.com/en/5.0/topics/db/aggregation/</w:t>
      </w:r>
      <w:r w:rsidRPr="00482101">
        <w:rPr>
          <w:rFonts w:ascii="LiberationSerif" w:hAnsi="LiberationSerif" w:cs="LiberationSerif"/>
          <w:color w:val="000000"/>
          <w:kern w:val="0"/>
          <w:sz w:val="30"/>
          <w:szCs w:val="30"/>
        </w:rPr>
        <w:t>.</w:t>
      </w:r>
    </w:p>
    <w:p w14:paraId="0F7AED4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9EC8DF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the </w:t>
      </w:r>
      <w:r w:rsidRPr="00482101">
        <w:rPr>
          <w:rFonts w:ascii="LiberationMono" w:hAnsi="LiberationMono" w:cs="LiberationMono"/>
          <w:color w:val="000000"/>
          <w:kern w:val="0"/>
          <w:sz w:val="22"/>
          <w:szCs w:val="22"/>
        </w:rPr>
        <w:t xml:space="preserve">views.py </w:t>
      </w:r>
      <w:r w:rsidRPr="00482101">
        <w:rPr>
          <w:rFonts w:ascii="LiberationSerif" w:hAnsi="LiberationSerif" w:cs="LiberationSerif"/>
          <w:color w:val="000000"/>
          <w:kern w:val="0"/>
          <w:sz w:val="30"/>
          <w:szCs w:val="30"/>
        </w:rPr>
        <w:t xml:space="preserve">file of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 xml:space="preserve">application and add the following lines to the </w:t>
      </w:r>
      <w:r w:rsidRPr="00482101">
        <w:rPr>
          <w:rFonts w:ascii="LiberationMono" w:hAnsi="LiberationMono" w:cs="LiberationMono"/>
          <w:color w:val="000000"/>
          <w:kern w:val="0"/>
          <w:sz w:val="22"/>
          <w:szCs w:val="22"/>
        </w:rPr>
        <w:t xml:space="preserve">post_detail </w:t>
      </w:r>
      <w:r w:rsidRPr="00482101">
        <w:rPr>
          <w:rFonts w:ascii="LiberationSerif" w:hAnsi="LiberationSerif" w:cs="LiberationSerif"/>
          <w:color w:val="000000"/>
          <w:kern w:val="0"/>
          <w:sz w:val="30"/>
          <w:szCs w:val="30"/>
        </w:rPr>
        <w:t>view. New lines are highlighted in bold:</w:t>
      </w:r>
    </w:p>
    <w:p w14:paraId="030FDF4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post_detail</w:t>
      </w:r>
      <w:r w:rsidRPr="00482101">
        <w:rPr>
          <w:rFonts w:ascii="LiberationMono" w:hAnsi="LiberationMono" w:cs="LiberationMono"/>
          <w:color w:val="383A42"/>
          <w:kern w:val="0"/>
          <w:sz w:val="22"/>
          <w:szCs w:val="22"/>
        </w:rPr>
        <w:t>(request, year, month, day, post):</w:t>
      </w:r>
    </w:p>
    <w:p w14:paraId="12F6766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post = get_object_or_404(</w:t>
      </w:r>
    </w:p>
    <w:p w14:paraId="1428F057"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Post,</w:t>
      </w:r>
    </w:p>
    <w:p w14:paraId="0198F674"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status=Post.Status.PUBLISHED,</w:t>
      </w:r>
    </w:p>
    <w:p w14:paraId="64336022"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slug=post,</w:t>
      </w:r>
    </w:p>
    <w:p w14:paraId="21FBE7B3"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publish__year=year,</w:t>
      </w:r>
    </w:p>
    <w:p w14:paraId="57F479D2"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publish__month=month,</w:t>
      </w:r>
    </w:p>
    <w:p w14:paraId="58F2452E"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publish__day=day</w:t>
      </w:r>
    </w:p>
    <w:p w14:paraId="6154D205"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0E0A01A1" w14:textId="77777777" w:rsidR="00482101" w:rsidRPr="00482101" w:rsidRDefault="00482101" w:rsidP="00482101">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List of active comments for this post</w:t>
      </w:r>
    </w:p>
    <w:p w14:paraId="30ED41F9"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comments = post.comments.</w:t>
      </w:r>
      <w:r w:rsidRPr="00482101">
        <w:rPr>
          <w:rFonts w:ascii="LiberationMono" w:hAnsi="LiberationMono" w:cs="LiberationMono"/>
          <w:color w:val="C28501"/>
          <w:kern w:val="0"/>
          <w:sz w:val="22"/>
          <w:szCs w:val="22"/>
        </w:rPr>
        <w:t>filter</w:t>
      </w:r>
      <w:r w:rsidRPr="00482101">
        <w:rPr>
          <w:rFonts w:ascii="LiberationMono" w:hAnsi="LiberationMono" w:cs="LiberationMono"/>
          <w:color w:val="383A42"/>
          <w:kern w:val="0"/>
          <w:sz w:val="22"/>
          <w:szCs w:val="22"/>
        </w:rPr>
        <w:t>(active=</w:t>
      </w:r>
      <w:r w:rsidRPr="00482101">
        <w:rPr>
          <w:rFonts w:ascii="LiberationMono" w:hAnsi="LiberationMono" w:cs="LiberationMono"/>
          <w:color w:val="0185BC"/>
          <w:kern w:val="0"/>
          <w:sz w:val="22"/>
          <w:szCs w:val="22"/>
        </w:rPr>
        <w:t>True</w:t>
      </w:r>
      <w:r w:rsidRPr="00482101">
        <w:rPr>
          <w:rFonts w:ascii="LiberationMono" w:hAnsi="LiberationMono" w:cs="LiberationMono"/>
          <w:color w:val="383A42"/>
          <w:kern w:val="0"/>
          <w:sz w:val="22"/>
          <w:szCs w:val="22"/>
        </w:rPr>
        <w:t>)</w:t>
      </w:r>
    </w:p>
    <w:p w14:paraId="1908C80C" w14:textId="77777777" w:rsidR="00482101" w:rsidRPr="00482101" w:rsidRDefault="00482101" w:rsidP="00482101">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lastRenderedPageBreak/>
        <w:t># Form for users to comment</w:t>
      </w:r>
    </w:p>
    <w:p w14:paraId="00EF3EFE"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form = CommentForm()</w:t>
      </w:r>
    </w:p>
    <w:p w14:paraId="75504673" w14:textId="77777777" w:rsidR="00482101" w:rsidRPr="00482101" w:rsidRDefault="00482101" w:rsidP="00482101">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482101">
        <w:rPr>
          <w:rFonts w:ascii="LiberationMono-BoldItalic" w:hAnsi="LiberationMono-BoldItalic" w:cs="LiberationMono-BoldItalic"/>
          <w:b/>
          <w:bCs/>
          <w:i/>
          <w:iCs/>
          <w:color w:val="A1A2A8"/>
          <w:kern w:val="0"/>
          <w:sz w:val="22"/>
          <w:szCs w:val="22"/>
        </w:rPr>
        <w:t># List of similar posts</w:t>
      </w:r>
    </w:p>
    <w:p w14:paraId="23ABA21E"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post_tags_ids = post.tags.values_list(</w:t>
      </w:r>
      <w:r w:rsidRPr="00482101">
        <w:rPr>
          <w:rFonts w:ascii="LiberationMono-Bold" w:hAnsi="LiberationMono-Bold" w:cs="LiberationMono-Bold"/>
          <w:b/>
          <w:bCs/>
          <w:color w:val="50A24F"/>
          <w:kern w:val="0"/>
          <w:sz w:val="22"/>
          <w:szCs w:val="22"/>
        </w:rPr>
        <w:t>'id'</w:t>
      </w:r>
      <w:r w:rsidRPr="00482101">
        <w:rPr>
          <w:rFonts w:ascii="LiberationMono-Bold" w:hAnsi="LiberationMono-Bold" w:cs="LiberationMono-Bold"/>
          <w:b/>
          <w:bCs/>
          <w:color w:val="383A42"/>
          <w:kern w:val="0"/>
          <w:sz w:val="22"/>
          <w:szCs w:val="22"/>
        </w:rPr>
        <w:t>, flat=</w:t>
      </w:r>
      <w:r w:rsidRPr="00482101">
        <w:rPr>
          <w:rFonts w:ascii="LiberationMono-Bold" w:hAnsi="LiberationMono-Bold" w:cs="LiberationMono-Bold"/>
          <w:b/>
          <w:bCs/>
          <w:color w:val="0185BC"/>
          <w:kern w:val="0"/>
          <w:sz w:val="22"/>
          <w:szCs w:val="22"/>
        </w:rPr>
        <w:t>True</w:t>
      </w:r>
      <w:r w:rsidRPr="00482101">
        <w:rPr>
          <w:rFonts w:ascii="LiberationMono-Bold" w:hAnsi="LiberationMono-Bold" w:cs="LiberationMono-Bold"/>
          <w:b/>
          <w:bCs/>
          <w:color w:val="383A42"/>
          <w:kern w:val="0"/>
          <w:sz w:val="22"/>
          <w:szCs w:val="22"/>
        </w:rPr>
        <w:t>)</w:t>
      </w:r>
    </w:p>
    <w:p w14:paraId="0A770CFA"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similar_posts = Post.published.</w:t>
      </w:r>
      <w:r w:rsidRPr="00482101">
        <w:rPr>
          <w:rFonts w:ascii="LiberationMono-Bold" w:hAnsi="LiberationMono-Bold" w:cs="LiberationMono-Bold"/>
          <w:b/>
          <w:bCs/>
          <w:color w:val="C28501"/>
          <w:kern w:val="0"/>
          <w:sz w:val="22"/>
          <w:szCs w:val="22"/>
        </w:rPr>
        <w:t>filter</w:t>
      </w:r>
      <w:r w:rsidRPr="00482101">
        <w:rPr>
          <w:rFonts w:ascii="LiberationMono-Bold" w:hAnsi="LiberationMono-Bold" w:cs="LiberationMono-Bold"/>
          <w:b/>
          <w:bCs/>
          <w:color w:val="383A42"/>
          <w:kern w:val="0"/>
          <w:sz w:val="22"/>
          <w:szCs w:val="22"/>
        </w:rPr>
        <w:t>(</w:t>
      </w:r>
    </w:p>
    <w:p w14:paraId="14398F84"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tags__in=post_tags_ids</w:t>
      </w:r>
    </w:p>
    <w:p w14:paraId="7F43735F"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).exclude(</w:t>
      </w:r>
      <w:r w:rsidRPr="00482101">
        <w:rPr>
          <w:rFonts w:ascii="LiberationMono-Bold" w:hAnsi="LiberationMono-Bold" w:cs="LiberationMono-Bold"/>
          <w:b/>
          <w:bCs/>
          <w:color w:val="C28501"/>
          <w:kern w:val="0"/>
          <w:sz w:val="22"/>
          <w:szCs w:val="22"/>
        </w:rPr>
        <w:t>id</w:t>
      </w:r>
      <w:r w:rsidRPr="00482101">
        <w:rPr>
          <w:rFonts w:ascii="LiberationMono-Bold" w:hAnsi="LiberationMono-Bold" w:cs="LiberationMono-Bold"/>
          <w:b/>
          <w:bCs/>
          <w:color w:val="383A42"/>
          <w:kern w:val="0"/>
          <w:sz w:val="22"/>
          <w:szCs w:val="22"/>
        </w:rPr>
        <w:t>=post.</w:t>
      </w:r>
      <w:r w:rsidRPr="00482101">
        <w:rPr>
          <w:rFonts w:ascii="LiberationMono-Bold" w:hAnsi="LiberationMono-Bold" w:cs="LiberationMono-Bold"/>
          <w:b/>
          <w:bCs/>
          <w:color w:val="C28501"/>
          <w:kern w:val="0"/>
          <w:sz w:val="22"/>
          <w:szCs w:val="22"/>
        </w:rPr>
        <w:t>id</w:t>
      </w:r>
      <w:r w:rsidRPr="00482101">
        <w:rPr>
          <w:rFonts w:ascii="LiberationMono-Bold" w:hAnsi="LiberationMono-Bold" w:cs="LiberationMono-Bold"/>
          <w:b/>
          <w:bCs/>
          <w:color w:val="383A42"/>
          <w:kern w:val="0"/>
          <w:sz w:val="22"/>
          <w:szCs w:val="22"/>
        </w:rPr>
        <w:t>)</w:t>
      </w:r>
    </w:p>
    <w:p w14:paraId="59ADFB19"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similar_posts = similar_posts.annotate(</w:t>
      </w:r>
    </w:p>
    <w:p w14:paraId="0286C407"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same_tags=Count(</w:t>
      </w:r>
      <w:r w:rsidRPr="00482101">
        <w:rPr>
          <w:rFonts w:ascii="LiberationMono-Bold" w:hAnsi="LiberationMono-Bold" w:cs="LiberationMono-Bold"/>
          <w:b/>
          <w:bCs/>
          <w:color w:val="50A24F"/>
          <w:kern w:val="0"/>
          <w:sz w:val="22"/>
          <w:szCs w:val="22"/>
        </w:rPr>
        <w:t>'tags'</w:t>
      </w:r>
      <w:r w:rsidRPr="00482101">
        <w:rPr>
          <w:rFonts w:ascii="LiberationMono-Bold" w:hAnsi="LiberationMono-Bold" w:cs="LiberationMono-Bold"/>
          <w:b/>
          <w:bCs/>
          <w:color w:val="383A42"/>
          <w:kern w:val="0"/>
          <w:sz w:val="22"/>
          <w:szCs w:val="22"/>
        </w:rPr>
        <w:t>)</w:t>
      </w:r>
    </w:p>
    <w:p w14:paraId="071B0123"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).order_by(</w:t>
      </w:r>
      <w:r w:rsidRPr="00482101">
        <w:rPr>
          <w:rFonts w:ascii="LiberationMono-Bold" w:hAnsi="LiberationMono-Bold" w:cs="LiberationMono-Bold"/>
          <w:b/>
          <w:bCs/>
          <w:color w:val="50A24F"/>
          <w:kern w:val="0"/>
          <w:sz w:val="22"/>
          <w:szCs w:val="22"/>
        </w:rPr>
        <w:t>'-same_tags'</w:t>
      </w:r>
      <w:r w:rsidRPr="00482101">
        <w:rPr>
          <w:rFonts w:ascii="LiberationMono-Bold" w:hAnsi="LiberationMono-Bold" w:cs="LiberationMono-Bold"/>
          <w:b/>
          <w:bCs/>
          <w:color w:val="383A42"/>
          <w:kern w:val="0"/>
          <w:sz w:val="22"/>
          <w:szCs w:val="22"/>
        </w:rPr>
        <w:t xml:space="preserve">, </w:t>
      </w:r>
      <w:r w:rsidRPr="00482101">
        <w:rPr>
          <w:rFonts w:ascii="LiberationMono-Bold" w:hAnsi="LiberationMono-Bold" w:cs="LiberationMono-Bold"/>
          <w:b/>
          <w:bCs/>
          <w:color w:val="50A24F"/>
          <w:kern w:val="0"/>
          <w:sz w:val="22"/>
          <w:szCs w:val="22"/>
        </w:rPr>
        <w:t>'-publish'</w:t>
      </w:r>
      <w:r w:rsidRPr="00482101">
        <w:rPr>
          <w:rFonts w:ascii="LiberationMono-Bold" w:hAnsi="LiberationMono-Bold" w:cs="LiberationMono-Bold"/>
          <w:b/>
          <w:bCs/>
          <w:color w:val="383A42"/>
          <w:kern w:val="0"/>
          <w:sz w:val="22"/>
          <w:szCs w:val="22"/>
        </w:rPr>
        <w:t>)[:</w:t>
      </w:r>
      <w:r w:rsidRPr="00482101">
        <w:rPr>
          <w:rFonts w:ascii="LiberationMono-Bold" w:hAnsi="LiberationMono-Bold" w:cs="LiberationMono-Bold"/>
          <w:b/>
          <w:bCs/>
          <w:color w:val="996801"/>
          <w:kern w:val="0"/>
          <w:sz w:val="22"/>
          <w:szCs w:val="22"/>
        </w:rPr>
        <w:t>4</w:t>
      </w:r>
      <w:r w:rsidRPr="00482101">
        <w:rPr>
          <w:rFonts w:ascii="LiberationMono-Bold" w:hAnsi="LiberationMono-Bold" w:cs="LiberationMono-Bold"/>
          <w:b/>
          <w:bCs/>
          <w:color w:val="383A42"/>
          <w:kern w:val="0"/>
          <w:sz w:val="22"/>
          <w:szCs w:val="22"/>
        </w:rPr>
        <w:t>]</w:t>
      </w:r>
    </w:p>
    <w:p w14:paraId="32073ED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render(</w:t>
      </w:r>
    </w:p>
    <w:p w14:paraId="5B034FA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request,</w:t>
      </w:r>
    </w:p>
    <w:p w14:paraId="2913D78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'blog/post/detail.html'</w:t>
      </w:r>
      <w:r w:rsidRPr="00482101">
        <w:rPr>
          <w:rFonts w:ascii="LiberationMono" w:hAnsi="LiberationMono" w:cs="LiberationMono"/>
          <w:color w:val="383A42"/>
          <w:kern w:val="0"/>
          <w:sz w:val="22"/>
          <w:szCs w:val="22"/>
        </w:rPr>
        <w:t>,</w:t>
      </w:r>
    </w:p>
    <w:p w14:paraId="793F4E9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0CB627A9"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'post'</w:t>
      </w:r>
      <w:r w:rsidRPr="00482101">
        <w:rPr>
          <w:rFonts w:ascii="LiberationMono" w:hAnsi="LiberationMono" w:cs="LiberationMono"/>
          <w:color w:val="383A42"/>
          <w:kern w:val="0"/>
          <w:sz w:val="22"/>
          <w:szCs w:val="22"/>
        </w:rPr>
        <w:t>: post,</w:t>
      </w:r>
    </w:p>
    <w:p w14:paraId="431C322C"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'comments'</w:t>
      </w:r>
      <w:r w:rsidRPr="00482101">
        <w:rPr>
          <w:rFonts w:ascii="LiberationMono" w:hAnsi="LiberationMono" w:cs="LiberationMono"/>
          <w:color w:val="383A42"/>
          <w:kern w:val="0"/>
          <w:sz w:val="22"/>
          <w:szCs w:val="22"/>
        </w:rPr>
        <w:t>: comments,</w:t>
      </w:r>
    </w:p>
    <w:p w14:paraId="2BBD892B"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 w:hAnsi="LiberationMono" w:cs="LiberationMono"/>
          <w:color w:val="50A24F"/>
          <w:kern w:val="0"/>
          <w:sz w:val="22"/>
          <w:szCs w:val="22"/>
        </w:rPr>
        <w:t>'form'</w:t>
      </w:r>
      <w:r w:rsidRPr="00482101">
        <w:rPr>
          <w:rFonts w:ascii="LiberationMono" w:hAnsi="LiberationMono" w:cs="LiberationMono"/>
          <w:color w:val="383A42"/>
          <w:kern w:val="0"/>
          <w:sz w:val="22"/>
          <w:szCs w:val="22"/>
        </w:rPr>
        <w:t>: form</w:t>
      </w:r>
      <w:r w:rsidRPr="00482101">
        <w:rPr>
          <w:rFonts w:ascii="LiberationMono-Bold" w:hAnsi="LiberationMono-Bold" w:cs="LiberationMono-Bold"/>
          <w:b/>
          <w:bCs/>
          <w:color w:val="383A42"/>
          <w:kern w:val="0"/>
          <w:sz w:val="22"/>
          <w:szCs w:val="22"/>
        </w:rPr>
        <w:t>,</w:t>
      </w:r>
    </w:p>
    <w:p w14:paraId="2143FF87"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'similar_posts'</w:t>
      </w:r>
      <w:r w:rsidRPr="00482101">
        <w:rPr>
          <w:rFonts w:ascii="LiberationMono-Bold" w:hAnsi="LiberationMono-Bold" w:cs="LiberationMono-Bold"/>
          <w:b/>
          <w:bCs/>
          <w:color w:val="383A42"/>
          <w:kern w:val="0"/>
          <w:sz w:val="22"/>
          <w:szCs w:val="22"/>
        </w:rPr>
        <w:t>: similar_posts</w:t>
      </w:r>
    </w:p>
    <w:p w14:paraId="48AEADC4"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704D1C3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5940F01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B4717C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preceding code is as follows:</w:t>
      </w:r>
    </w:p>
    <w:p w14:paraId="6168892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261B4A6"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1. You retrieve a Python list of IDs for the tags of the current post. The </w:t>
      </w:r>
      <w:r w:rsidRPr="00482101">
        <w:rPr>
          <w:rFonts w:ascii="LiberationMono" w:hAnsi="LiberationMono" w:cs="LiberationMono"/>
          <w:color w:val="000000"/>
          <w:kern w:val="0"/>
          <w:sz w:val="22"/>
          <w:szCs w:val="22"/>
        </w:rPr>
        <w:t xml:space="preserve">values_list() </w:t>
      </w:r>
      <w:r w:rsidRPr="00482101">
        <w:rPr>
          <w:rFonts w:ascii="LiberationSerif" w:hAnsi="LiberationSerif" w:cs="LiberationSerif"/>
          <w:color w:val="000000"/>
          <w:kern w:val="0"/>
          <w:sz w:val="30"/>
          <w:szCs w:val="30"/>
        </w:rPr>
        <w:t xml:space="preserve">QuerySet returns tuples with the values for the given fields. You pass </w:t>
      </w:r>
      <w:r w:rsidRPr="00482101">
        <w:rPr>
          <w:rFonts w:ascii="LiberationMono" w:hAnsi="LiberationMono" w:cs="LiberationMono"/>
          <w:color w:val="000000"/>
          <w:kern w:val="0"/>
          <w:sz w:val="22"/>
          <w:szCs w:val="22"/>
        </w:rPr>
        <w:t xml:space="preserve">flat=True </w:t>
      </w:r>
      <w:r w:rsidRPr="00482101">
        <w:rPr>
          <w:rFonts w:ascii="LiberationSerif" w:hAnsi="LiberationSerif" w:cs="LiberationSerif"/>
          <w:color w:val="000000"/>
          <w:kern w:val="0"/>
          <w:sz w:val="30"/>
          <w:szCs w:val="30"/>
        </w:rPr>
        <w:t xml:space="preserve">to it to get single values such as </w:t>
      </w:r>
      <w:r w:rsidRPr="00482101">
        <w:rPr>
          <w:rFonts w:ascii="LiberationMono" w:hAnsi="LiberationMono" w:cs="LiberationMono"/>
          <w:color w:val="000000"/>
          <w:kern w:val="0"/>
          <w:sz w:val="22"/>
          <w:szCs w:val="22"/>
        </w:rPr>
        <w:t>[1, 2, 3,</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instead of one tuple such as </w:t>
      </w:r>
      <w:r w:rsidRPr="00482101">
        <w:rPr>
          <w:rFonts w:ascii="LiberationMono" w:hAnsi="LiberationMono" w:cs="LiberationMono"/>
          <w:color w:val="000000"/>
          <w:kern w:val="0"/>
          <w:sz w:val="22"/>
          <w:szCs w:val="22"/>
        </w:rPr>
        <w:t xml:space="preserve">[(1,), (2,), (3,) ...] </w:t>
      </w:r>
      <w:r w:rsidRPr="00482101">
        <w:rPr>
          <w:rFonts w:ascii="LiberationSerif" w:hAnsi="LiberationSerif" w:cs="LiberationSerif"/>
          <w:color w:val="000000"/>
          <w:kern w:val="0"/>
          <w:sz w:val="30"/>
          <w:szCs w:val="30"/>
        </w:rPr>
        <w:t>.</w:t>
      </w:r>
    </w:p>
    <w:p w14:paraId="795BE8DE"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p>
    <w:p w14:paraId="56017F11"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2. You get all posts that contain any of these tags, excluding the current post itself.</w:t>
      </w:r>
    </w:p>
    <w:p w14:paraId="127487AB"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p>
    <w:p w14:paraId="1B857275"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3. You use the </w:t>
      </w:r>
      <w:r w:rsidRPr="00482101">
        <w:rPr>
          <w:rFonts w:ascii="LiberationMono" w:hAnsi="LiberationMono" w:cs="LiberationMono"/>
          <w:color w:val="000000"/>
          <w:kern w:val="0"/>
          <w:sz w:val="22"/>
          <w:szCs w:val="22"/>
        </w:rPr>
        <w:t xml:space="preserve">Count </w:t>
      </w:r>
      <w:r w:rsidRPr="00482101">
        <w:rPr>
          <w:rFonts w:ascii="LiberationSerif" w:hAnsi="LiberationSerif" w:cs="LiberationSerif"/>
          <w:color w:val="000000"/>
          <w:kern w:val="0"/>
          <w:sz w:val="30"/>
          <w:szCs w:val="30"/>
        </w:rPr>
        <w:t>aggregation function to generate a calculated field—</w:t>
      </w:r>
      <w:r w:rsidRPr="00482101">
        <w:rPr>
          <w:rFonts w:ascii="LiberationMono" w:hAnsi="LiberationMono" w:cs="LiberationMono"/>
          <w:color w:val="000000"/>
          <w:kern w:val="0"/>
          <w:sz w:val="22"/>
          <w:szCs w:val="22"/>
        </w:rPr>
        <w:t xml:space="preserve">same_tags </w:t>
      </w:r>
      <w:r w:rsidRPr="00482101">
        <w:rPr>
          <w:rFonts w:ascii="LiberationSerif" w:hAnsi="LiberationSerif" w:cs="LiberationSerif"/>
          <w:color w:val="000000"/>
          <w:kern w:val="0"/>
          <w:sz w:val="30"/>
          <w:szCs w:val="30"/>
        </w:rPr>
        <w:t>—that contains the number of tags shared with all the tags queried.</w:t>
      </w:r>
    </w:p>
    <w:p w14:paraId="6984A2FB"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p>
    <w:p w14:paraId="206D6508"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4. You order the result by the number of shared tags (descending order) and by </w:t>
      </w:r>
      <w:r w:rsidRPr="00482101">
        <w:rPr>
          <w:rFonts w:ascii="LiberationMono" w:hAnsi="LiberationMono" w:cs="LiberationMono"/>
          <w:color w:val="000000"/>
          <w:kern w:val="0"/>
          <w:sz w:val="22"/>
          <w:szCs w:val="22"/>
        </w:rPr>
        <w:t xml:space="preserve">publish </w:t>
      </w:r>
      <w:r w:rsidRPr="00482101">
        <w:rPr>
          <w:rFonts w:ascii="LiberationSerif" w:hAnsi="LiberationSerif" w:cs="LiberationSerif"/>
          <w:color w:val="000000"/>
          <w:kern w:val="0"/>
          <w:sz w:val="30"/>
          <w:szCs w:val="30"/>
        </w:rPr>
        <w:t>to display recent posts first for the posts with the same number of shared tags. You slice the result to retrieve only the first four posts.</w:t>
      </w:r>
    </w:p>
    <w:p w14:paraId="1FC9A253"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p>
    <w:p w14:paraId="15650965"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5. You pass the </w:t>
      </w:r>
      <w:r w:rsidRPr="00482101">
        <w:rPr>
          <w:rFonts w:ascii="LiberationMono" w:hAnsi="LiberationMono" w:cs="LiberationMono"/>
          <w:color w:val="000000"/>
          <w:kern w:val="0"/>
          <w:sz w:val="22"/>
          <w:szCs w:val="22"/>
        </w:rPr>
        <w:t xml:space="preserve">similar_posts </w:t>
      </w:r>
      <w:r w:rsidRPr="00482101">
        <w:rPr>
          <w:rFonts w:ascii="LiberationSerif" w:hAnsi="LiberationSerif" w:cs="LiberationSerif"/>
          <w:color w:val="000000"/>
          <w:kern w:val="0"/>
          <w:sz w:val="30"/>
          <w:szCs w:val="30"/>
        </w:rPr>
        <w:t>object to the context dictionary for the</w:t>
      </w:r>
    </w:p>
    <w:p w14:paraId="602626DB" w14:textId="77777777" w:rsidR="00482101" w:rsidRPr="00482101" w:rsidRDefault="00482101" w:rsidP="00482101">
      <w:pPr>
        <w:autoSpaceDE w:val="0"/>
        <w:autoSpaceDN w:val="0"/>
        <w:adjustRightInd w:val="0"/>
        <w:spacing w:after="0" w:line="240" w:lineRule="auto"/>
        <w:ind w:left="720"/>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render() </w:t>
      </w:r>
      <w:r w:rsidRPr="00482101">
        <w:rPr>
          <w:rFonts w:ascii="LiberationSerif" w:hAnsi="LiberationSerif" w:cs="LiberationSerif"/>
          <w:color w:val="000000"/>
          <w:kern w:val="0"/>
          <w:sz w:val="30"/>
          <w:szCs w:val="30"/>
        </w:rPr>
        <w:t xml:space="preserve">function. </w:t>
      </w:r>
    </w:p>
    <w:p w14:paraId="32AD7E1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4CC279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edit the </w:t>
      </w:r>
      <w:r w:rsidRPr="00482101">
        <w:rPr>
          <w:rFonts w:ascii="LiberationMono" w:hAnsi="LiberationMono" w:cs="LiberationMono"/>
          <w:color w:val="000000"/>
          <w:kern w:val="0"/>
          <w:sz w:val="22"/>
          <w:szCs w:val="22"/>
        </w:rPr>
        <w:t xml:space="preserve">blog/post/detail.html </w:t>
      </w:r>
      <w:r w:rsidRPr="00482101">
        <w:rPr>
          <w:rFonts w:ascii="LiberationSerif" w:hAnsi="LiberationSerif" w:cs="LiberationSerif"/>
          <w:color w:val="000000"/>
          <w:kern w:val="0"/>
          <w:sz w:val="30"/>
          <w:szCs w:val="30"/>
        </w:rPr>
        <w:t>template and add the following code</w:t>
      </w:r>
    </w:p>
    <w:p w14:paraId="67173B1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highlighted in bold:</w:t>
      </w:r>
    </w:p>
    <w:p w14:paraId="0142075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extends "blog/base.html" %}</w:t>
      </w:r>
    </w:p>
    <w:p w14:paraId="5D21753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title %}{{ post.title }}{% endblock %}</w:t>
      </w:r>
    </w:p>
    <w:p w14:paraId="679AB78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content %}</w:t>
      </w:r>
    </w:p>
    <w:p w14:paraId="3580186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 post.title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w:t>
      </w:r>
    </w:p>
    <w:p w14:paraId="0E34F72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"date"</w:t>
      </w:r>
      <w:r w:rsidRPr="00482101">
        <w:rPr>
          <w:rFonts w:ascii="LiberationMono" w:hAnsi="LiberationMono" w:cs="LiberationMono"/>
          <w:color w:val="383A42"/>
          <w:kern w:val="0"/>
          <w:sz w:val="22"/>
          <w:szCs w:val="22"/>
        </w:rPr>
        <w:t>&gt;</w:t>
      </w:r>
    </w:p>
    <w:p w14:paraId="20FA041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Published {{ post.publish }} by {{ post.author }}</w:t>
      </w:r>
    </w:p>
    <w:p w14:paraId="327C6C7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6A59868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post.body|linebreaks }}</w:t>
      </w:r>
    </w:p>
    <w:p w14:paraId="078A50C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60494EB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url "</w:t>
      </w:r>
      <w:r w:rsidRPr="00482101">
        <w:rPr>
          <w:rFonts w:ascii="LiberationMono" w:hAnsi="LiberationMono" w:cs="LiberationMono"/>
          <w:color w:val="996801"/>
          <w:kern w:val="0"/>
          <w:sz w:val="22"/>
          <w:szCs w:val="22"/>
        </w:rPr>
        <w:t>blog:post_share</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996801"/>
          <w:kern w:val="0"/>
          <w:sz w:val="22"/>
          <w:szCs w:val="22"/>
        </w:rPr>
        <w:t xml:space="preserve">post.id </w:t>
      </w:r>
      <w:r w:rsidRPr="00482101">
        <w:rPr>
          <w:rFonts w:ascii="LiberationMono" w:hAnsi="LiberationMono" w:cs="LiberationMono"/>
          <w:color w:val="383A42"/>
          <w:kern w:val="0"/>
          <w:sz w:val="22"/>
          <w:szCs w:val="22"/>
        </w:rPr>
        <w:t>%}"&gt;</w:t>
      </w:r>
    </w:p>
    <w:p w14:paraId="775E72D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Share this post</w:t>
      </w:r>
    </w:p>
    <w:p w14:paraId="7D68753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2B65104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5F2F2DA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h2</w:t>
      </w:r>
      <w:r w:rsidRPr="00482101">
        <w:rPr>
          <w:rFonts w:ascii="LiberationMono-Bold" w:hAnsi="LiberationMono-Bold" w:cs="LiberationMono-Bold"/>
          <w:b/>
          <w:bCs/>
          <w:color w:val="383A42"/>
          <w:kern w:val="0"/>
          <w:sz w:val="22"/>
          <w:szCs w:val="22"/>
        </w:rPr>
        <w:t>&gt;Similar posts&lt;/</w:t>
      </w:r>
      <w:r w:rsidRPr="00482101">
        <w:rPr>
          <w:rFonts w:ascii="LiberationMono-Bold" w:hAnsi="LiberationMono-Bold" w:cs="LiberationMono-Bold"/>
          <w:b/>
          <w:bCs/>
          <w:color w:val="E55649"/>
          <w:kern w:val="0"/>
          <w:sz w:val="22"/>
          <w:szCs w:val="22"/>
        </w:rPr>
        <w:t>h2</w:t>
      </w:r>
      <w:r w:rsidRPr="00482101">
        <w:rPr>
          <w:rFonts w:ascii="LiberationMono-Bold" w:hAnsi="LiberationMono-Bold" w:cs="LiberationMono-Bold"/>
          <w:b/>
          <w:bCs/>
          <w:color w:val="383A42"/>
          <w:kern w:val="0"/>
          <w:sz w:val="22"/>
          <w:szCs w:val="22"/>
        </w:rPr>
        <w:t>&gt;</w:t>
      </w:r>
    </w:p>
    <w:p w14:paraId="2FF7CED7"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for post in similar_posts %}</w:t>
      </w:r>
    </w:p>
    <w:p w14:paraId="50C6E027"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p</w:t>
      </w:r>
      <w:r w:rsidRPr="00482101">
        <w:rPr>
          <w:rFonts w:ascii="LiberationMono-Bold" w:hAnsi="LiberationMono-Bold" w:cs="LiberationMono-Bold"/>
          <w:b/>
          <w:bCs/>
          <w:color w:val="383A42"/>
          <w:kern w:val="0"/>
          <w:sz w:val="22"/>
          <w:szCs w:val="22"/>
        </w:rPr>
        <w:t>&gt;</w:t>
      </w:r>
    </w:p>
    <w:p w14:paraId="78920E08"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 xml:space="preserve">a </w:t>
      </w:r>
      <w:r w:rsidRPr="00482101">
        <w:rPr>
          <w:rFonts w:ascii="LiberationMono-Bold" w:hAnsi="LiberationMono-Bold" w:cs="LiberationMono-Bold"/>
          <w:b/>
          <w:bCs/>
          <w:color w:val="996801"/>
          <w:kern w:val="0"/>
          <w:sz w:val="22"/>
          <w:szCs w:val="22"/>
        </w:rPr>
        <w:t>href</w:t>
      </w:r>
      <w:r w:rsidRPr="00482101">
        <w:rPr>
          <w:rFonts w:ascii="LiberationMono-Bold" w:hAnsi="LiberationMono-Bold" w:cs="LiberationMono-Bold"/>
          <w:b/>
          <w:bCs/>
          <w:color w:val="383A42"/>
          <w:kern w:val="0"/>
          <w:sz w:val="22"/>
          <w:szCs w:val="22"/>
        </w:rPr>
        <w:t>=</w:t>
      </w:r>
      <w:r w:rsidRPr="00482101">
        <w:rPr>
          <w:rFonts w:ascii="LiberationMono-Bold" w:hAnsi="LiberationMono-Bold" w:cs="LiberationMono-Bold"/>
          <w:b/>
          <w:bCs/>
          <w:color w:val="50A24F"/>
          <w:kern w:val="0"/>
          <w:sz w:val="22"/>
          <w:szCs w:val="22"/>
        </w:rPr>
        <w:t>"{{ post.get_absolute_url }}"</w:t>
      </w:r>
      <w:r w:rsidRPr="00482101">
        <w:rPr>
          <w:rFonts w:ascii="LiberationMono-Bold" w:hAnsi="LiberationMono-Bold" w:cs="LiberationMono-Bold"/>
          <w:b/>
          <w:bCs/>
          <w:color w:val="383A42"/>
          <w:kern w:val="0"/>
          <w:sz w:val="22"/>
          <w:szCs w:val="22"/>
        </w:rPr>
        <w:t>&gt;{{ post.title }}&lt;/</w:t>
      </w:r>
      <w:r w:rsidRPr="00482101">
        <w:rPr>
          <w:rFonts w:ascii="LiberationMono-Bold" w:hAnsi="LiberationMono-Bold" w:cs="LiberationMono-Bold"/>
          <w:b/>
          <w:bCs/>
          <w:color w:val="E55649"/>
          <w:kern w:val="0"/>
          <w:sz w:val="22"/>
          <w:szCs w:val="22"/>
        </w:rPr>
        <w:t>a</w:t>
      </w:r>
      <w:r w:rsidRPr="00482101">
        <w:rPr>
          <w:rFonts w:ascii="LiberationMono-Bold" w:hAnsi="LiberationMono-Bold" w:cs="LiberationMono-Bold"/>
          <w:b/>
          <w:bCs/>
          <w:color w:val="383A42"/>
          <w:kern w:val="0"/>
          <w:sz w:val="22"/>
          <w:szCs w:val="22"/>
        </w:rPr>
        <w:t>&gt;</w:t>
      </w:r>
    </w:p>
    <w:p w14:paraId="16314F41"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p</w:t>
      </w:r>
      <w:r w:rsidRPr="00482101">
        <w:rPr>
          <w:rFonts w:ascii="LiberationMono-Bold" w:hAnsi="LiberationMono-Bold" w:cs="LiberationMono-Bold"/>
          <w:b/>
          <w:bCs/>
          <w:color w:val="383A42"/>
          <w:kern w:val="0"/>
          <w:sz w:val="22"/>
          <w:szCs w:val="22"/>
        </w:rPr>
        <w:t>&gt;</w:t>
      </w:r>
    </w:p>
    <w:p w14:paraId="7CBA3E4F"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empty %}</w:t>
      </w:r>
    </w:p>
    <w:p w14:paraId="0FF56AC4"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There are no similar posts yet.</w:t>
      </w:r>
    </w:p>
    <w:p w14:paraId="550DA3A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endfor %}</w:t>
      </w:r>
    </w:p>
    <w:p w14:paraId="074C8F0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with comments.count as total_comments %}</w:t>
      </w:r>
    </w:p>
    <w:p w14:paraId="1F1779A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62A1BB8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total_comments }} comment{{ total_comments|pluralize }}</w:t>
      </w:r>
    </w:p>
    <w:p w14:paraId="71A4F48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6046A76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endwith %}</w:t>
      </w:r>
    </w:p>
    <w:p w14:paraId="11900C4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comment in comments %}</w:t>
      </w:r>
    </w:p>
    <w:p w14:paraId="5E33EA0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"comment"</w:t>
      </w:r>
      <w:r w:rsidRPr="00482101">
        <w:rPr>
          <w:rFonts w:ascii="LiberationMono" w:hAnsi="LiberationMono" w:cs="LiberationMono"/>
          <w:color w:val="383A42"/>
          <w:kern w:val="0"/>
          <w:sz w:val="22"/>
          <w:szCs w:val="22"/>
        </w:rPr>
        <w:t>&gt;</w:t>
      </w:r>
    </w:p>
    <w:p w14:paraId="08A6713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"info"</w:t>
      </w:r>
      <w:r w:rsidRPr="00482101">
        <w:rPr>
          <w:rFonts w:ascii="LiberationMono" w:hAnsi="LiberationMono" w:cs="LiberationMono"/>
          <w:color w:val="383A42"/>
          <w:kern w:val="0"/>
          <w:sz w:val="22"/>
          <w:szCs w:val="22"/>
        </w:rPr>
        <w:t>&gt;</w:t>
      </w:r>
    </w:p>
    <w:p w14:paraId="74519D1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Comment {{ forloop.counter }} by {{ comment.name }}</w:t>
      </w:r>
    </w:p>
    <w:p w14:paraId="7A05A82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comment.created }}</w:t>
      </w:r>
    </w:p>
    <w:p w14:paraId="461167D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24C9847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comment.body|linebreaks }}</w:t>
      </w:r>
    </w:p>
    <w:p w14:paraId="61EA94A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7F55ADF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empty %}</w:t>
      </w:r>
    </w:p>
    <w:p w14:paraId="14FF109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&gt;There are no comments yet.&lt;/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182CCF2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0A147BB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include "blog/post/includes/comment_form.html" %}</w:t>
      </w:r>
    </w:p>
    <w:p w14:paraId="4ED9EB5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endblock %}</w:t>
      </w:r>
    </w:p>
    <w:p w14:paraId="1925A79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49A4C6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post detail page should look like this:</w:t>
      </w:r>
    </w:p>
    <w:p w14:paraId="3E71E662"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2B56B703" wp14:editId="38B7AE14">
            <wp:extent cx="6697980" cy="2529840"/>
            <wp:effectExtent l="0" t="0" r="7620" b="3810"/>
            <wp:docPr id="17366445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7980" cy="2529840"/>
                    </a:xfrm>
                    <a:prstGeom prst="rect">
                      <a:avLst/>
                    </a:prstGeom>
                    <a:noFill/>
                    <a:ln>
                      <a:noFill/>
                    </a:ln>
                  </pic:spPr>
                </pic:pic>
              </a:graphicData>
            </a:graphic>
          </wp:inline>
        </w:drawing>
      </w:r>
    </w:p>
    <w:p w14:paraId="32A004B6"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3.8: The post detail page, including a list of similar posts</w:t>
      </w:r>
    </w:p>
    <w:p w14:paraId="3FE17C0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Open </w:t>
      </w:r>
      <w:r w:rsidRPr="00482101">
        <w:rPr>
          <w:rFonts w:ascii="LiberationMono" w:hAnsi="LiberationMono" w:cs="LiberationMono"/>
          <w:color w:val="000000"/>
          <w:kern w:val="0"/>
          <w:sz w:val="22"/>
          <w:szCs w:val="22"/>
        </w:rPr>
        <w:t xml:space="preserve">http://127.0.0.1:8000/admin/blog/post/ </w:t>
      </w:r>
      <w:r w:rsidRPr="00482101">
        <w:rPr>
          <w:rFonts w:ascii="LiberationSerif" w:hAnsi="LiberationSerif" w:cs="LiberationSerif"/>
          <w:color w:val="000000"/>
          <w:kern w:val="0"/>
          <w:sz w:val="30"/>
          <w:szCs w:val="30"/>
        </w:rPr>
        <w:t xml:space="preserve">in your browser, edit a post that has no tags, and add the </w:t>
      </w:r>
      <w:r w:rsidRPr="00482101">
        <w:rPr>
          <w:rFonts w:ascii="LiberationMono" w:hAnsi="LiberationMono" w:cs="LiberationMono"/>
          <w:color w:val="000000"/>
          <w:kern w:val="0"/>
          <w:sz w:val="22"/>
          <w:szCs w:val="22"/>
        </w:rPr>
        <w:t xml:space="preserve">music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jazz </w:t>
      </w:r>
      <w:r w:rsidRPr="00482101">
        <w:rPr>
          <w:rFonts w:ascii="LiberationSerif" w:hAnsi="LiberationSerif" w:cs="LiberationSerif"/>
          <w:color w:val="000000"/>
          <w:kern w:val="0"/>
          <w:sz w:val="30"/>
          <w:szCs w:val="30"/>
        </w:rPr>
        <w:t>tags, as follows:</w:t>
      </w:r>
    </w:p>
    <w:p w14:paraId="4860F8EE"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799E13BF" wp14:editId="40688876">
            <wp:extent cx="6697980" cy="3985260"/>
            <wp:effectExtent l="0" t="0" r="7620" b="0"/>
            <wp:docPr id="5002863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3985260"/>
                    </a:xfrm>
                    <a:prstGeom prst="rect">
                      <a:avLst/>
                    </a:prstGeom>
                    <a:noFill/>
                    <a:ln>
                      <a:noFill/>
                    </a:ln>
                  </pic:spPr>
                </pic:pic>
              </a:graphicData>
            </a:graphic>
          </wp:inline>
        </w:drawing>
      </w:r>
    </w:p>
    <w:p w14:paraId="4B3AA61D"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3.9: Adding the “jazz” and “music” tags to a post</w:t>
      </w:r>
    </w:p>
    <w:p w14:paraId="240396B4"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8B94E0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another post and add the </w:t>
      </w:r>
      <w:r w:rsidRPr="00482101">
        <w:rPr>
          <w:rFonts w:ascii="LiberationMono" w:hAnsi="LiberationMono" w:cs="LiberationMono"/>
          <w:color w:val="000000"/>
          <w:kern w:val="0"/>
          <w:sz w:val="22"/>
          <w:szCs w:val="22"/>
        </w:rPr>
        <w:t xml:space="preserve">jazz </w:t>
      </w:r>
      <w:r w:rsidRPr="00482101">
        <w:rPr>
          <w:rFonts w:ascii="LiberationSerif" w:hAnsi="LiberationSerif" w:cs="LiberationSerif"/>
          <w:color w:val="000000"/>
          <w:kern w:val="0"/>
          <w:sz w:val="30"/>
          <w:szCs w:val="30"/>
        </w:rPr>
        <w:t>tag, as follows:</w:t>
      </w:r>
    </w:p>
    <w:p w14:paraId="37F27BA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0547FD4C" wp14:editId="35CD0BB3">
            <wp:extent cx="6697980" cy="3924300"/>
            <wp:effectExtent l="0" t="0" r="7620" b="0"/>
            <wp:docPr id="6689007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7980" cy="3924300"/>
                    </a:xfrm>
                    <a:prstGeom prst="rect">
                      <a:avLst/>
                    </a:prstGeom>
                    <a:noFill/>
                    <a:ln>
                      <a:noFill/>
                    </a:ln>
                  </pic:spPr>
                </pic:pic>
              </a:graphicData>
            </a:graphic>
          </wp:inline>
        </w:drawing>
      </w:r>
    </w:p>
    <w:p w14:paraId="6C7F19E6"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3.10: Adding the “jazz” tag to a post</w:t>
      </w:r>
    </w:p>
    <w:p w14:paraId="6311710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The post detail page for the first post should now look like this:</w:t>
      </w:r>
    </w:p>
    <w:p w14:paraId="2F2A3013"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1646A99F" wp14:editId="2FE5F934">
            <wp:extent cx="6240780" cy="3398520"/>
            <wp:effectExtent l="0" t="0" r="7620" b="0"/>
            <wp:docPr id="815032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0780" cy="3398520"/>
                    </a:xfrm>
                    <a:prstGeom prst="rect">
                      <a:avLst/>
                    </a:prstGeom>
                    <a:noFill/>
                    <a:ln>
                      <a:noFill/>
                    </a:ln>
                  </pic:spPr>
                </pic:pic>
              </a:graphicData>
            </a:graphic>
          </wp:inline>
        </w:drawing>
      </w:r>
    </w:p>
    <w:p w14:paraId="00831F86"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3.11: The post detail page, including a list of similar posts</w:t>
      </w:r>
    </w:p>
    <w:p w14:paraId="415D0A42"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95F50C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posts recommended in the </w:t>
      </w:r>
      <w:r w:rsidRPr="00482101">
        <w:rPr>
          <w:rFonts w:ascii="LiberationSerif-Bold" w:hAnsi="LiberationSerif-Bold" w:cs="LiberationSerif-Bold"/>
          <w:b/>
          <w:bCs/>
          <w:color w:val="000000"/>
          <w:kern w:val="0"/>
          <w:sz w:val="30"/>
          <w:szCs w:val="30"/>
        </w:rPr>
        <w:t xml:space="preserve">Similar posts </w:t>
      </w:r>
      <w:r w:rsidRPr="00482101">
        <w:rPr>
          <w:rFonts w:ascii="LiberationSerif" w:hAnsi="LiberationSerif" w:cs="LiberationSerif"/>
          <w:color w:val="000000"/>
          <w:kern w:val="0"/>
          <w:sz w:val="30"/>
          <w:szCs w:val="30"/>
        </w:rPr>
        <w:t>section of the page appear in descending order based on the number of shared tags with the original post.</w:t>
      </w:r>
    </w:p>
    <w:p w14:paraId="48A9EC0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9D1BD2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are now able to successfully recommend similar posts to readers. </w:t>
      </w:r>
      <w:r w:rsidRPr="00482101">
        <w:rPr>
          <w:rFonts w:ascii="LiberationMono" w:hAnsi="LiberationMono" w:cs="LiberationMono"/>
          <w:color w:val="000000"/>
          <w:kern w:val="0"/>
          <w:sz w:val="22"/>
          <w:szCs w:val="22"/>
        </w:rPr>
        <w:t xml:space="preserve">django-taggit </w:t>
      </w:r>
      <w:r w:rsidRPr="00482101">
        <w:rPr>
          <w:rFonts w:ascii="LiberationSerif" w:hAnsi="LiberationSerif" w:cs="LiberationSerif"/>
          <w:color w:val="000000"/>
          <w:kern w:val="0"/>
          <w:sz w:val="30"/>
          <w:szCs w:val="30"/>
        </w:rPr>
        <w:t xml:space="preserve">also includes a </w:t>
      </w:r>
      <w:r w:rsidRPr="00482101">
        <w:rPr>
          <w:rFonts w:ascii="LiberationMono" w:hAnsi="LiberationMono" w:cs="LiberationMono"/>
          <w:color w:val="000000"/>
          <w:kern w:val="0"/>
          <w:sz w:val="22"/>
          <w:szCs w:val="22"/>
        </w:rPr>
        <w:t xml:space="preserve">similar_objects() </w:t>
      </w:r>
      <w:r w:rsidRPr="00482101">
        <w:rPr>
          <w:rFonts w:ascii="LiberationSerif" w:hAnsi="LiberationSerif" w:cs="LiberationSerif"/>
          <w:color w:val="000000"/>
          <w:kern w:val="0"/>
          <w:sz w:val="30"/>
          <w:szCs w:val="30"/>
        </w:rPr>
        <w:t xml:space="preserve">manager that you can use to retrieve objects by shared tags. You can take a look at all </w:t>
      </w:r>
      <w:r w:rsidRPr="00482101">
        <w:rPr>
          <w:rFonts w:ascii="LiberationMono" w:hAnsi="LiberationMono" w:cs="LiberationMono"/>
          <w:color w:val="000000"/>
          <w:kern w:val="0"/>
          <w:sz w:val="22"/>
          <w:szCs w:val="22"/>
        </w:rPr>
        <w:t>django-taggit</w:t>
      </w:r>
      <w:r w:rsidRPr="00482101">
        <w:rPr>
          <w:rFonts w:ascii="LiberationSerif" w:hAnsi="LiberationSerif" w:cs="LiberationSerif"/>
          <w:color w:val="000000"/>
          <w:kern w:val="0"/>
          <w:sz w:val="30"/>
          <w:szCs w:val="30"/>
        </w:rPr>
        <w:t xml:space="preserve"> managers at </w:t>
      </w:r>
    </w:p>
    <w:p w14:paraId="3E52B33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https://djangotaggit.readthedocs.io/en/latest/api.html</w:t>
      </w:r>
      <w:r w:rsidRPr="00482101">
        <w:rPr>
          <w:rFonts w:ascii="LiberationSerif" w:hAnsi="LiberationSerif" w:cs="LiberationSerif"/>
          <w:color w:val="000000"/>
          <w:kern w:val="0"/>
          <w:sz w:val="30"/>
          <w:szCs w:val="30"/>
        </w:rPr>
        <w:t>.</w:t>
      </w:r>
    </w:p>
    <w:p w14:paraId="05B1753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3E954C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can also add the list of tags to your post detail template in the same way as you did in the </w:t>
      </w:r>
      <w:r w:rsidRPr="00482101">
        <w:rPr>
          <w:rFonts w:ascii="LiberationMono" w:hAnsi="LiberationMono" w:cs="LiberationMono"/>
          <w:color w:val="000000"/>
          <w:kern w:val="0"/>
          <w:sz w:val="22"/>
          <w:szCs w:val="22"/>
        </w:rPr>
        <w:t xml:space="preserve">blog/post/list.html </w:t>
      </w:r>
      <w:r w:rsidRPr="00482101">
        <w:rPr>
          <w:rFonts w:ascii="LiberationSerif" w:hAnsi="LiberationSerif" w:cs="LiberationSerif"/>
          <w:color w:val="000000"/>
          <w:kern w:val="0"/>
          <w:sz w:val="30"/>
          <w:szCs w:val="30"/>
        </w:rPr>
        <w:t>template.</w:t>
      </w:r>
    </w:p>
    <w:p w14:paraId="2965514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EEC9AA4"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Creating custom template tags and filters</w:t>
      </w:r>
    </w:p>
    <w:p w14:paraId="45F54ABD"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Django offers a variety of built-in template tags, such as </w:t>
      </w:r>
      <w:r w:rsidRPr="00482101">
        <w:rPr>
          <w:rFonts w:ascii="LiberationMono" w:hAnsi="LiberationMono" w:cs="LiberationMono"/>
          <w:color w:val="000000"/>
          <w:kern w:val="0"/>
          <w:sz w:val="22"/>
          <w:szCs w:val="22"/>
        </w:rPr>
        <w:t xml:space="preserve">{% if %} </w:t>
      </w:r>
      <w:r w:rsidRPr="00482101">
        <w:rPr>
          <w:rFonts w:ascii="LiberationSerif" w:hAnsi="LiberationSerif" w:cs="LiberationSerif"/>
          <w:color w:val="000000"/>
          <w:kern w:val="0"/>
          <w:sz w:val="30"/>
          <w:szCs w:val="30"/>
        </w:rPr>
        <w:t xml:space="preserve">or </w:t>
      </w:r>
      <w:r w:rsidRPr="00482101">
        <w:rPr>
          <w:rFonts w:ascii="LiberationMono" w:hAnsi="LiberationMono" w:cs="LiberationMono"/>
          <w:color w:val="000000"/>
          <w:kern w:val="0"/>
          <w:sz w:val="22"/>
          <w:szCs w:val="22"/>
        </w:rPr>
        <w:t xml:space="preserve">{% block %} </w:t>
      </w:r>
      <w:r w:rsidRPr="00482101">
        <w:rPr>
          <w:rFonts w:ascii="LiberationSerif" w:hAnsi="LiberationSerif" w:cs="LiberationSerif"/>
          <w:color w:val="000000"/>
          <w:kern w:val="0"/>
          <w:sz w:val="30"/>
          <w:szCs w:val="30"/>
        </w:rPr>
        <w:t xml:space="preserve">. You used different template tags in </w:t>
      </w:r>
      <w:r w:rsidRPr="00482101">
        <w:rPr>
          <w:rFonts w:ascii="LiberationSerif-Italic" w:hAnsi="LiberationSerif-Italic" w:cs="LiberationSerif-Italic"/>
          <w:i/>
          <w:iCs/>
          <w:color w:val="000000"/>
          <w:kern w:val="0"/>
          <w:sz w:val="30"/>
          <w:szCs w:val="30"/>
        </w:rPr>
        <w:t>Chapter 1</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Building a Blog</w:t>
      </w:r>
      <w:r w:rsidRPr="00482101">
        <w:rPr>
          <w:rFonts w:ascii="LiberationMono" w:hAnsi="LiberationMono" w:cs="LiberationMono"/>
          <w:color w:val="000000"/>
          <w:kern w:val="0"/>
          <w:sz w:val="22"/>
          <w:szCs w:val="22"/>
        </w:rPr>
        <w:t xml:space="preserve"> </w:t>
      </w:r>
      <w:r w:rsidRPr="00482101">
        <w:rPr>
          <w:rFonts w:ascii="LiberationSerif-Italic" w:hAnsi="LiberationSerif-Italic" w:cs="LiberationSerif-Italic"/>
          <w:i/>
          <w:iCs/>
          <w:color w:val="000000"/>
          <w:kern w:val="0"/>
          <w:sz w:val="30"/>
          <w:szCs w:val="30"/>
        </w:rPr>
        <w:t>Application</w:t>
      </w:r>
      <w:r w:rsidRPr="00482101">
        <w:rPr>
          <w:rFonts w:ascii="LiberationSerif" w:hAnsi="LiberationSerif" w:cs="LiberationSerif"/>
          <w:color w:val="000000"/>
          <w:kern w:val="0"/>
          <w:sz w:val="30"/>
          <w:szCs w:val="30"/>
        </w:rPr>
        <w:t xml:space="preserve">, and </w:t>
      </w:r>
      <w:r w:rsidRPr="00482101">
        <w:rPr>
          <w:rFonts w:ascii="LiberationSerif-Italic" w:hAnsi="LiberationSerif-Italic" w:cs="LiberationSerif-Italic"/>
          <w:i/>
          <w:iCs/>
          <w:color w:val="000000"/>
          <w:kern w:val="0"/>
          <w:sz w:val="30"/>
          <w:szCs w:val="30"/>
        </w:rPr>
        <w:t>Chapter 2</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Enhancing Your Blog with Advanced Features</w:t>
      </w:r>
      <w:r w:rsidRPr="00482101">
        <w:rPr>
          <w:rFonts w:ascii="LiberationSerif" w:hAnsi="LiberationSerif" w:cs="LiberationSerif"/>
          <w:color w:val="000000"/>
          <w:kern w:val="0"/>
          <w:sz w:val="30"/>
          <w:szCs w:val="30"/>
        </w:rPr>
        <w:t>.</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You can find a complete reference of built-in template tags and filters at</w:t>
      </w:r>
    </w:p>
    <w:p w14:paraId="6E41013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sidRPr="00482101">
        <w:rPr>
          <w:rFonts w:ascii="LiberationMono" w:hAnsi="LiberationMono" w:cs="LiberationMono"/>
          <w:color w:val="0000EF"/>
          <w:kern w:val="0"/>
          <w:sz w:val="30"/>
          <w:szCs w:val="30"/>
        </w:rPr>
        <w:t>https://docs.djangoproject.com/en/5.0/ref/templates/builtins/</w:t>
      </w:r>
      <w:r w:rsidRPr="00482101">
        <w:rPr>
          <w:rFonts w:ascii="LiberationSerif" w:hAnsi="LiberationSerif" w:cs="LiberationSerif"/>
          <w:color w:val="000000"/>
          <w:kern w:val="0"/>
          <w:sz w:val="30"/>
          <w:szCs w:val="30"/>
        </w:rPr>
        <w:t>.</w:t>
      </w:r>
    </w:p>
    <w:p w14:paraId="4ED94D1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16E38C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Django also allows you to create your own template tags to perform custom actions. Custom template tags come in very handy when you need to add a functionality to your templates that is not covered by the core set of Django template tags. This can be a tag </w:t>
      </w:r>
      <w:r w:rsidRPr="00482101">
        <w:rPr>
          <w:rFonts w:ascii="LiberationSerif" w:hAnsi="LiberationSerif" w:cs="LiberationSerif"/>
          <w:color w:val="000000"/>
          <w:kern w:val="0"/>
          <w:sz w:val="30"/>
          <w:szCs w:val="30"/>
        </w:rPr>
        <w:lastRenderedPageBreak/>
        <w:t>to execute a QuerySet or any server-side processing that you want to reuse across templates. For example, we could build a template tag to display a list of the latest posts published on the blog. We could include this list in the sidebar so that it is always visible,</w:t>
      </w:r>
    </w:p>
    <w:p w14:paraId="7C85F01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regardless of the view that processes the request.</w:t>
      </w:r>
    </w:p>
    <w:p w14:paraId="395826C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5D47AE3"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Implementing custom template tags</w:t>
      </w:r>
    </w:p>
    <w:p w14:paraId="437AFAB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Django provides the following helper functions, which allow you to easily create template tags:</w:t>
      </w:r>
    </w:p>
    <w:p w14:paraId="5FF1AE7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5BF504A" w14:textId="77777777" w:rsidR="00482101" w:rsidRPr="00482101" w:rsidRDefault="00482101" w:rsidP="00482101">
      <w:pPr>
        <w:numPr>
          <w:ilvl w:val="0"/>
          <w:numId w:val="3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simple_tag </w:t>
      </w:r>
      <w:r w:rsidRPr="00482101">
        <w:rPr>
          <w:rFonts w:ascii="LiberationSerif" w:hAnsi="LiberationSerif" w:cs="LiberationSerif"/>
          <w:color w:val="000000"/>
          <w:kern w:val="0"/>
          <w:sz w:val="30"/>
          <w:szCs w:val="30"/>
        </w:rPr>
        <w:t>: Processes the given data and returns a string</w:t>
      </w:r>
    </w:p>
    <w:p w14:paraId="27781C2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5DC9B8C" w14:textId="77777777" w:rsidR="00482101" w:rsidRPr="00482101" w:rsidRDefault="00482101" w:rsidP="00482101">
      <w:pPr>
        <w:numPr>
          <w:ilvl w:val="0"/>
          <w:numId w:val="3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inclusion_tag </w:t>
      </w:r>
      <w:r w:rsidRPr="00482101">
        <w:rPr>
          <w:rFonts w:ascii="LiberationSerif" w:hAnsi="LiberationSerif" w:cs="LiberationSerif"/>
          <w:color w:val="000000"/>
          <w:kern w:val="0"/>
          <w:sz w:val="30"/>
          <w:szCs w:val="30"/>
        </w:rPr>
        <w:t>: Processes the given data and returns a rendered template</w:t>
      </w:r>
    </w:p>
    <w:p w14:paraId="3B48171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7AB716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Template tags must live inside Django applications.</w:t>
      </w:r>
    </w:p>
    <w:p w14:paraId="672B3DC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0EE240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Inside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 xml:space="preserve">application directory, create a new directory, name it </w:t>
      </w:r>
      <w:r w:rsidRPr="00482101">
        <w:rPr>
          <w:rFonts w:ascii="LiberationMono" w:hAnsi="LiberationMono" w:cs="LiberationMono"/>
          <w:color w:val="000000"/>
          <w:kern w:val="0"/>
          <w:sz w:val="22"/>
          <w:szCs w:val="22"/>
        </w:rPr>
        <w:t xml:space="preserve">templatetags </w:t>
      </w:r>
      <w:r w:rsidRPr="00482101">
        <w:rPr>
          <w:rFonts w:ascii="LiberationSerif" w:hAnsi="LiberationSerif" w:cs="LiberationSerif"/>
          <w:color w:val="000000"/>
          <w:kern w:val="0"/>
          <w:sz w:val="30"/>
          <w:szCs w:val="30"/>
        </w:rPr>
        <w:t xml:space="preserve">, and add an empty </w:t>
      </w:r>
      <w:r w:rsidRPr="00482101">
        <w:rPr>
          <w:rFonts w:ascii="LiberationMono" w:hAnsi="LiberationMono" w:cs="LiberationMono"/>
          <w:color w:val="000000"/>
          <w:kern w:val="0"/>
          <w:sz w:val="22"/>
          <w:szCs w:val="22"/>
        </w:rPr>
        <w:t xml:space="preserve">__init__.py </w:t>
      </w:r>
      <w:r w:rsidRPr="00482101">
        <w:rPr>
          <w:rFonts w:ascii="LiberationSerif" w:hAnsi="LiberationSerif" w:cs="LiberationSerif"/>
          <w:color w:val="000000"/>
          <w:kern w:val="0"/>
          <w:sz w:val="30"/>
          <w:szCs w:val="30"/>
        </w:rPr>
        <w:t xml:space="preserve">file to it. Create another file in the same folder and name it </w:t>
      </w:r>
      <w:r w:rsidRPr="00482101">
        <w:rPr>
          <w:rFonts w:ascii="LiberationMono" w:hAnsi="LiberationMono" w:cs="LiberationMono"/>
          <w:color w:val="000000"/>
          <w:kern w:val="0"/>
          <w:sz w:val="22"/>
          <w:szCs w:val="22"/>
        </w:rPr>
        <w:t xml:space="preserve">blog_tags.py </w:t>
      </w:r>
      <w:r w:rsidRPr="00482101">
        <w:rPr>
          <w:rFonts w:ascii="LiberationSerif" w:hAnsi="LiberationSerif" w:cs="LiberationSerif"/>
          <w:color w:val="000000"/>
          <w:kern w:val="0"/>
          <w:sz w:val="30"/>
          <w:szCs w:val="30"/>
        </w:rPr>
        <w:t>. The file structure of the blog application should look like the following:</w:t>
      </w:r>
    </w:p>
    <w:p w14:paraId="4AE922D8"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blog/</w:t>
      </w:r>
    </w:p>
    <w:p w14:paraId="6CEA8D70"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__init__.py</w:t>
      </w:r>
    </w:p>
    <w:p w14:paraId="7D40E63D"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models.py</w:t>
      </w:r>
    </w:p>
    <w:p w14:paraId="3DCDA95F"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w:t>
      </w:r>
    </w:p>
    <w:p w14:paraId="15E77B0E"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000000"/>
          <w:kern w:val="0"/>
          <w:sz w:val="22"/>
          <w:szCs w:val="22"/>
        </w:rPr>
      </w:pPr>
      <w:r w:rsidRPr="00482101">
        <w:rPr>
          <w:rFonts w:ascii="LiberationMono-Bold" w:hAnsi="LiberationMono-Bold" w:cs="LiberationMono-Bold"/>
          <w:b/>
          <w:bCs/>
          <w:color w:val="000000"/>
          <w:kern w:val="0"/>
          <w:sz w:val="22"/>
          <w:szCs w:val="22"/>
        </w:rPr>
        <w:t>templatetags/</w:t>
      </w:r>
    </w:p>
    <w:p w14:paraId="6C687DE2"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000000"/>
          <w:kern w:val="0"/>
          <w:sz w:val="22"/>
          <w:szCs w:val="22"/>
        </w:rPr>
      </w:pPr>
      <w:r w:rsidRPr="00482101">
        <w:rPr>
          <w:rFonts w:ascii="LiberationMono-Bold" w:hAnsi="LiberationMono-Bold" w:cs="LiberationMono-Bold"/>
          <w:b/>
          <w:bCs/>
          <w:color w:val="000000"/>
          <w:kern w:val="0"/>
          <w:sz w:val="22"/>
          <w:szCs w:val="22"/>
        </w:rPr>
        <w:t>__init__.py</w:t>
      </w:r>
    </w:p>
    <w:p w14:paraId="7FB230F9"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000000"/>
          <w:kern w:val="0"/>
          <w:sz w:val="22"/>
          <w:szCs w:val="22"/>
        </w:rPr>
      </w:pPr>
      <w:r w:rsidRPr="00482101">
        <w:rPr>
          <w:rFonts w:ascii="LiberationMono-Bold" w:hAnsi="LiberationMono-Bold" w:cs="LiberationMono-Bold"/>
          <w:b/>
          <w:bCs/>
          <w:color w:val="000000"/>
          <w:kern w:val="0"/>
          <w:sz w:val="22"/>
          <w:szCs w:val="22"/>
        </w:rPr>
        <w:t>blog_tags.py</w:t>
      </w:r>
    </w:p>
    <w:p w14:paraId="720DB39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2B0BBA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way you name the file is important because you will use the name of this module to load tags in templates.</w:t>
      </w:r>
    </w:p>
    <w:p w14:paraId="211B7D8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6ABCD62"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Creating a simple template tag</w:t>
      </w:r>
    </w:p>
    <w:p w14:paraId="77F2EF8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Let’s start by creating a simple tag to retrieve the total posts that have been published on the blog.</w:t>
      </w:r>
    </w:p>
    <w:p w14:paraId="3DDD1B5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66DA84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templatetags/blog_tags.py </w:t>
      </w:r>
      <w:r w:rsidRPr="00482101">
        <w:rPr>
          <w:rFonts w:ascii="LiberationSerif" w:hAnsi="LiberationSerif" w:cs="LiberationSerif"/>
          <w:color w:val="000000"/>
          <w:kern w:val="0"/>
          <w:sz w:val="30"/>
          <w:szCs w:val="30"/>
        </w:rPr>
        <w:t>file you just created and add the following code:</w:t>
      </w:r>
    </w:p>
    <w:p w14:paraId="17DE5C7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template</w:t>
      </w:r>
    </w:p>
    <w:p w14:paraId="488D96B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..models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Post</w:t>
      </w:r>
    </w:p>
    <w:p w14:paraId="7ADCF79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register = template.Library()</w:t>
      </w:r>
    </w:p>
    <w:p w14:paraId="0A139D19"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@register.simple_tag</w:t>
      </w:r>
    </w:p>
    <w:p w14:paraId="2D7E8CF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total_posts</w:t>
      </w:r>
      <w:r w:rsidRPr="00482101">
        <w:rPr>
          <w:rFonts w:ascii="LiberationMono" w:hAnsi="LiberationMono" w:cs="LiberationMono"/>
          <w:color w:val="383A42"/>
          <w:kern w:val="0"/>
          <w:sz w:val="22"/>
          <w:szCs w:val="22"/>
        </w:rPr>
        <w:t>():</w:t>
      </w:r>
    </w:p>
    <w:p w14:paraId="6AF1D09D"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Post.published.count()</w:t>
      </w:r>
    </w:p>
    <w:p w14:paraId="59DD19C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2330C8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We have created a simple template tag that returns the number of posts published on the blog.</w:t>
      </w:r>
    </w:p>
    <w:p w14:paraId="4B73C4E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356689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Each module that contains template tags needs to define a variable called </w:t>
      </w:r>
      <w:r w:rsidRPr="00482101">
        <w:rPr>
          <w:rFonts w:ascii="LiberationMono" w:hAnsi="LiberationMono" w:cs="LiberationMono"/>
          <w:color w:val="000000"/>
          <w:kern w:val="0"/>
          <w:sz w:val="22"/>
          <w:szCs w:val="22"/>
        </w:rPr>
        <w:t xml:space="preserve">register </w:t>
      </w:r>
      <w:r w:rsidRPr="00482101">
        <w:rPr>
          <w:rFonts w:ascii="LiberationSerif" w:hAnsi="LiberationSerif" w:cs="LiberationSerif"/>
          <w:color w:val="000000"/>
          <w:kern w:val="0"/>
          <w:sz w:val="30"/>
          <w:szCs w:val="30"/>
        </w:rPr>
        <w:t xml:space="preserve">to be a valid tag library. This variable is an instance of </w:t>
      </w:r>
      <w:r w:rsidRPr="00482101">
        <w:rPr>
          <w:rFonts w:ascii="LiberationMono" w:hAnsi="LiberationMono" w:cs="LiberationMono"/>
          <w:color w:val="000000"/>
          <w:kern w:val="0"/>
          <w:sz w:val="22"/>
          <w:szCs w:val="22"/>
        </w:rPr>
        <w:t xml:space="preserve">template.Library </w:t>
      </w:r>
      <w:r w:rsidRPr="00482101">
        <w:rPr>
          <w:rFonts w:ascii="LiberationSerif" w:hAnsi="LiberationSerif" w:cs="LiberationSerif"/>
          <w:color w:val="000000"/>
          <w:kern w:val="0"/>
          <w:sz w:val="30"/>
          <w:szCs w:val="30"/>
        </w:rPr>
        <w:t>, and it’s used to register the template tags and filters of the application.</w:t>
      </w:r>
    </w:p>
    <w:p w14:paraId="14F6BD4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8C6FEA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code, we have defined a tag called </w:t>
      </w:r>
      <w:r w:rsidRPr="00482101">
        <w:rPr>
          <w:rFonts w:ascii="LiberationMono" w:hAnsi="LiberationMono" w:cs="LiberationMono"/>
          <w:color w:val="000000"/>
          <w:kern w:val="0"/>
          <w:sz w:val="22"/>
          <w:szCs w:val="22"/>
        </w:rPr>
        <w:t xml:space="preserve">total_posts </w:t>
      </w:r>
      <w:r w:rsidRPr="00482101">
        <w:rPr>
          <w:rFonts w:ascii="LiberationSerif" w:hAnsi="LiberationSerif" w:cs="LiberationSerif"/>
          <w:color w:val="000000"/>
          <w:kern w:val="0"/>
          <w:sz w:val="30"/>
          <w:szCs w:val="30"/>
        </w:rPr>
        <w:t xml:space="preserve">with a simple Python function. We have added the </w:t>
      </w:r>
      <w:r w:rsidRPr="00482101">
        <w:rPr>
          <w:rFonts w:ascii="LiberationMono" w:hAnsi="LiberationMono" w:cs="LiberationMono"/>
          <w:color w:val="000000"/>
          <w:kern w:val="0"/>
          <w:sz w:val="22"/>
          <w:szCs w:val="22"/>
        </w:rPr>
        <w:t xml:space="preserve">@register.simple_tag </w:t>
      </w:r>
      <w:r w:rsidRPr="00482101">
        <w:rPr>
          <w:rFonts w:ascii="LiberationSerif" w:hAnsi="LiberationSerif" w:cs="LiberationSerif"/>
          <w:color w:val="000000"/>
          <w:kern w:val="0"/>
          <w:sz w:val="30"/>
          <w:szCs w:val="30"/>
        </w:rPr>
        <w:t>decorator to the function, to register it as a simple tag. Django will use the function’s name as the tag name.</w:t>
      </w:r>
    </w:p>
    <w:p w14:paraId="6524A55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9E89FF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If you want to register it using a different name, you can do so by specifying a </w:t>
      </w:r>
      <w:r w:rsidRPr="00482101">
        <w:rPr>
          <w:rFonts w:ascii="LiberationMono" w:hAnsi="LiberationMono" w:cs="LiberationMono"/>
          <w:color w:val="000000"/>
          <w:kern w:val="0"/>
          <w:sz w:val="22"/>
          <w:szCs w:val="22"/>
        </w:rPr>
        <w:t xml:space="preserve">name </w:t>
      </w:r>
      <w:r w:rsidRPr="00482101">
        <w:rPr>
          <w:rFonts w:ascii="LiberationSerif" w:hAnsi="LiberationSerif" w:cs="LiberationSerif"/>
          <w:color w:val="000000"/>
          <w:kern w:val="0"/>
          <w:sz w:val="30"/>
          <w:szCs w:val="30"/>
        </w:rPr>
        <w:t xml:space="preserve">attribute, such as </w:t>
      </w:r>
      <w:r w:rsidRPr="00482101">
        <w:rPr>
          <w:rFonts w:ascii="LiberationMono" w:hAnsi="LiberationMono" w:cs="LiberationMono"/>
          <w:color w:val="000000"/>
          <w:kern w:val="0"/>
          <w:sz w:val="22"/>
          <w:szCs w:val="22"/>
        </w:rPr>
        <w:t xml:space="preserve">@register.simple_tag(name='my_tag') </w:t>
      </w:r>
      <w:r w:rsidRPr="00482101">
        <w:rPr>
          <w:rFonts w:ascii="LiberationSerif" w:hAnsi="LiberationSerif" w:cs="LiberationSerif"/>
          <w:color w:val="000000"/>
          <w:kern w:val="0"/>
          <w:sz w:val="30"/>
          <w:szCs w:val="30"/>
        </w:rPr>
        <w:t>.</w:t>
      </w:r>
    </w:p>
    <w:p w14:paraId="7C4D0BD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mc:AlternateContent>
          <mc:Choice Requires="wps">
            <w:drawing>
              <wp:anchor distT="45720" distB="45720" distL="114300" distR="114300" simplePos="0" relativeHeight="251660288" behindDoc="0" locked="0" layoutInCell="1" allowOverlap="1" wp14:anchorId="2495FB76" wp14:editId="28DCA0DB">
                <wp:simplePos x="0" y="0"/>
                <wp:positionH relativeFrom="margin">
                  <wp:posOffset>822960</wp:posOffset>
                </wp:positionH>
                <wp:positionV relativeFrom="paragraph">
                  <wp:posOffset>47625</wp:posOffset>
                </wp:positionV>
                <wp:extent cx="4907280" cy="822960"/>
                <wp:effectExtent l="0" t="0" r="26670" b="15240"/>
                <wp:wrapSquare wrapText="bothSides"/>
                <wp:docPr id="1144009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822960"/>
                        </a:xfrm>
                        <a:prstGeom prst="rect">
                          <a:avLst/>
                        </a:prstGeom>
                        <a:solidFill>
                          <a:srgbClr val="FFFFFF"/>
                        </a:solidFill>
                        <a:ln w="9525">
                          <a:solidFill>
                            <a:srgbClr val="000000"/>
                          </a:solidFill>
                          <a:miter lim="800000"/>
                          <a:headEnd/>
                          <a:tailEnd/>
                        </a:ln>
                      </wps:spPr>
                      <wps:txbx>
                        <w:txbxContent>
                          <w:p w14:paraId="24AF3F39"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After adding a new template tags module, you will need to</w:t>
                            </w:r>
                          </w:p>
                          <w:p w14:paraId="72193962"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restart the Django development server in order to use the</w:t>
                            </w:r>
                          </w:p>
                          <w:p w14:paraId="4CBB4FF9"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new tags and filters in templates.</w:t>
                            </w:r>
                          </w:p>
                          <w:p w14:paraId="48F7E889" w14:textId="77777777" w:rsidR="00482101" w:rsidRDefault="00482101" w:rsidP="00482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5FB76" id="_x0000_s1027" type="#_x0000_t202" style="position:absolute;margin-left:64.8pt;margin-top:3.75pt;width:386.4pt;height:64.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">
                <v:textbox>
                  <w:txbxContent>
                    <w:p w14:paraId="24AF3F39"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After adding a new template tags module, you will need to</w:t>
                      </w:r>
                    </w:p>
                    <w:p w14:paraId="72193962"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restart the Django development server in order to use the</w:t>
                      </w:r>
                    </w:p>
                    <w:p w14:paraId="4CBB4FF9"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new tags and filters in templates.</w:t>
                      </w:r>
                    </w:p>
                    <w:p w14:paraId="48F7E889" w14:textId="77777777" w:rsidR="00482101" w:rsidRDefault="00482101" w:rsidP="00482101"/>
                  </w:txbxContent>
                </v:textbox>
                <w10:wrap type="square" anchorx="margin"/>
              </v:shape>
            </w:pict>
          </mc:Fallback>
        </mc:AlternateContent>
      </w:r>
      <w:r w:rsidRPr="00482101">
        <w:rPr>
          <w:rFonts w:ascii="LiberationSerif" w:hAnsi="LiberationSerif" w:cs="LiberationSerif"/>
          <w:noProof/>
          <w:color w:val="000000"/>
          <w:kern w:val="0"/>
          <w:sz w:val="30"/>
          <w:szCs w:val="30"/>
        </w:rPr>
        <w:drawing>
          <wp:inline distT="0" distB="0" distL="0" distR="0" wp14:anchorId="3313B3DF" wp14:editId="15E84256">
            <wp:extent cx="693420" cy="853440"/>
            <wp:effectExtent l="0" t="0" r="0" b="3810"/>
            <wp:docPr id="12373876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32CBF36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546589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Before using custom template tags, we have to make them available for the template using the </w:t>
      </w:r>
      <w:r w:rsidRPr="00482101">
        <w:rPr>
          <w:rFonts w:ascii="LiberationMono" w:hAnsi="LiberationMono" w:cs="LiberationMono"/>
          <w:color w:val="000000"/>
          <w:kern w:val="0"/>
          <w:sz w:val="22"/>
          <w:szCs w:val="22"/>
        </w:rPr>
        <w:t xml:space="preserve">{% load %} </w:t>
      </w:r>
      <w:r w:rsidRPr="00482101">
        <w:rPr>
          <w:rFonts w:ascii="LiberationSerif" w:hAnsi="LiberationSerif" w:cs="LiberationSerif"/>
          <w:color w:val="000000"/>
          <w:kern w:val="0"/>
          <w:sz w:val="30"/>
          <w:szCs w:val="30"/>
        </w:rPr>
        <w:t>tag. As mentioned before, we need to use the name of the Python module containing our template tags and filters.</w:t>
      </w:r>
    </w:p>
    <w:p w14:paraId="06C26BD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BAF9A5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blog/templates/base.html </w:t>
      </w:r>
      <w:r w:rsidRPr="00482101">
        <w:rPr>
          <w:rFonts w:ascii="LiberationSerif" w:hAnsi="LiberationSerif" w:cs="LiberationSerif"/>
          <w:color w:val="000000"/>
          <w:kern w:val="0"/>
          <w:sz w:val="30"/>
          <w:szCs w:val="30"/>
        </w:rPr>
        <w:t xml:space="preserve">template and add </w:t>
      </w:r>
      <w:r w:rsidRPr="00482101">
        <w:rPr>
          <w:rFonts w:ascii="LiberationMono" w:hAnsi="LiberationMono" w:cs="LiberationMono"/>
          <w:color w:val="000000"/>
          <w:kern w:val="0"/>
          <w:sz w:val="22"/>
          <w:szCs w:val="22"/>
        </w:rPr>
        <w:t xml:space="preserve">{% load blog_tags %} </w:t>
      </w:r>
      <w:r w:rsidRPr="00482101">
        <w:rPr>
          <w:rFonts w:ascii="LiberationSerif" w:hAnsi="LiberationSerif" w:cs="LiberationSerif"/>
          <w:color w:val="000000"/>
          <w:kern w:val="0"/>
          <w:sz w:val="30"/>
          <w:szCs w:val="30"/>
        </w:rPr>
        <w:t>at the top of it to load your template tags module. Then, use the tag you</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created to display your total posts, as follows. The new lines are highlighted</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in bold:</w:t>
      </w:r>
    </w:p>
    <w:p w14:paraId="4AC05B16"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load blog_tags %}</w:t>
      </w:r>
    </w:p>
    <w:p w14:paraId="50733B6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load static %}</w:t>
      </w:r>
    </w:p>
    <w:p w14:paraId="6FBB95AB"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 xml:space="preserve">&lt;!DOCTYPE </w:t>
      </w:r>
      <w:r w:rsidRPr="00482101">
        <w:rPr>
          <w:rFonts w:ascii="LiberationMono" w:hAnsi="LiberationMono" w:cs="LiberationMono"/>
          <w:color w:val="A726A5"/>
          <w:kern w:val="0"/>
          <w:sz w:val="22"/>
          <w:szCs w:val="22"/>
        </w:rPr>
        <w:t>html</w:t>
      </w:r>
      <w:r w:rsidRPr="00482101">
        <w:rPr>
          <w:rFonts w:ascii="LiberationMono" w:hAnsi="LiberationMono" w:cs="LiberationMono"/>
          <w:color w:val="4078F3"/>
          <w:kern w:val="0"/>
          <w:sz w:val="22"/>
          <w:szCs w:val="22"/>
        </w:rPr>
        <w:t>&gt;</w:t>
      </w:r>
    </w:p>
    <w:p w14:paraId="0A69AF7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html</w:t>
      </w:r>
      <w:r w:rsidRPr="00482101">
        <w:rPr>
          <w:rFonts w:ascii="LiberationMono" w:hAnsi="LiberationMono" w:cs="LiberationMono"/>
          <w:color w:val="383A42"/>
          <w:kern w:val="0"/>
          <w:sz w:val="22"/>
          <w:szCs w:val="22"/>
        </w:rPr>
        <w:t>&gt;</w:t>
      </w:r>
    </w:p>
    <w:p w14:paraId="137E3DA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head</w:t>
      </w:r>
      <w:r w:rsidRPr="00482101">
        <w:rPr>
          <w:rFonts w:ascii="LiberationMono" w:hAnsi="LiberationMono" w:cs="LiberationMono"/>
          <w:color w:val="383A42"/>
          <w:kern w:val="0"/>
          <w:sz w:val="22"/>
          <w:szCs w:val="22"/>
        </w:rPr>
        <w:t>&gt;</w:t>
      </w:r>
    </w:p>
    <w:p w14:paraId="6D110BE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 block title %}{% endblock %}&lt;/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w:t>
      </w:r>
    </w:p>
    <w:p w14:paraId="4203B3D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link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static "</w:t>
      </w:r>
      <w:r w:rsidRPr="00482101">
        <w:rPr>
          <w:rFonts w:ascii="LiberationMono" w:hAnsi="LiberationMono" w:cs="LiberationMono"/>
          <w:color w:val="996801"/>
          <w:kern w:val="0"/>
          <w:sz w:val="22"/>
          <w:szCs w:val="22"/>
        </w:rPr>
        <w:t>css</w:t>
      </w:r>
      <w:r w:rsidRPr="00482101">
        <w:rPr>
          <w:rFonts w:ascii="LiberationMono" w:hAnsi="LiberationMono" w:cs="LiberationMono"/>
          <w:color w:val="383A42"/>
          <w:kern w:val="0"/>
          <w:sz w:val="22"/>
          <w:szCs w:val="22"/>
        </w:rPr>
        <w:t>/</w:t>
      </w:r>
      <w:r w:rsidRPr="00482101">
        <w:rPr>
          <w:rFonts w:ascii="LiberationMono" w:hAnsi="LiberationMono" w:cs="LiberationMono"/>
          <w:color w:val="996801"/>
          <w:kern w:val="0"/>
          <w:sz w:val="22"/>
          <w:szCs w:val="22"/>
        </w:rPr>
        <w:t>blog.css</w:t>
      </w:r>
      <w:r w:rsidRPr="00482101">
        <w:rPr>
          <w:rFonts w:ascii="LiberationMono" w:hAnsi="LiberationMono" w:cs="LiberationMono"/>
          <w:color w:val="383A42"/>
          <w:kern w:val="0"/>
          <w:sz w:val="22"/>
          <w:szCs w:val="22"/>
        </w:rPr>
        <w:t xml:space="preserve">" %}" </w:t>
      </w:r>
      <w:r w:rsidRPr="00482101">
        <w:rPr>
          <w:rFonts w:ascii="LiberationMono" w:hAnsi="LiberationMono" w:cs="LiberationMono"/>
          <w:color w:val="996801"/>
          <w:kern w:val="0"/>
          <w:sz w:val="22"/>
          <w:szCs w:val="22"/>
        </w:rPr>
        <w:t>rel</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"stylesheet"</w:t>
      </w:r>
      <w:r w:rsidRPr="00482101">
        <w:rPr>
          <w:rFonts w:ascii="LiberationMono" w:hAnsi="LiberationMono" w:cs="LiberationMono"/>
          <w:color w:val="383A42"/>
          <w:kern w:val="0"/>
          <w:sz w:val="22"/>
          <w:szCs w:val="22"/>
        </w:rPr>
        <w:t>&gt;</w:t>
      </w:r>
    </w:p>
    <w:p w14:paraId="23179EE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head</w:t>
      </w:r>
      <w:r w:rsidRPr="00482101">
        <w:rPr>
          <w:rFonts w:ascii="LiberationMono" w:hAnsi="LiberationMono" w:cs="LiberationMono"/>
          <w:color w:val="383A42"/>
          <w:kern w:val="0"/>
          <w:sz w:val="22"/>
          <w:szCs w:val="22"/>
        </w:rPr>
        <w:t>&gt;</w:t>
      </w:r>
    </w:p>
    <w:p w14:paraId="5C38665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body</w:t>
      </w:r>
      <w:r w:rsidRPr="00482101">
        <w:rPr>
          <w:rFonts w:ascii="LiberationMono" w:hAnsi="LiberationMono" w:cs="LiberationMono"/>
          <w:color w:val="383A42"/>
          <w:kern w:val="0"/>
          <w:sz w:val="22"/>
          <w:szCs w:val="22"/>
        </w:rPr>
        <w:t>&gt;</w:t>
      </w:r>
    </w:p>
    <w:p w14:paraId="7ABB616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id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"content"</w:t>
      </w:r>
      <w:r w:rsidRPr="00482101">
        <w:rPr>
          <w:rFonts w:ascii="LiberationMono" w:hAnsi="LiberationMono" w:cs="LiberationMono"/>
          <w:color w:val="383A42"/>
          <w:kern w:val="0"/>
          <w:sz w:val="22"/>
          <w:szCs w:val="22"/>
        </w:rPr>
        <w:t>&gt;</w:t>
      </w:r>
    </w:p>
    <w:p w14:paraId="0193F2E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block content %}</w:t>
      </w:r>
    </w:p>
    <w:p w14:paraId="23D9420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endblock %}</w:t>
      </w:r>
    </w:p>
    <w:p w14:paraId="60C711C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5001378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id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"sidebar"</w:t>
      </w:r>
      <w:r w:rsidRPr="00482101">
        <w:rPr>
          <w:rFonts w:ascii="LiberationMono" w:hAnsi="LiberationMono" w:cs="LiberationMono"/>
          <w:color w:val="383A42"/>
          <w:kern w:val="0"/>
          <w:sz w:val="22"/>
          <w:szCs w:val="22"/>
        </w:rPr>
        <w:t>&gt;</w:t>
      </w:r>
    </w:p>
    <w:p w14:paraId="59BCE5F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3ECE914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15A8A0F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This is my blog.</w:t>
      </w:r>
    </w:p>
    <w:p w14:paraId="01332E52"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I've written {% total_posts %} posts so far.</w:t>
      </w:r>
    </w:p>
    <w:p w14:paraId="2384C16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36FD50E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2F16BA1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body</w:t>
      </w:r>
      <w:r w:rsidRPr="00482101">
        <w:rPr>
          <w:rFonts w:ascii="LiberationMono" w:hAnsi="LiberationMono" w:cs="LiberationMono"/>
          <w:color w:val="383A42"/>
          <w:kern w:val="0"/>
          <w:sz w:val="22"/>
          <w:szCs w:val="22"/>
        </w:rPr>
        <w:t>&gt;</w:t>
      </w:r>
    </w:p>
    <w:p w14:paraId="15EE4E5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html</w:t>
      </w:r>
      <w:r w:rsidRPr="00482101">
        <w:rPr>
          <w:rFonts w:ascii="LiberationMono" w:hAnsi="LiberationMono" w:cs="LiberationMono"/>
          <w:color w:val="383A42"/>
          <w:kern w:val="0"/>
          <w:sz w:val="22"/>
          <w:szCs w:val="22"/>
        </w:rPr>
        <w:t>&gt;</w:t>
      </w:r>
    </w:p>
    <w:p w14:paraId="7241143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p>
    <w:p w14:paraId="45B2227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will need to restart the server to keep track of the new files added to the project. Stop the development server with </w:t>
      </w:r>
      <w:r w:rsidRPr="00482101">
        <w:rPr>
          <w:rFonts w:ascii="LiberationSerif-Italic" w:hAnsi="LiberationSerif-Italic" w:cs="LiberationSerif-Italic"/>
          <w:i/>
          <w:iCs/>
          <w:color w:val="000000"/>
          <w:kern w:val="0"/>
          <w:sz w:val="30"/>
          <w:szCs w:val="30"/>
        </w:rPr>
        <w:t xml:space="preserve">Ctrl </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 xml:space="preserve">C </w:t>
      </w:r>
      <w:r w:rsidRPr="00482101">
        <w:rPr>
          <w:rFonts w:ascii="LiberationSerif" w:hAnsi="LiberationSerif" w:cs="LiberationSerif"/>
          <w:color w:val="000000"/>
          <w:kern w:val="0"/>
          <w:sz w:val="30"/>
          <w:szCs w:val="30"/>
        </w:rPr>
        <w:t>and run it again using the following command:</w:t>
      </w:r>
    </w:p>
    <w:p w14:paraId="5DE0A244"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runserver</w:t>
      </w:r>
    </w:p>
    <w:p w14:paraId="0DBDFAA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C45740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http://127.0.0.1:8000/blog/ </w:t>
      </w:r>
      <w:r w:rsidRPr="00482101">
        <w:rPr>
          <w:rFonts w:ascii="LiberationSerif" w:hAnsi="LiberationSerif" w:cs="LiberationSerif"/>
          <w:color w:val="000000"/>
          <w:kern w:val="0"/>
          <w:sz w:val="30"/>
          <w:szCs w:val="30"/>
        </w:rPr>
        <w:t>in your browser. You should see the total number of posts in the sidebar of the site, as follows:</w:t>
      </w:r>
    </w:p>
    <w:p w14:paraId="1F80A2C2"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0A45AC4C" wp14:editId="2DEF84ED">
            <wp:extent cx="3009900" cy="579120"/>
            <wp:effectExtent l="0" t="0" r="0" b="0"/>
            <wp:docPr id="93823386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579120"/>
                    </a:xfrm>
                    <a:prstGeom prst="rect">
                      <a:avLst/>
                    </a:prstGeom>
                    <a:noFill/>
                    <a:ln>
                      <a:noFill/>
                    </a:ln>
                  </pic:spPr>
                </pic:pic>
              </a:graphicData>
            </a:graphic>
          </wp:inline>
        </w:drawing>
      </w:r>
    </w:p>
    <w:p w14:paraId="24F0B622"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3.12: The total posts published included in the sidebar</w:t>
      </w:r>
    </w:p>
    <w:p w14:paraId="4187FF08"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194FB71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If you see the following error message, it’s very likely you didn’t restart the development server:</w:t>
      </w:r>
    </w:p>
    <w:p w14:paraId="222FB763"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58CB3D1B" wp14:editId="07F419D1">
            <wp:extent cx="4198620" cy="2468880"/>
            <wp:effectExtent l="0" t="0" r="0" b="7620"/>
            <wp:docPr id="1795370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8620" cy="2468880"/>
                    </a:xfrm>
                    <a:prstGeom prst="rect">
                      <a:avLst/>
                    </a:prstGeom>
                    <a:noFill/>
                    <a:ln>
                      <a:noFill/>
                    </a:ln>
                  </pic:spPr>
                </pic:pic>
              </a:graphicData>
            </a:graphic>
          </wp:inline>
        </w:drawing>
      </w:r>
    </w:p>
    <w:p w14:paraId="1B9B1620"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3.13: The error message when a template tag library is not registered</w:t>
      </w:r>
    </w:p>
    <w:p w14:paraId="27AC9634"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30B14C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Template tags allow you to process any data and add it to any template regardless of the view executed. You can perform QuerySets or process any data to display results in your templates.</w:t>
      </w:r>
    </w:p>
    <w:p w14:paraId="7B2989A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392F10A"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Creating an inclusion template tag</w:t>
      </w:r>
    </w:p>
    <w:p w14:paraId="3735BB9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We will create another tag to display the latest posts in the sidebar of the blog. This time, we will implement an inclusion tag. Using an inclusion tag, you can render a template with context variables returned by your template tag.</w:t>
      </w:r>
    </w:p>
    <w:p w14:paraId="236B4B9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6403D6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templatetags/blog_tags.py </w:t>
      </w:r>
      <w:r w:rsidRPr="00482101">
        <w:rPr>
          <w:rFonts w:ascii="LiberationSerif" w:hAnsi="LiberationSerif" w:cs="LiberationSerif"/>
          <w:color w:val="000000"/>
          <w:kern w:val="0"/>
          <w:sz w:val="30"/>
          <w:szCs w:val="30"/>
        </w:rPr>
        <w:t>file and add the following code:</w:t>
      </w:r>
    </w:p>
    <w:p w14:paraId="49810FFB"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@register.inclusion_tag(</w:t>
      </w:r>
      <w:r w:rsidRPr="00482101">
        <w:rPr>
          <w:rFonts w:ascii="LiberationMono" w:hAnsi="LiberationMono" w:cs="LiberationMono"/>
          <w:color w:val="50A24F"/>
          <w:kern w:val="0"/>
          <w:sz w:val="22"/>
          <w:szCs w:val="22"/>
        </w:rPr>
        <w:t>'blog/post/latest_posts.html'</w:t>
      </w:r>
      <w:r w:rsidRPr="00482101">
        <w:rPr>
          <w:rFonts w:ascii="LiberationMono" w:hAnsi="LiberationMono" w:cs="LiberationMono"/>
          <w:color w:val="4078F3"/>
          <w:kern w:val="0"/>
          <w:sz w:val="22"/>
          <w:szCs w:val="22"/>
        </w:rPr>
        <w:t>)</w:t>
      </w:r>
    </w:p>
    <w:p w14:paraId="774EEF6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lastRenderedPageBreak/>
        <w:t xml:space="preserve">def </w:t>
      </w:r>
      <w:r w:rsidRPr="00482101">
        <w:rPr>
          <w:rFonts w:ascii="LiberationMono" w:hAnsi="LiberationMono" w:cs="LiberationMono"/>
          <w:color w:val="4078F3"/>
          <w:kern w:val="0"/>
          <w:sz w:val="22"/>
          <w:szCs w:val="22"/>
        </w:rPr>
        <w:t>show_latest_posts</w:t>
      </w:r>
      <w:r w:rsidRPr="00482101">
        <w:rPr>
          <w:rFonts w:ascii="LiberationMono" w:hAnsi="LiberationMono" w:cs="LiberationMono"/>
          <w:color w:val="383A42"/>
          <w:kern w:val="0"/>
          <w:sz w:val="22"/>
          <w:szCs w:val="22"/>
        </w:rPr>
        <w:t>(count=</w:t>
      </w:r>
      <w:r w:rsidRPr="00482101">
        <w:rPr>
          <w:rFonts w:ascii="LiberationMono" w:hAnsi="LiberationMono" w:cs="LiberationMono"/>
          <w:color w:val="996801"/>
          <w:kern w:val="0"/>
          <w:sz w:val="22"/>
          <w:szCs w:val="22"/>
        </w:rPr>
        <w:t>5</w:t>
      </w:r>
      <w:r w:rsidRPr="00482101">
        <w:rPr>
          <w:rFonts w:ascii="LiberationMono" w:hAnsi="LiberationMono" w:cs="LiberationMono"/>
          <w:color w:val="383A42"/>
          <w:kern w:val="0"/>
          <w:sz w:val="22"/>
          <w:szCs w:val="22"/>
        </w:rPr>
        <w:t>):</w:t>
      </w:r>
    </w:p>
    <w:p w14:paraId="2A43B08B"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latest_posts = Post.published.order_by(</w:t>
      </w:r>
      <w:r w:rsidRPr="00482101">
        <w:rPr>
          <w:rFonts w:ascii="LiberationMono" w:hAnsi="LiberationMono" w:cs="LiberationMono"/>
          <w:color w:val="50A24F"/>
          <w:kern w:val="0"/>
          <w:sz w:val="22"/>
          <w:szCs w:val="22"/>
        </w:rPr>
        <w:t>'-publish'</w:t>
      </w:r>
      <w:r w:rsidRPr="00482101">
        <w:rPr>
          <w:rFonts w:ascii="LiberationMono" w:hAnsi="LiberationMono" w:cs="LiberationMono"/>
          <w:color w:val="383A42"/>
          <w:kern w:val="0"/>
          <w:sz w:val="22"/>
          <w:szCs w:val="22"/>
        </w:rPr>
        <w:t>)[:count]</w:t>
      </w:r>
    </w:p>
    <w:p w14:paraId="01D881DE"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'latest_posts'</w:t>
      </w:r>
      <w:r w:rsidRPr="00482101">
        <w:rPr>
          <w:rFonts w:ascii="LiberationMono" w:hAnsi="LiberationMono" w:cs="LiberationMono"/>
          <w:color w:val="383A42"/>
          <w:kern w:val="0"/>
          <w:sz w:val="22"/>
          <w:szCs w:val="22"/>
        </w:rPr>
        <w:t>: latest_posts}</w:t>
      </w:r>
    </w:p>
    <w:p w14:paraId="69FACC0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5732DF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code, we have registered the template tag using the </w:t>
      </w:r>
      <w:r w:rsidRPr="00482101">
        <w:rPr>
          <w:rFonts w:ascii="LiberationMono" w:hAnsi="LiberationMono" w:cs="LiberationMono"/>
          <w:color w:val="000000"/>
          <w:kern w:val="0"/>
          <w:sz w:val="22"/>
          <w:szCs w:val="22"/>
        </w:rPr>
        <w:t xml:space="preserve">@register.inclusion_tag </w:t>
      </w:r>
      <w:r w:rsidRPr="00482101">
        <w:rPr>
          <w:rFonts w:ascii="LiberationSerif" w:hAnsi="LiberationSerif" w:cs="LiberationSerif"/>
          <w:color w:val="000000"/>
          <w:kern w:val="0"/>
          <w:sz w:val="30"/>
          <w:szCs w:val="30"/>
        </w:rPr>
        <w:t xml:space="preserve">decorator. We have specified the template that will be rendered with the returned values using </w:t>
      </w:r>
      <w:r w:rsidRPr="00482101">
        <w:rPr>
          <w:rFonts w:ascii="LiberationMono" w:hAnsi="LiberationMono" w:cs="LiberationMono"/>
          <w:color w:val="000000"/>
          <w:kern w:val="0"/>
          <w:sz w:val="22"/>
          <w:szCs w:val="22"/>
        </w:rPr>
        <w:t xml:space="preserve">blog/post/latest_posts.html </w:t>
      </w:r>
      <w:r w:rsidRPr="00482101">
        <w:rPr>
          <w:rFonts w:ascii="LiberationSerif" w:hAnsi="LiberationSerif" w:cs="LiberationSerif"/>
          <w:color w:val="000000"/>
          <w:kern w:val="0"/>
          <w:sz w:val="30"/>
          <w:szCs w:val="30"/>
        </w:rPr>
        <w:t xml:space="preserve">. The template tag will accept an optional </w:t>
      </w:r>
      <w:r w:rsidRPr="00482101">
        <w:rPr>
          <w:rFonts w:ascii="LiberationMono" w:hAnsi="LiberationMono" w:cs="LiberationMono"/>
          <w:color w:val="000000"/>
          <w:kern w:val="0"/>
          <w:sz w:val="22"/>
          <w:szCs w:val="22"/>
        </w:rPr>
        <w:t xml:space="preserve">count </w:t>
      </w:r>
      <w:r w:rsidRPr="00482101">
        <w:rPr>
          <w:rFonts w:ascii="LiberationSerif" w:hAnsi="LiberationSerif" w:cs="LiberationSerif"/>
          <w:color w:val="000000"/>
          <w:kern w:val="0"/>
          <w:sz w:val="30"/>
          <w:szCs w:val="30"/>
        </w:rPr>
        <w:t xml:space="preserve">parameter that defaults to </w:t>
      </w:r>
      <w:r w:rsidRPr="00482101">
        <w:rPr>
          <w:rFonts w:ascii="LiberationMono" w:hAnsi="LiberationMono" w:cs="LiberationMono"/>
          <w:color w:val="000000"/>
          <w:kern w:val="0"/>
          <w:sz w:val="22"/>
          <w:szCs w:val="22"/>
        </w:rPr>
        <w:t xml:space="preserve">5 </w:t>
      </w:r>
      <w:r w:rsidRPr="00482101">
        <w:rPr>
          <w:rFonts w:ascii="LiberationSerif" w:hAnsi="LiberationSerif" w:cs="LiberationSerif"/>
          <w:color w:val="000000"/>
          <w:kern w:val="0"/>
          <w:sz w:val="30"/>
          <w:szCs w:val="30"/>
        </w:rPr>
        <w:t xml:space="preserve">. This parameter will allow us to specify the number of posts to display. We use this variable to limit the results of the query </w:t>
      </w:r>
      <w:r w:rsidRPr="00482101">
        <w:rPr>
          <w:rFonts w:ascii="LiberationMono" w:hAnsi="LiberationMono" w:cs="LiberationMono"/>
          <w:color w:val="000000"/>
          <w:kern w:val="0"/>
          <w:sz w:val="22"/>
          <w:szCs w:val="22"/>
        </w:rPr>
        <w:t xml:space="preserve">Post.published.order_by('-publish')[:count] </w:t>
      </w:r>
      <w:r w:rsidRPr="00482101">
        <w:rPr>
          <w:rFonts w:ascii="LiberationSerif" w:hAnsi="LiberationSerif" w:cs="LiberationSerif"/>
          <w:color w:val="000000"/>
          <w:kern w:val="0"/>
          <w:sz w:val="30"/>
          <w:szCs w:val="30"/>
        </w:rPr>
        <w:t>.</w:t>
      </w:r>
    </w:p>
    <w:p w14:paraId="3EB68D3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C54F4F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Note that the function returns a dictionary of variables instead of a simple value. Inclusion tags have to return a dictionary of values, which is used as the context to render the specified template. The template tag we just created allows us to specify the optional number of posts to display as </w:t>
      </w:r>
      <w:r w:rsidRPr="00482101">
        <w:rPr>
          <w:rFonts w:ascii="LiberationMono" w:hAnsi="LiberationMono" w:cs="LiberationMono"/>
          <w:color w:val="000000"/>
          <w:kern w:val="0"/>
          <w:sz w:val="22"/>
          <w:szCs w:val="22"/>
        </w:rPr>
        <w:t>{%</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show_latest_posts 3 %} </w:t>
      </w:r>
      <w:r w:rsidRPr="00482101">
        <w:rPr>
          <w:rFonts w:ascii="LiberationSerif" w:hAnsi="LiberationSerif" w:cs="LiberationSerif"/>
          <w:color w:val="000000"/>
          <w:kern w:val="0"/>
          <w:sz w:val="30"/>
          <w:szCs w:val="30"/>
        </w:rPr>
        <w:t>.</w:t>
      </w:r>
    </w:p>
    <w:p w14:paraId="62475E9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705524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create a new template file under </w:t>
      </w:r>
      <w:r w:rsidRPr="00482101">
        <w:rPr>
          <w:rFonts w:ascii="LiberationMono" w:hAnsi="LiberationMono" w:cs="LiberationMono"/>
          <w:color w:val="000000"/>
          <w:kern w:val="0"/>
          <w:sz w:val="22"/>
          <w:szCs w:val="22"/>
        </w:rPr>
        <w:t xml:space="preserve">blog/post/ </w:t>
      </w:r>
      <w:r w:rsidRPr="00482101">
        <w:rPr>
          <w:rFonts w:ascii="LiberationSerif" w:hAnsi="LiberationSerif" w:cs="LiberationSerif"/>
          <w:color w:val="000000"/>
          <w:kern w:val="0"/>
          <w:sz w:val="30"/>
          <w:szCs w:val="30"/>
        </w:rPr>
        <w:t xml:space="preserve">and name it </w:t>
      </w:r>
      <w:r w:rsidRPr="00482101">
        <w:rPr>
          <w:rFonts w:ascii="LiberationMono" w:hAnsi="LiberationMono" w:cs="LiberationMono"/>
          <w:color w:val="000000"/>
          <w:kern w:val="0"/>
          <w:sz w:val="22"/>
          <w:szCs w:val="22"/>
        </w:rPr>
        <w:t xml:space="preserve">latest_posts.html </w:t>
      </w:r>
      <w:r w:rsidRPr="00482101">
        <w:rPr>
          <w:rFonts w:ascii="LiberationSerif" w:hAnsi="LiberationSerif" w:cs="LiberationSerif"/>
          <w:color w:val="000000"/>
          <w:kern w:val="0"/>
          <w:sz w:val="30"/>
          <w:szCs w:val="30"/>
        </w:rPr>
        <w:t>.</w:t>
      </w:r>
    </w:p>
    <w:p w14:paraId="52322BD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9C8738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new </w:t>
      </w:r>
      <w:r w:rsidRPr="00482101">
        <w:rPr>
          <w:rFonts w:ascii="LiberationMono" w:hAnsi="LiberationMono" w:cs="LiberationMono"/>
          <w:color w:val="000000"/>
          <w:kern w:val="0"/>
          <w:sz w:val="22"/>
          <w:szCs w:val="22"/>
        </w:rPr>
        <w:t xml:space="preserve">blog/post/latest_posts.html </w:t>
      </w:r>
      <w:r w:rsidRPr="00482101">
        <w:rPr>
          <w:rFonts w:ascii="LiberationSerif" w:hAnsi="LiberationSerif" w:cs="LiberationSerif"/>
          <w:color w:val="000000"/>
          <w:kern w:val="0"/>
          <w:sz w:val="30"/>
          <w:szCs w:val="30"/>
        </w:rPr>
        <w:t>template and add the following code to it:</w:t>
      </w:r>
    </w:p>
    <w:p w14:paraId="4A03EFA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ul</w:t>
      </w:r>
      <w:r w:rsidRPr="00482101">
        <w:rPr>
          <w:rFonts w:ascii="LiberationMono" w:hAnsi="LiberationMono" w:cs="LiberationMono"/>
          <w:color w:val="383A42"/>
          <w:kern w:val="0"/>
          <w:sz w:val="22"/>
          <w:szCs w:val="22"/>
        </w:rPr>
        <w:t>&gt;</w:t>
      </w:r>
    </w:p>
    <w:p w14:paraId="140CF68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post in latest_posts %}</w:t>
      </w:r>
    </w:p>
    <w:p w14:paraId="505ADA0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li</w:t>
      </w:r>
      <w:r w:rsidRPr="00482101">
        <w:rPr>
          <w:rFonts w:ascii="LiberationMono" w:hAnsi="LiberationMono" w:cs="LiberationMono"/>
          <w:color w:val="383A42"/>
          <w:kern w:val="0"/>
          <w:sz w:val="22"/>
          <w:szCs w:val="22"/>
        </w:rPr>
        <w:t>&gt;</w:t>
      </w:r>
    </w:p>
    <w:p w14:paraId="486C47B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post.get_absolute_url }}"</w:t>
      </w:r>
      <w:r w:rsidRPr="00482101">
        <w:rPr>
          <w:rFonts w:ascii="LiberationMono" w:hAnsi="LiberationMono" w:cs="LiberationMono"/>
          <w:color w:val="383A42"/>
          <w:kern w:val="0"/>
          <w:sz w:val="22"/>
          <w:szCs w:val="22"/>
        </w:rPr>
        <w:t>&gt;{{ post.title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7D072DC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li</w:t>
      </w:r>
      <w:r w:rsidRPr="00482101">
        <w:rPr>
          <w:rFonts w:ascii="LiberationMono" w:hAnsi="LiberationMono" w:cs="LiberationMono"/>
          <w:color w:val="383A42"/>
          <w:kern w:val="0"/>
          <w:sz w:val="22"/>
          <w:szCs w:val="22"/>
        </w:rPr>
        <w:t>&gt;</w:t>
      </w:r>
    </w:p>
    <w:p w14:paraId="1773713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42CB7A6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ul</w:t>
      </w:r>
      <w:r w:rsidRPr="00482101">
        <w:rPr>
          <w:rFonts w:ascii="LiberationMono" w:hAnsi="LiberationMono" w:cs="LiberationMono"/>
          <w:color w:val="383A42"/>
          <w:kern w:val="0"/>
          <w:sz w:val="22"/>
          <w:szCs w:val="22"/>
        </w:rPr>
        <w:t>&gt;</w:t>
      </w:r>
    </w:p>
    <w:p w14:paraId="13230A4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24DDEE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code, you have added an unordered list of posts using the </w:t>
      </w:r>
      <w:r w:rsidRPr="00482101">
        <w:rPr>
          <w:rFonts w:ascii="LiberationMono" w:hAnsi="LiberationMono" w:cs="LiberationMono"/>
          <w:color w:val="000000"/>
          <w:kern w:val="0"/>
          <w:sz w:val="22"/>
          <w:szCs w:val="22"/>
        </w:rPr>
        <w:t xml:space="preserve">latest_posts </w:t>
      </w:r>
      <w:r w:rsidRPr="00482101">
        <w:rPr>
          <w:rFonts w:ascii="LiberationSerif" w:hAnsi="LiberationSerif" w:cs="LiberationSerif"/>
          <w:color w:val="000000"/>
          <w:kern w:val="0"/>
          <w:sz w:val="30"/>
          <w:szCs w:val="30"/>
        </w:rPr>
        <w:t xml:space="preserve">variable returned by your template tag. Now, edit the </w:t>
      </w:r>
      <w:r w:rsidRPr="00482101">
        <w:rPr>
          <w:rFonts w:ascii="LiberationMono" w:hAnsi="LiberationMono" w:cs="LiberationMono"/>
          <w:color w:val="000000"/>
          <w:kern w:val="0"/>
          <w:sz w:val="22"/>
          <w:szCs w:val="22"/>
        </w:rPr>
        <w:t xml:space="preserve">blog/base.html </w:t>
      </w:r>
      <w:r w:rsidRPr="00482101">
        <w:rPr>
          <w:rFonts w:ascii="LiberationSerif" w:hAnsi="LiberationSerif" w:cs="LiberationSerif"/>
          <w:color w:val="000000"/>
          <w:kern w:val="0"/>
          <w:sz w:val="30"/>
          <w:szCs w:val="30"/>
        </w:rPr>
        <w:t>template and add the new template tag to display the last three posts, as follows. The new lines are highlighted in bold:</w:t>
      </w:r>
    </w:p>
    <w:p w14:paraId="406CCB4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load blog_tags %}</w:t>
      </w:r>
    </w:p>
    <w:p w14:paraId="28BE9B8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load static %}</w:t>
      </w:r>
    </w:p>
    <w:p w14:paraId="3361BA93"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 xml:space="preserve">&lt;!DOCTYPE </w:t>
      </w:r>
      <w:r w:rsidRPr="00482101">
        <w:rPr>
          <w:rFonts w:ascii="LiberationMono" w:hAnsi="LiberationMono" w:cs="LiberationMono"/>
          <w:color w:val="A726A5"/>
          <w:kern w:val="0"/>
          <w:sz w:val="22"/>
          <w:szCs w:val="22"/>
        </w:rPr>
        <w:t>html</w:t>
      </w:r>
      <w:r w:rsidRPr="00482101">
        <w:rPr>
          <w:rFonts w:ascii="LiberationMono" w:hAnsi="LiberationMono" w:cs="LiberationMono"/>
          <w:color w:val="4078F3"/>
          <w:kern w:val="0"/>
          <w:sz w:val="22"/>
          <w:szCs w:val="22"/>
        </w:rPr>
        <w:t>&gt;</w:t>
      </w:r>
    </w:p>
    <w:p w14:paraId="473F712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html</w:t>
      </w:r>
      <w:r w:rsidRPr="00482101">
        <w:rPr>
          <w:rFonts w:ascii="LiberationMono" w:hAnsi="LiberationMono" w:cs="LiberationMono"/>
          <w:color w:val="383A42"/>
          <w:kern w:val="0"/>
          <w:sz w:val="22"/>
          <w:szCs w:val="22"/>
        </w:rPr>
        <w:t>&gt;</w:t>
      </w:r>
    </w:p>
    <w:p w14:paraId="67E466D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head</w:t>
      </w:r>
      <w:r w:rsidRPr="00482101">
        <w:rPr>
          <w:rFonts w:ascii="LiberationMono" w:hAnsi="LiberationMono" w:cs="LiberationMono"/>
          <w:color w:val="383A42"/>
          <w:kern w:val="0"/>
          <w:sz w:val="22"/>
          <w:szCs w:val="22"/>
        </w:rPr>
        <w:t>&gt;</w:t>
      </w:r>
    </w:p>
    <w:p w14:paraId="4049399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 block title %}{% endblock %}&lt;/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w:t>
      </w:r>
    </w:p>
    <w:p w14:paraId="5434262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link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static "</w:t>
      </w:r>
      <w:r w:rsidRPr="00482101">
        <w:rPr>
          <w:rFonts w:ascii="LiberationMono" w:hAnsi="LiberationMono" w:cs="LiberationMono"/>
          <w:color w:val="996801"/>
          <w:kern w:val="0"/>
          <w:sz w:val="22"/>
          <w:szCs w:val="22"/>
        </w:rPr>
        <w:t>css</w:t>
      </w:r>
      <w:r w:rsidRPr="00482101">
        <w:rPr>
          <w:rFonts w:ascii="LiberationMono" w:hAnsi="LiberationMono" w:cs="LiberationMono"/>
          <w:color w:val="383A42"/>
          <w:kern w:val="0"/>
          <w:sz w:val="22"/>
          <w:szCs w:val="22"/>
        </w:rPr>
        <w:t>/</w:t>
      </w:r>
      <w:r w:rsidRPr="00482101">
        <w:rPr>
          <w:rFonts w:ascii="LiberationMono" w:hAnsi="LiberationMono" w:cs="LiberationMono"/>
          <w:color w:val="996801"/>
          <w:kern w:val="0"/>
          <w:sz w:val="22"/>
          <w:szCs w:val="22"/>
        </w:rPr>
        <w:t>blog.css</w:t>
      </w:r>
      <w:r w:rsidRPr="00482101">
        <w:rPr>
          <w:rFonts w:ascii="LiberationMono" w:hAnsi="LiberationMono" w:cs="LiberationMono"/>
          <w:color w:val="383A42"/>
          <w:kern w:val="0"/>
          <w:sz w:val="22"/>
          <w:szCs w:val="22"/>
        </w:rPr>
        <w:t xml:space="preserve">" %}" </w:t>
      </w:r>
      <w:r w:rsidRPr="00482101">
        <w:rPr>
          <w:rFonts w:ascii="LiberationMono" w:hAnsi="LiberationMono" w:cs="LiberationMono"/>
          <w:color w:val="996801"/>
          <w:kern w:val="0"/>
          <w:sz w:val="22"/>
          <w:szCs w:val="22"/>
        </w:rPr>
        <w:t>rel</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"stylesheet"</w:t>
      </w:r>
      <w:r w:rsidRPr="00482101">
        <w:rPr>
          <w:rFonts w:ascii="LiberationMono" w:hAnsi="LiberationMono" w:cs="LiberationMono"/>
          <w:color w:val="383A42"/>
          <w:kern w:val="0"/>
          <w:sz w:val="22"/>
          <w:szCs w:val="22"/>
        </w:rPr>
        <w:t>&gt;</w:t>
      </w:r>
    </w:p>
    <w:p w14:paraId="6FA7C7F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head</w:t>
      </w:r>
      <w:r w:rsidRPr="00482101">
        <w:rPr>
          <w:rFonts w:ascii="LiberationMono" w:hAnsi="LiberationMono" w:cs="LiberationMono"/>
          <w:color w:val="383A42"/>
          <w:kern w:val="0"/>
          <w:sz w:val="22"/>
          <w:szCs w:val="22"/>
        </w:rPr>
        <w:t>&gt;</w:t>
      </w:r>
    </w:p>
    <w:p w14:paraId="12AFDC0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body</w:t>
      </w:r>
      <w:r w:rsidRPr="00482101">
        <w:rPr>
          <w:rFonts w:ascii="LiberationMono" w:hAnsi="LiberationMono" w:cs="LiberationMono"/>
          <w:color w:val="383A42"/>
          <w:kern w:val="0"/>
          <w:sz w:val="22"/>
          <w:szCs w:val="22"/>
        </w:rPr>
        <w:t>&gt;</w:t>
      </w:r>
    </w:p>
    <w:p w14:paraId="7F98A51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id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"content"</w:t>
      </w:r>
      <w:r w:rsidRPr="00482101">
        <w:rPr>
          <w:rFonts w:ascii="LiberationMono" w:hAnsi="LiberationMono" w:cs="LiberationMono"/>
          <w:color w:val="383A42"/>
          <w:kern w:val="0"/>
          <w:sz w:val="22"/>
          <w:szCs w:val="22"/>
        </w:rPr>
        <w:t>&gt;</w:t>
      </w:r>
    </w:p>
    <w:p w14:paraId="1E03996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block content %}</w:t>
      </w:r>
    </w:p>
    <w:p w14:paraId="0B20400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endblock %}</w:t>
      </w:r>
    </w:p>
    <w:p w14:paraId="6F446CC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2F0E2F9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id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"sidebar"</w:t>
      </w:r>
      <w:r w:rsidRPr="00482101">
        <w:rPr>
          <w:rFonts w:ascii="LiberationMono" w:hAnsi="LiberationMono" w:cs="LiberationMono"/>
          <w:color w:val="383A42"/>
          <w:kern w:val="0"/>
          <w:sz w:val="22"/>
          <w:szCs w:val="22"/>
        </w:rPr>
        <w:t>&gt;</w:t>
      </w:r>
    </w:p>
    <w:p w14:paraId="4E4576B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59E8652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437C9F9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This is my blog.</w:t>
      </w:r>
    </w:p>
    <w:p w14:paraId="1F0366AF"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I've written {% total_posts %} posts so far.</w:t>
      </w:r>
    </w:p>
    <w:p w14:paraId="6087009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362EA9D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h3</w:t>
      </w:r>
      <w:r w:rsidRPr="00482101">
        <w:rPr>
          <w:rFonts w:ascii="LiberationMono-Bold" w:hAnsi="LiberationMono-Bold" w:cs="LiberationMono-Bold"/>
          <w:b/>
          <w:bCs/>
          <w:color w:val="383A42"/>
          <w:kern w:val="0"/>
          <w:sz w:val="22"/>
          <w:szCs w:val="22"/>
        </w:rPr>
        <w:t>&gt;Latest posts&lt;/</w:t>
      </w:r>
      <w:r w:rsidRPr="00482101">
        <w:rPr>
          <w:rFonts w:ascii="LiberationMono-Bold" w:hAnsi="LiberationMono-Bold" w:cs="LiberationMono-Bold"/>
          <w:b/>
          <w:bCs/>
          <w:color w:val="E55649"/>
          <w:kern w:val="0"/>
          <w:sz w:val="22"/>
          <w:szCs w:val="22"/>
        </w:rPr>
        <w:t>h3</w:t>
      </w:r>
      <w:r w:rsidRPr="00482101">
        <w:rPr>
          <w:rFonts w:ascii="LiberationMono-Bold" w:hAnsi="LiberationMono-Bold" w:cs="LiberationMono-Bold"/>
          <w:b/>
          <w:bCs/>
          <w:color w:val="383A42"/>
          <w:kern w:val="0"/>
          <w:sz w:val="22"/>
          <w:szCs w:val="22"/>
        </w:rPr>
        <w:t>&gt;</w:t>
      </w:r>
    </w:p>
    <w:p w14:paraId="3735DEFE"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show_latest_posts 3 %}</w:t>
      </w:r>
    </w:p>
    <w:p w14:paraId="28B879D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4827C09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body</w:t>
      </w:r>
      <w:r w:rsidRPr="00482101">
        <w:rPr>
          <w:rFonts w:ascii="LiberationMono" w:hAnsi="LiberationMono" w:cs="LiberationMono"/>
          <w:color w:val="383A42"/>
          <w:kern w:val="0"/>
          <w:sz w:val="22"/>
          <w:szCs w:val="22"/>
        </w:rPr>
        <w:t>&gt;</w:t>
      </w:r>
    </w:p>
    <w:p w14:paraId="3815431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html</w:t>
      </w:r>
      <w:r w:rsidRPr="00482101">
        <w:rPr>
          <w:rFonts w:ascii="LiberationMono" w:hAnsi="LiberationMono" w:cs="LiberationMono"/>
          <w:color w:val="383A42"/>
          <w:kern w:val="0"/>
          <w:sz w:val="22"/>
          <w:szCs w:val="22"/>
        </w:rPr>
        <w:t>&gt;</w:t>
      </w:r>
    </w:p>
    <w:p w14:paraId="22BCA7F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A83C4C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template tag is called, passing the number of posts to display, and the template is rendered in place with the given context.</w:t>
      </w:r>
    </w:p>
    <w:p w14:paraId="6C210CA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AEEBD3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Next, return to your browser and refresh the page. The sidebar should now look like this:</w:t>
      </w:r>
    </w:p>
    <w:p w14:paraId="43DD54A0"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3A8F14B5" wp14:editId="1E1A3CEC">
            <wp:extent cx="3467100" cy="1981200"/>
            <wp:effectExtent l="0" t="0" r="0" b="0"/>
            <wp:docPr id="97577873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1981200"/>
                    </a:xfrm>
                    <a:prstGeom prst="rect">
                      <a:avLst/>
                    </a:prstGeom>
                    <a:noFill/>
                    <a:ln>
                      <a:noFill/>
                    </a:ln>
                  </pic:spPr>
                </pic:pic>
              </a:graphicData>
            </a:graphic>
          </wp:inline>
        </w:drawing>
      </w:r>
    </w:p>
    <w:p w14:paraId="1D0444B6"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3.14: The blog sidebar, including the latest published posts</w:t>
      </w:r>
    </w:p>
    <w:p w14:paraId="47CCB1A4"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12C7AAE9"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Creating a template tag that returns a QuerySet</w:t>
      </w:r>
    </w:p>
    <w:p w14:paraId="10F4675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Finally, we will create a simple template tag that returns a value. We will store the result in a variable that can be reused, rather than outputting it directly. We will create a tag to display the most commented posts.</w:t>
      </w:r>
    </w:p>
    <w:p w14:paraId="0B2C4A8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D339DB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templatetags/blog_tags.py </w:t>
      </w:r>
      <w:r w:rsidRPr="00482101">
        <w:rPr>
          <w:rFonts w:ascii="LiberationSerif" w:hAnsi="LiberationSerif" w:cs="LiberationSerif"/>
          <w:color w:val="000000"/>
          <w:kern w:val="0"/>
          <w:sz w:val="30"/>
          <w:szCs w:val="30"/>
        </w:rPr>
        <w:t>file and add the following import and template tag to it:</w:t>
      </w:r>
    </w:p>
    <w:p w14:paraId="003667A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django.db.models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Count</w:t>
      </w:r>
    </w:p>
    <w:p w14:paraId="4234046E"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@register.simple_tag</w:t>
      </w:r>
    </w:p>
    <w:p w14:paraId="609ACCB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get_most_commented_posts</w:t>
      </w:r>
      <w:r w:rsidRPr="00482101">
        <w:rPr>
          <w:rFonts w:ascii="LiberationMono" w:hAnsi="LiberationMono" w:cs="LiberationMono"/>
          <w:color w:val="383A42"/>
          <w:kern w:val="0"/>
          <w:sz w:val="22"/>
          <w:szCs w:val="22"/>
        </w:rPr>
        <w:t>(count=</w:t>
      </w:r>
      <w:r w:rsidRPr="00482101">
        <w:rPr>
          <w:rFonts w:ascii="LiberationMono" w:hAnsi="LiberationMono" w:cs="LiberationMono"/>
          <w:color w:val="996801"/>
          <w:kern w:val="0"/>
          <w:sz w:val="22"/>
          <w:szCs w:val="22"/>
        </w:rPr>
        <w:t>5</w:t>
      </w:r>
      <w:r w:rsidRPr="00482101">
        <w:rPr>
          <w:rFonts w:ascii="LiberationMono" w:hAnsi="LiberationMono" w:cs="LiberationMono"/>
          <w:color w:val="383A42"/>
          <w:kern w:val="0"/>
          <w:sz w:val="22"/>
          <w:szCs w:val="22"/>
        </w:rPr>
        <w:t>):</w:t>
      </w:r>
    </w:p>
    <w:p w14:paraId="2DACB87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w:t>
      </w:r>
      <w:r w:rsidRPr="00482101">
        <w:rPr>
          <w:rFonts w:ascii="LiberationMono" w:hAnsi="LiberationMono" w:cs="LiberationMono"/>
          <w:color w:val="A726A5"/>
          <w:kern w:val="0"/>
          <w:sz w:val="22"/>
          <w:szCs w:val="22"/>
        </w:rPr>
        <w:tab/>
        <w:t xml:space="preserve">return </w:t>
      </w:r>
      <w:r w:rsidRPr="00482101">
        <w:rPr>
          <w:rFonts w:ascii="LiberationMono" w:hAnsi="LiberationMono" w:cs="LiberationMono"/>
          <w:color w:val="383A42"/>
          <w:kern w:val="0"/>
          <w:sz w:val="22"/>
          <w:szCs w:val="22"/>
        </w:rPr>
        <w:t>Post.published.annotate(</w:t>
      </w:r>
    </w:p>
    <w:p w14:paraId="562E60BC"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total_comments=Count(</w:t>
      </w:r>
      <w:r w:rsidRPr="00482101">
        <w:rPr>
          <w:rFonts w:ascii="LiberationMono" w:hAnsi="LiberationMono" w:cs="LiberationMono"/>
          <w:color w:val="50A24F"/>
          <w:kern w:val="0"/>
          <w:sz w:val="22"/>
          <w:szCs w:val="22"/>
        </w:rPr>
        <w:t>'comments'</w:t>
      </w:r>
      <w:r w:rsidRPr="00482101">
        <w:rPr>
          <w:rFonts w:ascii="LiberationMono" w:hAnsi="LiberationMono" w:cs="LiberationMono"/>
          <w:color w:val="383A42"/>
          <w:kern w:val="0"/>
          <w:sz w:val="22"/>
          <w:szCs w:val="22"/>
        </w:rPr>
        <w:t>)</w:t>
      </w:r>
    </w:p>
    <w:p w14:paraId="4C41F785"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).order_by(</w:t>
      </w:r>
      <w:r w:rsidRPr="00482101">
        <w:rPr>
          <w:rFonts w:ascii="LiberationMono" w:hAnsi="LiberationMono" w:cs="LiberationMono"/>
          <w:color w:val="50A24F"/>
          <w:kern w:val="0"/>
          <w:sz w:val="22"/>
          <w:szCs w:val="22"/>
        </w:rPr>
        <w:t>'-total_comments'</w:t>
      </w:r>
      <w:r w:rsidRPr="00482101">
        <w:rPr>
          <w:rFonts w:ascii="LiberationMono" w:hAnsi="LiberationMono" w:cs="LiberationMono"/>
          <w:color w:val="383A42"/>
          <w:kern w:val="0"/>
          <w:sz w:val="22"/>
          <w:szCs w:val="22"/>
        </w:rPr>
        <w:t>)[:count]</w:t>
      </w:r>
    </w:p>
    <w:p w14:paraId="19C1806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F670BFD"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In the preceding template tag, you build a QuerySet using the </w:t>
      </w:r>
      <w:r w:rsidRPr="00482101">
        <w:rPr>
          <w:rFonts w:ascii="LiberationMono" w:hAnsi="LiberationMono" w:cs="LiberationMono"/>
          <w:color w:val="000000"/>
          <w:kern w:val="0"/>
          <w:sz w:val="22"/>
          <w:szCs w:val="22"/>
        </w:rPr>
        <w:t xml:space="preserve">annotate() </w:t>
      </w:r>
      <w:r w:rsidRPr="00482101">
        <w:rPr>
          <w:rFonts w:ascii="LiberationSerif" w:hAnsi="LiberationSerif" w:cs="LiberationSerif"/>
          <w:color w:val="000000"/>
          <w:kern w:val="0"/>
          <w:sz w:val="30"/>
          <w:szCs w:val="30"/>
        </w:rPr>
        <w:t>function to aggregate the total number of comments for each post. You use</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Count </w:t>
      </w:r>
      <w:r w:rsidRPr="00482101">
        <w:rPr>
          <w:rFonts w:ascii="LiberationSerif" w:hAnsi="LiberationSerif" w:cs="LiberationSerif"/>
          <w:color w:val="000000"/>
          <w:kern w:val="0"/>
          <w:sz w:val="30"/>
          <w:szCs w:val="30"/>
        </w:rPr>
        <w:t>aggregation function to store the number of comments in the</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computed </w:t>
      </w:r>
      <w:r w:rsidRPr="00482101">
        <w:rPr>
          <w:rFonts w:ascii="LiberationMono" w:hAnsi="LiberationMono" w:cs="LiberationMono"/>
          <w:color w:val="000000"/>
          <w:kern w:val="0"/>
          <w:sz w:val="22"/>
          <w:szCs w:val="22"/>
        </w:rPr>
        <w:t xml:space="preserve">total_comments </w:t>
      </w:r>
      <w:r w:rsidRPr="00482101">
        <w:rPr>
          <w:rFonts w:ascii="LiberationSerif" w:hAnsi="LiberationSerif" w:cs="LiberationSerif"/>
          <w:color w:val="000000"/>
          <w:kern w:val="0"/>
          <w:sz w:val="30"/>
          <w:szCs w:val="30"/>
        </w:rPr>
        <w:t xml:space="preserve">field for each </w:t>
      </w:r>
      <w:r w:rsidRPr="00482101">
        <w:rPr>
          <w:rFonts w:ascii="LiberationMono" w:hAnsi="LiberationMono" w:cs="LiberationMono"/>
          <w:color w:val="000000"/>
          <w:kern w:val="0"/>
          <w:sz w:val="22"/>
          <w:szCs w:val="22"/>
        </w:rPr>
        <w:lastRenderedPageBreak/>
        <w:t xml:space="preserve">Post </w:t>
      </w:r>
      <w:r w:rsidRPr="00482101">
        <w:rPr>
          <w:rFonts w:ascii="LiberationSerif" w:hAnsi="LiberationSerif" w:cs="LiberationSerif"/>
          <w:color w:val="000000"/>
          <w:kern w:val="0"/>
          <w:sz w:val="30"/>
          <w:szCs w:val="30"/>
        </w:rPr>
        <w:t>object. You order the</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QuerySet by the computed field in descending order. You also provide an</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optional </w:t>
      </w:r>
      <w:r w:rsidRPr="00482101">
        <w:rPr>
          <w:rFonts w:ascii="LiberationMono" w:hAnsi="LiberationMono" w:cs="LiberationMono"/>
          <w:color w:val="000000"/>
          <w:kern w:val="0"/>
          <w:sz w:val="22"/>
          <w:szCs w:val="22"/>
        </w:rPr>
        <w:t xml:space="preserve">count </w:t>
      </w:r>
      <w:r w:rsidRPr="00482101">
        <w:rPr>
          <w:rFonts w:ascii="LiberationSerif" w:hAnsi="LiberationSerif" w:cs="LiberationSerif"/>
          <w:color w:val="000000"/>
          <w:kern w:val="0"/>
          <w:sz w:val="30"/>
          <w:szCs w:val="30"/>
        </w:rPr>
        <w:t>variable to limit the total number of objects returned.</w:t>
      </w:r>
    </w:p>
    <w:p w14:paraId="1F43C15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55C73E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addition to </w:t>
      </w:r>
      <w:r w:rsidRPr="00482101">
        <w:rPr>
          <w:rFonts w:ascii="LiberationMono" w:hAnsi="LiberationMono" w:cs="LiberationMono"/>
          <w:color w:val="000000"/>
          <w:kern w:val="0"/>
          <w:sz w:val="22"/>
          <w:szCs w:val="22"/>
        </w:rPr>
        <w:t xml:space="preserve">Count </w:t>
      </w:r>
      <w:r w:rsidRPr="00482101">
        <w:rPr>
          <w:rFonts w:ascii="LiberationSerif" w:hAnsi="LiberationSerif" w:cs="LiberationSerif"/>
          <w:color w:val="000000"/>
          <w:kern w:val="0"/>
          <w:sz w:val="30"/>
          <w:szCs w:val="30"/>
        </w:rPr>
        <w:t xml:space="preserve">, Django offers the aggregation functions </w:t>
      </w:r>
      <w:r w:rsidRPr="00482101">
        <w:rPr>
          <w:rFonts w:ascii="LiberationMono" w:hAnsi="LiberationMono" w:cs="LiberationMono"/>
          <w:color w:val="000000"/>
          <w:kern w:val="0"/>
          <w:sz w:val="22"/>
          <w:szCs w:val="22"/>
        </w:rPr>
        <w:t xml:space="preserve">Avg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Max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Min </w:t>
      </w:r>
      <w:r w:rsidRPr="00482101">
        <w:rPr>
          <w:rFonts w:ascii="LiberationSerif" w:hAnsi="LiberationSerif" w:cs="LiberationSerif"/>
          <w:color w:val="000000"/>
          <w:kern w:val="0"/>
          <w:sz w:val="30"/>
          <w:szCs w:val="30"/>
        </w:rPr>
        <w:t xml:space="preserve">, and </w:t>
      </w:r>
      <w:r w:rsidRPr="00482101">
        <w:rPr>
          <w:rFonts w:ascii="LiberationMono" w:hAnsi="LiberationMono" w:cs="LiberationMono"/>
          <w:color w:val="000000"/>
          <w:kern w:val="0"/>
          <w:sz w:val="22"/>
          <w:szCs w:val="22"/>
        </w:rPr>
        <w:t xml:space="preserve">Sum </w:t>
      </w:r>
      <w:r w:rsidRPr="00482101">
        <w:rPr>
          <w:rFonts w:ascii="LiberationSerif" w:hAnsi="LiberationSerif" w:cs="LiberationSerif"/>
          <w:color w:val="000000"/>
          <w:kern w:val="0"/>
          <w:sz w:val="30"/>
          <w:szCs w:val="30"/>
        </w:rPr>
        <w:t>. You can read more about aggregation functions at</w:t>
      </w:r>
    </w:p>
    <w:p w14:paraId="46D659B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sidRPr="00482101">
        <w:rPr>
          <w:rFonts w:ascii="LiberationMono" w:hAnsi="LiberationMono" w:cs="LiberationMono"/>
          <w:color w:val="0000EF"/>
          <w:kern w:val="0"/>
          <w:sz w:val="30"/>
          <w:szCs w:val="30"/>
        </w:rPr>
        <w:t>https://docs.djangoproject.com/en/5.0/topics/db/aggregation/</w:t>
      </w:r>
      <w:r w:rsidRPr="00482101">
        <w:rPr>
          <w:rFonts w:ascii="LiberationSerif" w:hAnsi="LiberationSerif" w:cs="LiberationSerif"/>
          <w:color w:val="000000"/>
          <w:kern w:val="0"/>
          <w:sz w:val="30"/>
          <w:szCs w:val="30"/>
        </w:rPr>
        <w:t>.</w:t>
      </w:r>
    </w:p>
    <w:p w14:paraId="283C158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411917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Next, edit the </w:t>
      </w:r>
      <w:r w:rsidRPr="00482101">
        <w:rPr>
          <w:rFonts w:ascii="LiberationMono" w:hAnsi="LiberationMono" w:cs="LiberationMono"/>
          <w:color w:val="000000"/>
          <w:kern w:val="0"/>
          <w:sz w:val="22"/>
          <w:szCs w:val="22"/>
        </w:rPr>
        <w:t xml:space="preserve">blog/base.html </w:t>
      </w:r>
      <w:r w:rsidRPr="00482101">
        <w:rPr>
          <w:rFonts w:ascii="LiberationSerif" w:hAnsi="LiberationSerif" w:cs="LiberationSerif"/>
          <w:color w:val="000000"/>
          <w:kern w:val="0"/>
          <w:sz w:val="30"/>
          <w:szCs w:val="30"/>
        </w:rPr>
        <w:t>template and add the following code highlighted in bold:</w:t>
      </w:r>
    </w:p>
    <w:p w14:paraId="5105498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load blog_tags %}</w:t>
      </w:r>
    </w:p>
    <w:p w14:paraId="52E2CA0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load static %}</w:t>
      </w:r>
    </w:p>
    <w:p w14:paraId="616E919D"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 xml:space="preserve">&lt;!DOCTYPE </w:t>
      </w:r>
      <w:r w:rsidRPr="00482101">
        <w:rPr>
          <w:rFonts w:ascii="LiberationMono" w:hAnsi="LiberationMono" w:cs="LiberationMono"/>
          <w:color w:val="A726A5"/>
          <w:kern w:val="0"/>
          <w:sz w:val="22"/>
          <w:szCs w:val="22"/>
        </w:rPr>
        <w:t>html</w:t>
      </w:r>
      <w:r w:rsidRPr="00482101">
        <w:rPr>
          <w:rFonts w:ascii="LiberationMono" w:hAnsi="LiberationMono" w:cs="LiberationMono"/>
          <w:color w:val="4078F3"/>
          <w:kern w:val="0"/>
          <w:sz w:val="22"/>
          <w:szCs w:val="22"/>
        </w:rPr>
        <w:t>&gt;</w:t>
      </w:r>
    </w:p>
    <w:p w14:paraId="69D5310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html</w:t>
      </w:r>
      <w:r w:rsidRPr="00482101">
        <w:rPr>
          <w:rFonts w:ascii="LiberationMono" w:hAnsi="LiberationMono" w:cs="LiberationMono"/>
          <w:color w:val="383A42"/>
          <w:kern w:val="0"/>
          <w:sz w:val="22"/>
          <w:szCs w:val="22"/>
        </w:rPr>
        <w:t>&gt;</w:t>
      </w:r>
    </w:p>
    <w:p w14:paraId="32C63F6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head</w:t>
      </w:r>
      <w:r w:rsidRPr="00482101">
        <w:rPr>
          <w:rFonts w:ascii="LiberationMono" w:hAnsi="LiberationMono" w:cs="LiberationMono"/>
          <w:color w:val="383A42"/>
          <w:kern w:val="0"/>
          <w:sz w:val="22"/>
          <w:szCs w:val="22"/>
        </w:rPr>
        <w:t>&gt;</w:t>
      </w:r>
    </w:p>
    <w:p w14:paraId="7A7AD07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 block title %}{% endblock %}&lt;/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w:t>
      </w:r>
    </w:p>
    <w:p w14:paraId="549C701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link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static "</w:t>
      </w:r>
      <w:r w:rsidRPr="00482101">
        <w:rPr>
          <w:rFonts w:ascii="LiberationMono" w:hAnsi="LiberationMono" w:cs="LiberationMono"/>
          <w:color w:val="996801"/>
          <w:kern w:val="0"/>
          <w:sz w:val="22"/>
          <w:szCs w:val="22"/>
        </w:rPr>
        <w:t>css</w:t>
      </w:r>
      <w:r w:rsidRPr="00482101">
        <w:rPr>
          <w:rFonts w:ascii="LiberationMono" w:hAnsi="LiberationMono" w:cs="LiberationMono"/>
          <w:color w:val="383A42"/>
          <w:kern w:val="0"/>
          <w:sz w:val="22"/>
          <w:szCs w:val="22"/>
        </w:rPr>
        <w:t>/</w:t>
      </w:r>
      <w:r w:rsidRPr="00482101">
        <w:rPr>
          <w:rFonts w:ascii="LiberationMono" w:hAnsi="LiberationMono" w:cs="LiberationMono"/>
          <w:color w:val="996801"/>
          <w:kern w:val="0"/>
          <w:sz w:val="22"/>
          <w:szCs w:val="22"/>
        </w:rPr>
        <w:t>blog.css</w:t>
      </w:r>
      <w:r w:rsidRPr="00482101">
        <w:rPr>
          <w:rFonts w:ascii="LiberationMono" w:hAnsi="LiberationMono" w:cs="LiberationMono"/>
          <w:color w:val="383A42"/>
          <w:kern w:val="0"/>
          <w:sz w:val="22"/>
          <w:szCs w:val="22"/>
        </w:rPr>
        <w:t xml:space="preserve">" %}" </w:t>
      </w:r>
      <w:r w:rsidRPr="00482101">
        <w:rPr>
          <w:rFonts w:ascii="LiberationMono" w:hAnsi="LiberationMono" w:cs="LiberationMono"/>
          <w:color w:val="996801"/>
          <w:kern w:val="0"/>
          <w:sz w:val="22"/>
          <w:szCs w:val="22"/>
        </w:rPr>
        <w:t>rel</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"stylesheet"</w:t>
      </w:r>
      <w:r w:rsidRPr="00482101">
        <w:rPr>
          <w:rFonts w:ascii="LiberationMono" w:hAnsi="LiberationMono" w:cs="LiberationMono"/>
          <w:color w:val="383A42"/>
          <w:kern w:val="0"/>
          <w:sz w:val="22"/>
          <w:szCs w:val="22"/>
        </w:rPr>
        <w:t>&gt;</w:t>
      </w:r>
    </w:p>
    <w:p w14:paraId="108452B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head</w:t>
      </w:r>
      <w:r w:rsidRPr="00482101">
        <w:rPr>
          <w:rFonts w:ascii="LiberationMono" w:hAnsi="LiberationMono" w:cs="LiberationMono"/>
          <w:color w:val="383A42"/>
          <w:kern w:val="0"/>
          <w:sz w:val="22"/>
          <w:szCs w:val="22"/>
        </w:rPr>
        <w:t>&gt;</w:t>
      </w:r>
    </w:p>
    <w:p w14:paraId="3F65C05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body</w:t>
      </w:r>
      <w:r w:rsidRPr="00482101">
        <w:rPr>
          <w:rFonts w:ascii="LiberationMono" w:hAnsi="LiberationMono" w:cs="LiberationMono"/>
          <w:color w:val="383A42"/>
          <w:kern w:val="0"/>
          <w:sz w:val="22"/>
          <w:szCs w:val="22"/>
        </w:rPr>
        <w:t>&gt;</w:t>
      </w:r>
    </w:p>
    <w:p w14:paraId="3D91D57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id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"content"</w:t>
      </w:r>
      <w:r w:rsidRPr="00482101">
        <w:rPr>
          <w:rFonts w:ascii="LiberationMono" w:hAnsi="LiberationMono" w:cs="LiberationMono"/>
          <w:color w:val="383A42"/>
          <w:kern w:val="0"/>
          <w:sz w:val="22"/>
          <w:szCs w:val="22"/>
        </w:rPr>
        <w:t>&gt;</w:t>
      </w:r>
    </w:p>
    <w:p w14:paraId="1EB68DE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block content %}</w:t>
      </w:r>
    </w:p>
    <w:p w14:paraId="5C6F54D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endblock %}</w:t>
      </w:r>
    </w:p>
    <w:p w14:paraId="3616F8E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2A586BC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id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"sidebar"</w:t>
      </w:r>
      <w:r w:rsidRPr="00482101">
        <w:rPr>
          <w:rFonts w:ascii="LiberationMono" w:hAnsi="LiberationMono" w:cs="LiberationMono"/>
          <w:color w:val="383A42"/>
          <w:kern w:val="0"/>
          <w:sz w:val="22"/>
          <w:szCs w:val="22"/>
        </w:rPr>
        <w:t>&gt;</w:t>
      </w:r>
    </w:p>
    <w:p w14:paraId="1D2A5B7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7D03152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7A506DB5"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This is my blog.</w:t>
      </w:r>
    </w:p>
    <w:p w14:paraId="7A8DBD73"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I've written {% total_posts %} posts so far.</w:t>
      </w:r>
    </w:p>
    <w:p w14:paraId="2AA9D8F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50F6579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h3</w:t>
      </w:r>
      <w:r w:rsidRPr="00482101">
        <w:rPr>
          <w:rFonts w:ascii="LiberationMono" w:hAnsi="LiberationMono" w:cs="LiberationMono"/>
          <w:color w:val="383A42"/>
          <w:kern w:val="0"/>
          <w:sz w:val="22"/>
          <w:szCs w:val="22"/>
        </w:rPr>
        <w:t>&gt;Latest posts&lt;/</w:t>
      </w:r>
      <w:r w:rsidRPr="00482101">
        <w:rPr>
          <w:rFonts w:ascii="LiberationMono" w:hAnsi="LiberationMono" w:cs="LiberationMono"/>
          <w:color w:val="E55649"/>
          <w:kern w:val="0"/>
          <w:sz w:val="22"/>
          <w:szCs w:val="22"/>
        </w:rPr>
        <w:t>h3</w:t>
      </w:r>
      <w:r w:rsidRPr="00482101">
        <w:rPr>
          <w:rFonts w:ascii="LiberationMono" w:hAnsi="LiberationMono" w:cs="LiberationMono"/>
          <w:color w:val="383A42"/>
          <w:kern w:val="0"/>
          <w:sz w:val="22"/>
          <w:szCs w:val="22"/>
        </w:rPr>
        <w:t>&gt;</w:t>
      </w:r>
    </w:p>
    <w:p w14:paraId="158C565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show_latest_posts 3 %}</w:t>
      </w:r>
    </w:p>
    <w:p w14:paraId="43D815F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h3</w:t>
      </w:r>
      <w:r w:rsidRPr="00482101">
        <w:rPr>
          <w:rFonts w:ascii="LiberationMono-Bold" w:hAnsi="LiberationMono-Bold" w:cs="LiberationMono-Bold"/>
          <w:b/>
          <w:bCs/>
          <w:color w:val="383A42"/>
          <w:kern w:val="0"/>
          <w:sz w:val="22"/>
          <w:szCs w:val="22"/>
        </w:rPr>
        <w:t>&gt;Most commented posts&lt;/</w:t>
      </w:r>
      <w:r w:rsidRPr="00482101">
        <w:rPr>
          <w:rFonts w:ascii="LiberationMono-Bold" w:hAnsi="LiberationMono-Bold" w:cs="LiberationMono-Bold"/>
          <w:b/>
          <w:bCs/>
          <w:color w:val="E55649"/>
          <w:kern w:val="0"/>
          <w:sz w:val="22"/>
          <w:szCs w:val="22"/>
        </w:rPr>
        <w:t>h3</w:t>
      </w:r>
      <w:r w:rsidRPr="00482101">
        <w:rPr>
          <w:rFonts w:ascii="LiberationMono-Bold" w:hAnsi="LiberationMono-Bold" w:cs="LiberationMono-Bold"/>
          <w:b/>
          <w:bCs/>
          <w:color w:val="383A42"/>
          <w:kern w:val="0"/>
          <w:sz w:val="22"/>
          <w:szCs w:val="22"/>
        </w:rPr>
        <w:t>&gt;</w:t>
      </w:r>
    </w:p>
    <w:p w14:paraId="53CEF1C7"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get_most_commented_posts as most_commented_posts %}</w:t>
      </w:r>
    </w:p>
    <w:p w14:paraId="451E4BB7"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ul</w:t>
      </w:r>
      <w:r w:rsidRPr="00482101">
        <w:rPr>
          <w:rFonts w:ascii="LiberationMono-Bold" w:hAnsi="LiberationMono-Bold" w:cs="LiberationMono-Bold"/>
          <w:b/>
          <w:bCs/>
          <w:color w:val="383A42"/>
          <w:kern w:val="0"/>
          <w:sz w:val="22"/>
          <w:szCs w:val="22"/>
        </w:rPr>
        <w:t>&gt;</w:t>
      </w:r>
    </w:p>
    <w:p w14:paraId="364B7EF4"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for post in most_commented_posts %}</w:t>
      </w:r>
    </w:p>
    <w:p w14:paraId="0952177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li</w:t>
      </w:r>
      <w:r w:rsidRPr="00482101">
        <w:rPr>
          <w:rFonts w:ascii="LiberationMono-Bold" w:hAnsi="LiberationMono-Bold" w:cs="LiberationMono-Bold"/>
          <w:b/>
          <w:bCs/>
          <w:color w:val="383A42"/>
          <w:kern w:val="0"/>
          <w:sz w:val="22"/>
          <w:szCs w:val="22"/>
        </w:rPr>
        <w:t>&gt;</w:t>
      </w:r>
    </w:p>
    <w:p w14:paraId="2D5A9B8D"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 xml:space="preserve">a </w:t>
      </w:r>
      <w:r w:rsidRPr="00482101">
        <w:rPr>
          <w:rFonts w:ascii="LiberationMono-Bold" w:hAnsi="LiberationMono-Bold" w:cs="LiberationMono-Bold"/>
          <w:b/>
          <w:bCs/>
          <w:color w:val="996801"/>
          <w:kern w:val="0"/>
          <w:sz w:val="22"/>
          <w:szCs w:val="22"/>
        </w:rPr>
        <w:t>href</w:t>
      </w:r>
      <w:r w:rsidRPr="00482101">
        <w:rPr>
          <w:rFonts w:ascii="LiberationMono-Bold" w:hAnsi="LiberationMono-Bold" w:cs="LiberationMono-Bold"/>
          <w:b/>
          <w:bCs/>
          <w:color w:val="383A42"/>
          <w:kern w:val="0"/>
          <w:sz w:val="22"/>
          <w:szCs w:val="22"/>
        </w:rPr>
        <w:t>=</w:t>
      </w:r>
      <w:r w:rsidRPr="00482101">
        <w:rPr>
          <w:rFonts w:ascii="LiberationMono-Bold" w:hAnsi="LiberationMono-Bold" w:cs="LiberationMono-Bold"/>
          <w:b/>
          <w:bCs/>
          <w:color w:val="50A24F"/>
          <w:kern w:val="0"/>
          <w:sz w:val="22"/>
          <w:szCs w:val="22"/>
        </w:rPr>
        <w:t>"{{ post.get_absolute_url }}"</w:t>
      </w:r>
      <w:r w:rsidRPr="00482101">
        <w:rPr>
          <w:rFonts w:ascii="LiberationMono-Bold" w:hAnsi="LiberationMono-Bold" w:cs="LiberationMono-Bold"/>
          <w:b/>
          <w:bCs/>
          <w:color w:val="383A42"/>
          <w:kern w:val="0"/>
          <w:sz w:val="22"/>
          <w:szCs w:val="22"/>
        </w:rPr>
        <w:t>&gt;{{ post.title }}&lt;/</w:t>
      </w:r>
      <w:r w:rsidRPr="00482101">
        <w:rPr>
          <w:rFonts w:ascii="LiberationMono-Bold" w:hAnsi="LiberationMono-Bold" w:cs="LiberationMono-Bold"/>
          <w:b/>
          <w:bCs/>
          <w:color w:val="E55649"/>
          <w:kern w:val="0"/>
          <w:sz w:val="22"/>
          <w:szCs w:val="22"/>
        </w:rPr>
        <w:t>a</w:t>
      </w:r>
      <w:r w:rsidRPr="00482101">
        <w:rPr>
          <w:rFonts w:ascii="LiberationMono-Bold" w:hAnsi="LiberationMono-Bold" w:cs="LiberationMono-Bold"/>
          <w:b/>
          <w:bCs/>
          <w:color w:val="383A42"/>
          <w:kern w:val="0"/>
          <w:sz w:val="22"/>
          <w:szCs w:val="22"/>
        </w:rPr>
        <w:t>&gt;</w:t>
      </w:r>
    </w:p>
    <w:p w14:paraId="080E44F8"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li</w:t>
      </w:r>
      <w:r w:rsidRPr="00482101">
        <w:rPr>
          <w:rFonts w:ascii="LiberationMono-Bold" w:hAnsi="LiberationMono-Bold" w:cs="LiberationMono-Bold"/>
          <w:b/>
          <w:bCs/>
          <w:color w:val="383A42"/>
          <w:kern w:val="0"/>
          <w:sz w:val="22"/>
          <w:szCs w:val="22"/>
        </w:rPr>
        <w:t>&gt;</w:t>
      </w:r>
    </w:p>
    <w:p w14:paraId="2678A248"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 endfor %}</w:t>
      </w:r>
    </w:p>
    <w:p w14:paraId="7CF662DE"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ul</w:t>
      </w:r>
      <w:r w:rsidRPr="00482101">
        <w:rPr>
          <w:rFonts w:ascii="LiberationMono-Bold" w:hAnsi="LiberationMono-Bold" w:cs="LiberationMono-Bold"/>
          <w:b/>
          <w:bCs/>
          <w:color w:val="383A42"/>
          <w:kern w:val="0"/>
          <w:sz w:val="22"/>
          <w:szCs w:val="22"/>
        </w:rPr>
        <w:t>&gt;</w:t>
      </w:r>
    </w:p>
    <w:p w14:paraId="133BE02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7B1200A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body</w:t>
      </w:r>
      <w:r w:rsidRPr="00482101">
        <w:rPr>
          <w:rFonts w:ascii="LiberationMono" w:hAnsi="LiberationMono" w:cs="LiberationMono"/>
          <w:color w:val="383A42"/>
          <w:kern w:val="0"/>
          <w:sz w:val="22"/>
          <w:szCs w:val="22"/>
        </w:rPr>
        <w:t>&gt;</w:t>
      </w:r>
    </w:p>
    <w:p w14:paraId="7CB0802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html</w:t>
      </w:r>
      <w:r w:rsidRPr="00482101">
        <w:rPr>
          <w:rFonts w:ascii="LiberationMono" w:hAnsi="LiberationMono" w:cs="LiberationMono"/>
          <w:color w:val="383A42"/>
          <w:kern w:val="0"/>
          <w:sz w:val="22"/>
          <w:szCs w:val="22"/>
        </w:rPr>
        <w:t>&gt;</w:t>
      </w:r>
    </w:p>
    <w:p w14:paraId="1A32397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3D301C4"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In the preceding code, we store the result in a custom variable using the </w:t>
      </w:r>
      <w:r w:rsidRPr="00482101">
        <w:rPr>
          <w:rFonts w:ascii="LiberationMono" w:hAnsi="LiberationMono" w:cs="LiberationMono"/>
          <w:color w:val="000000"/>
          <w:kern w:val="0"/>
          <w:sz w:val="22"/>
          <w:szCs w:val="22"/>
        </w:rPr>
        <w:t xml:space="preserve">as </w:t>
      </w:r>
      <w:r w:rsidRPr="00482101">
        <w:rPr>
          <w:rFonts w:ascii="LiberationSerif" w:hAnsi="LiberationSerif" w:cs="LiberationSerif"/>
          <w:color w:val="000000"/>
          <w:kern w:val="0"/>
          <w:sz w:val="30"/>
          <w:szCs w:val="30"/>
        </w:rPr>
        <w:t xml:space="preserve">argument followed by the variable name. For the template tag, we use </w:t>
      </w:r>
      <w:r w:rsidRPr="00482101">
        <w:rPr>
          <w:rFonts w:ascii="LiberationMono" w:hAnsi="LiberationMono" w:cs="LiberationMono"/>
          <w:color w:val="000000"/>
          <w:kern w:val="0"/>
          <w:sz w:val="22"/>
          <w:szCs w:val="22"/>
        </w:rPr>
        <w:t xml:space="preserve">{% get_most_commented_posts as most_commented_posts %} </w:t>
      </w:r>
      <w:r w:rsidRPr="00482101">
        <w:rPr>
          <w:rFonts w:ascii="LiberationSerif" w:hAnsi="LiberationSerif" w:cs="LiberationSerif"/>
          <w:color w:val="000000"/>
          <w:kern w:val="0"/>
          <w:sz w:val="30"/>
          <w:szCs w:val="30"/>
        </w:rPr>
        <w:t>to store the result</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of the template tag in a new variable named </w:t>
      </w:r>
      <w:r w:rsidRPr="00482101">
        <w:rPr>
          <w:rFonts w:ascii="LiberationMono" w:hAnsi="LiberationMono" w:cs="LiberationMono"/>
          <w:color w:val="000000"/>
          <w:kern w:val="0"/>
          <w:sz w:val="22"/>
          <w:szCs w:val="22"/>
        </w:rPr>
        <w:t xml:space="preserve">most_commented_posts </w:t>
      </w:r>
      <w:r w:rsidRPr="00482101">
        <w:rPr>
          <w:rFonts w:ascii="LiberationSerif" w:hAnsi="LiberationSerif" w:cs="LiberationSerif"/>
          <w:color w:val="000000"/>
          <w:kern w:val="0"/>
          <w:sz w:val="30"/>
          <w:szCs w:val="30"/>
        </w:rPr>
        <w:t>. Then,</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we display the returned posts using an HTML unordered list element.</w:t>
      </w:r>
    </w:p>
    <w:p w14:paraId="20F781E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23EB87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Now open your browser and refresh the page to see the final result. It should look like the following:</w:t>
      </w:r>
    </w:p>
    <w:p w14:paraId="4B3735EC"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6F9FE30D" wp14:editId="63D66833">
            <wp:extent cx="6697980" cy="4122420"/>
            <wp:effectExtent l="0" t="0" r="7620" b="0"/>
            <wp:docPr id="129396799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7980" cy="4122420"/>
                    </a:xfrm>
                    <a:prstGeom prst="rect">
                      <a:avLst/>
                    </a:prstGeom>
                    <a:noFill/>
                    <a:ln>
                      <a:noFill/>
                    </a:ln>
                  </pic:spPr>
                </pic:pic>
              </a:graphicData>
            </a:graphic>
          </wp:inline>
        </w:drawing>
      </w:r>
    </w:p>
    <w:p w14:paraId="201C7B46" w14:textId="77777777" w:rsidR="00482101" w:rsidRPr="00482101" w:rsidRDefault="00482101" w:rsidP="00482101">
      <w:pPr>
        <w:tabs>
          <w:tab w:val="center" w:pos="5400"/>
          <w:tab w:val="right" w:pos="10800"/>
        </w:tabs>
        <w:autoSpaceDE w:val="0"/>
        <w:autoSpaceDN w:val="0"/>
        <w:adjustRightInd w:val="0"/>
        <w:spacing w:after="0" w:line="240" w:lineRule="auto"/>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ab/>
        <w:t>Figure 3.15: The post list view, including the complete sidebar with the latest and most commented posts</w:t>
      </w:r>
      <w:r w:rsidRPr="00482101">
        <w:rPr>
          <w:rFonts w:ascii="LiberationSerif-Italic" w:hAnsi="LiberationSerif-Italic" w:cs="LiberationSerif-Italic"/>
          <w:i/>
          <w:iCs/>
          <w:color w:val="000000"/>
          <w:kern w:val="0"/>
          <w:sz w:val="22"/>
          <w:szCs w:val="22"/>
        </w:rPr>
        <w:tab/>
      </w:r>
    </w:p>
    <w:p w14:paraId="7FB1EC6A" w14:textId="77777777" w:rsidR="00482101" w:rsidRPr="00482101" w:rsidRDefault="00482101" w:rsidP="00482101">
      <w:pPr>
        <w:tabs>
          <w:tab w:val="center" w:pos="5400"/>
          <w:tab w:val="right" w:pos="10800"/>
        </w:tabs>
        <w:autoSpaceDE w:val="0"/>
        <w:autoSpaceDN w:val="0"/>
        <w:adjustRightInd w:val="0"/>
        <w:spacing w:after="0" w:line="240" w:lineRule="auto"/>
        <w:rPr>
          <w:rFonts w:ascii="LiberationSerif-Italic" w:hAnsi="LiberationSerif-Italic" w:cs="LiberationSerif-Italic"/>
          <w:i/>
          <w:iCs/>
          <w:color w:val="000000"/>
          <w:kern w:val="0"/>
          <w:sz w:val="22"/>
          <w:szCs w:val="22"/>
        </w:rPr>
      </w:pPr>
    </w:p>
    <w:p w14:paraId="67C7A35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now have a clear idea of how to build custom template tags. You can</w:t>
      </w:r>
    </w:p>
    <w:p w14:paraId="70D2B5D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read more about them at</w:t>
      </w:r>
    </w:p>
    <w:p w14:paraId="5E970CDD" w14:textId="77777777" w:rsidR="00482101" w:rsidRPr="00482101" w:rsidRDefault="00482101" w:rsidP="00482101">
      <w:pPr>
        <w:tabs>
          <w:tab w:val="left" w:pos="9192"/>
        </w:tabs>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https://docs.djangoproject.com/en/5.0/howto/customtemplate-tags/</w:t>
      </w:r>
      <w:r w:rsidRPr="00482101">
        <w:rPr>
          <w:rFonts w:ascii="LiberationSerif" w:hAnsi="LiberationSerif" w:cs="LiberationSerif"/>
          <w:color w:val="000000"/>
          <w:kern w:val="0"/>
          <w:sz w:val="30"/>
          <w:szCs w:val="30"/>
        </w:rPr>
        <w:t>.</w:t>
      </w:r>
      <w:r w:rsidRPr="00482101">
        <w:rPr>
          <w:rFonts w:ascii="LiberationSerif" w:hAnsi="LiberationSerif" w:cs="LiberationSerif"/>
          <w:color w:val="000000"/>
          <w:kern w:val="0"/>
          <w:sz w:val="30"/>
          <w:szCs w:val="30"/>
        </w:rPr>
        <w:tab/>
      </w:r>
    </w:p>
    <w:p w14:paraId="63D55B9D" w14:textId="77777777" w:rsidR="00482101" w:rsidRPr="00482101" w:rsidRDefault="00482101" w:rsidP="00482101">
      <w:pPr>
        <w:tabs>
          <w:tab w:val="left" w:pos="9192"/>
        </w:tabs>
        <w:autoSpaceDE w:val="0"/>
        <w:autoSpaceDN w:val="0"/>
        <w:adjustRightInd w:val="0"/>
        <w:spacing w:after="0" w:line="240" w:lineRule="auto"/>
        <w:rPr>
          <w:rFonts w:ascii="LiberationMono" w:hAnsi="LiberationMono" w:cs="LiberationMono"/>
          <w:color w:val="0000EF"/>
          <w:kern w:val="0"/>
          <w:sz w:val="30"/>
          <w:szCs w:val="30"/>
        </w:rPr>
      </w:pPr>
    </w:p>
    <w:p w14:paraId="0B28945E"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Implementing custom template filters</w:t>
      </w:r>
    </w:p>
    <w:p w14:paraId="2ED0971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Django has a variety of built-in template filters that allow you to alter variables in templates. These are Python functions that take one or two parameters, the value of the variable that the filter is applied to, and an optional argument. They return a value that can be displayed or treated by another filter.</w:t>
      </w:r>
    </w:p>
    <w:p w14:paraId="1340348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12AFDB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A filter is written like </w:t>
      </w:r>
      <w:r w:rsidRPr="00482101">
        <w:rPr>
          <w:rFonts w:ascii="LiberationMono" w:hAnsi="LiberationMono" w:cs="LiberationMono"/>
          <w:color w:val="000000"/>
          <w:kern w:val="0"/>
          <w:sz w:val="22"/>
          <w:szCs w:val="22"/>
        </w:rPr>
        <w:t xml:space="preserve">{{ variable </w:t>
      </w:r>
      <w:r w:rsidRPr="00482101">
        <w:rPr>
          <w:rFonts w:ascii="LiberationMono-Bold" w:hAnsi="LiberationMono-Bold" w:cs="LiberationMono-Bold"/>
          <w:b/>
          <w:bCs/>
          <w:color w:val="000000"/>
          <w:kern w:val="0"/>
          <w:sz w:val="22"/>
          <w:szCs w:val="22"/>
        </w:rPr>
        <w:t xml:space="preserve">|my_filter </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 Filters with an argument are written like </w:t>
      </w:r>
      <w:r w:rsidRPr="00482101">
        <w:rPr>
          <w:rFonts w:ascii="LiberationMono" w:hAnsi="LiberationMono" w:cs="LiberationMono"/>
          <w:color w:val="000000"/>
          <w:kern w:val="0"/>
          <w:sz w:val="22"/>
          <w:szCs w:val="22"/>
        </w:rPr>
        <w:t xml:space="preserve">{{ variable </w:t>
      </w:r>
      <w:r w:rsidRPr="00482101">
        <w:rPr>
          <w:rFonts w:ascii="LiberationMono-Bold" w:hAnsi="LiberationMono-Bold" w:cs="LiberationMono-Bold"/>
          <w:b/>
          <w:bCs/>
          <w:color w:val="000000"/>
          <w:kern w:val="0"/>
          <w:sz w:val="22"/>
          <w:szCs w:val="22"/>
        </w:rPr>
        <w:t xml:space="preserve">|my_filter:"foo" </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 For example, you can use the </w:t>
      </w:r>
      <w:r w:rsidRPr="00482101">
        <w:rPr>
          <w:rFonts w:ascii="LiberationMono" w:hAnsi="LiberationMono" w:cs="LiberationMono"/>
          <w:color w:val="000000"/>
          <w:kern w:val="0"/>
          <w:sz w:val="22"/>
          <w:szCs w:val="22"/>
        </w:rPr>
        <w:t xml:space="preserve">capfirst </w:t>
      </w:r>
      <w:r w:rsidRPr="00482101">
        <w:rPr>
          <w:rFonts w:ascii="LiberationSerif" w:hAnsi="LiberationSerif" w:cs="LiberationSerif"/>
          <w:color w:val="000000"/>
          <w:kern w:val="0"/>
          <w:sz w:val="30"/>
          <w:szCs w:val="30"/>
        </w:rPr>
        <w:t xml:space="preserve">filter to capitalize the first character of the value, like </w:t>
      </w:r>
      <w:r w:rsidRPr="00482101">
        <w:rPr>
          <w:rFonts w:ascii="LiberationMono" w:hAnsi="LiberationMono" w:cs="LiberationMono"/>
          <w:color w:val="000000"/>
          <w:kern w:val="0"/>
          <w:sz w:val="22"/>
          <w:szCs w:val="22"/>
        </w:rPr>
        <w:t>{{</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value </w:t>
      </w:r>
      <w:r w:rsidRPr="00482101">
        <w:rPr>
          <w:rFonts w:ascii="LiberationMono-Bold" w:hAnsi="LiberationMono-Bold" w:cs="LiberationMono-Bold"/>
          <w:b/>
          <w:bCs/>
          <w:color w:val="000000"/>
          <w:kern w:val="0"/>
          <w:sz w:val="22"/>
          <w:szCs w:val="22"/>
        </w:rPr>
        <w:t xml:space="preserve">|capfirst </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xml:space="preserve">. If </w:t>
      </w:r>
      <w:r w:rsidRPr="00482101">
        <w:rPr>
          <w:rFonts w:ascii="LiberationMono" w:hAnsi="LiberationMono" w:cs="LiberationMono"/>
          <w:color w:val="000000"/>
          <w:kern w:val="0"/>
          <w:sz w:val="22"/>
          <w:szCs w:val="22"/>
        </w:rPr>
        <w:t xml:space="preserve">value </w:t>
      </w:r>
      <w:r w:rsidRPr="00482101">
        <w:rPr>
          <w:rFonts w:ascii="LiberationSerif" w:hAnsi="LiberationSerif" w:cs="LiberationSerif"/>
          <w:color w:val="000000"/>
          <w:kern w:val="0"/>
          <w:sz w:val="30"/>
          <w:szCs w:val="30"/>
        </w:rPr>
        <w:t xml:space="preserve">is </w:t>
      </w:r>
      <w:r w:rsidRPr="00482101">
        <w:rPr>
          <w:rFonts w:ascii="LiberationMono" w:hAnsi="LiberationMono" w:cs="LiberationMono"/>
          <w:color w:val="000000"/>
          <w:kern w:val="0"/>
          <w:sz w:val="22"/>
          <w:szCs w:val="22"/>
        </w:rPr>
        <w:t xml:space="preserve">django </w:t>
      </w:r>
      <w:r w:rsidRPr="00482101">
        <w:rPr>
          <w:rFonts w:ascii="LiberationSerif" w:hAnsi="LiberationSerif" w:cs="LiberationSerif"/>
          <w:color w:val="000000"/>
          <w:kern w:val="0"/>
          <w:sz w:val="30"/>
          <w:szCs w:val="30"/>
        </w:rPr>
        <w:t xml:space="preserve">, the output will be </w:t>
      </w:r>
      <w:r w:rsidRPr="00482101">
        <w:rPr>
          <w:rFonts w:ascii="LiberationMono" w:hAnsi="LiberationMono" w:cs="LiberationMono"/>
          <w:color w:val="000000"/>
          <w:kern w:val="0"/>
          <w:sz w:val="22"/>
          <w:szCs w:val="22"/>
        </w:rPr>
        <w:t xml:space="preserve">Django </w:t>
      </w:r>
      <w:r w:rsidRPr="00482101">
        <w:rPr>
          <w:rFonts w:ascii="LiberationSerif" w:hAnsi="LiberationSerif" w:cs="LiberationSerif"/>
          <w:color w:val="000000"/>
          <w:kern w:val="0"/>
          <w:sz w:val="30"/>
          <w:szCs w:val="30"/>
        </w:rPr>
        <w:t xml:space="preserve">. You can apply as many filters as you like to a variable, for example, </w:t>
      </w:r>
      <w:r w:rsidRPr="00482101">
        <w:rPr>
          <w:rFonts w:ascii="LiberationMono" w:hAnsi="LiberationMono" w:cs="LiberationMono"/>
          <w:color w:val="000000"/>
          <w:kern w:val="0"/>
          <w:sz w:val="22"/>
          <w:szCs w:val="22"/>
        </w:rPr>
        <w:t>{{</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variable </w:t>
      </w:r>
      <w:r w:rsidRPr="00482101">
        <w:rPr>
          <w:rFonts w:ascii="LiberationMono-Bold" w:hAnsi="LiberationMono-Bold" w:cs="LiberationMono-Bold"/>
          <w:b/>
          <w:bCs/>
          <w:color w:val="000000"/>
          <w:kern w:val="0"/>
          <w:sz w:val="22"/>
          <w:szCs w:val="22"/>
        </w:rPr>
        <w:t xml:space="preserve">|filter1|filter2 </w:t>
      </w:r>
      <w:r w:rsidRPr="00482101">
        <w:rPr>
          <w:rFonts w:ascii="LiberationMono" w:hAnsi="LiberationMono" w:cs="LiberationMono"/>
          <w:color w:val="000000"/>
          <w:kern w:val="0"/>
          <w:sz w:val="22"/>
          <w:szCs w:val="22"/>
        </w:rPr>
        <w:t xml:space="preserve">}} </w:t>
      </w:r>
      <w:r w:rsidRPr="00482101">
        <w:rPr>
          <w:rFonts w:ascii="LiberationSerif" w:hAnsi="LiberationSerif" w:cs="LiberationSerif"/>
          <w:color w:val="000000"/>
          <w:kern w:val="0"/>
          <w:sz w:val="30"/>
          <w:szCs w:val="30"/>
        </w:rPr>
        <w:t>, and each filter will be applied to the output generated by the preceding filter.</w:t>
      </w:r>
    </w:p>
    <w:p w14:paraId="0954794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8BD4ED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can find the list of Django’s built-in template filters at</w:t>
      </w:r>
    </w:p>
    <w:p w14:paraId="6185805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lastRenderedPageBreak/>
        <w:t>https://docs.djangoproject.com/en/5.0/ref/templates/builtins/#built-in-filter-reference</w:t>
      </w:r>
      <w:r w:rsidRPr="00482101">
        <w:rPr>
          <w:rFonts w:ascii="LiberationSerif" w:hAnsi="LiberationSerif" w:cs="LiberationSerif"/>
          <w:color w:val="000000"/>
          <w:kern w:val="0"/>
          <w:sz w:val="30"/>
          <w:szCs w:val="30"/>
        </w:rPr>
        <w:t>.</w:t>
      </w:r>
    </w:p>
    <w:p w14:paraId="5999705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p>
    <w:p w14:paraId="6E7747D7"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Creating a template filter to support Markdown syntax</w:t>
      </w:r>
    </w:p>
    <w:p w14:paraId="710BF09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We will create a custom filter to enable you to use Markdown syntax in your blog posts and then convert the post body to HTML in the templates.</w:t>
      </w:r>
    </w:p>
    <w:p w14:paraId="72191FC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8E4F02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Markdown is a plain-text formatting syntax that is very simple to use, and it’s intended to be converted into HTML. You can write posts using simple Markdown syntax and get the content automatically converted into HTML code. Learning Markdown syntax is much easier than learning HTML. By using Markdown, you can get other non-tech-savvy contributors to easily write posts for your blog. You can learn the basics of the Markdown format at</w:t>
      </w:r>
    </w:p>
    <w:p w14:paraId="11DEFB4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https://daringfireball.net/projects/markdown/basics</w:t>
      </w:r>
      <w:r w:rsidRPr="00482101">
        <w:rPr>
          <w:rFonts w:ascii="LiberationSerif" w:hAnsi="LiberationSerif" w:cs="LiberationSerif"/>
          <w:color w:val="000000"/>
          <w:kern w:val="0"/>
          <w:sz w:val="30"/>
          <w:szCs w:val="30"/>
        </w:rPr>
        <w:t>.</w:t>
      </w:r>
    </w:p>
    <w:p w14:paraId="325B12E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AF143F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First, install the Python </w:t>
      </w:r>
      <w:r w:rsidRPr="00482101">
        <w:rPr>
          <w:rFonts w:ascii="LiberationMono" w:hAnsi="LiberationMono" w:cs="LiberationMono"/>
          <w:color w:val="000000"/>
          <w:kern w:val="0"/>
          <w:sz w:val="22"/>
          <w:szCs w:val="22"/>
        </w:rPr>
        <w:t xml:space="preserve">markdown </w:t>
      </w:r>
      <w:r w:rsidRPr="00482101">
        <w:rPr>
          <w:rFonts w:ascii="LiberationSerif" w:hAnsi="LiberationSerif" w:cs="LiberationSerif"/>
          <w:color w:val="000000"/>
          <w:kern w:val="0"/>
          <w:sz w:val="30"/>
          <w:szCs w:val="30"/>
        </w:rPr>
        <w:t xml:space="preserve">module via </w:t>
      </w:r>
      <w:r w:rsidRPr="00482101">
        <w:rPr>
          <w:rFonts w:ascii="LiberationMono" w:hAnsi="LiberationMono" w:cs="LiberationMono"/>
          <w:color w:val="000000"/>
          <w:kern w:val="0"/>
          <w:sz w:val="22"/>
          <w:szCs w:val="22"/>
        </w:rPr>
        <w:t xml:space="preserve">pip </w:t>
      </w:r>
      <w:r w:rsidRPr="00482101">
        <w:rPr>
          <w:rFonts w:ascii="LiberationSerif" w:hAnsi="LiberationSerif" w:cs="LiberationSerif"/>
          <w:color w:val="000000"/>
          <w:kern w:val="0"/>
          <w:sz w:val="30"/>
          <w:szCs w:val="30"/>
        </w:rPr>
        <w:t>using the following command in the shell prompt:</w:t>
      </w:r>
    </w:p>
    <w:p w14:paraId="44CA4ED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 pip install markdown==3.6</w:t>
      </w:r>
    </w:p>
    <w:p w14:paraId="203ECFB1"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p>
    <w:p w14:paraId="24B2876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Then, edit the </w:t>
      </w:r>
      <w:r w:rsidRPr="00482101">
        <w:rPr>
          <w:rFonts w:ascii="LiberationMono" w:hAnsi="LiberationMono" w:cs="LiberationMono"/>
          <w:color w:val="000000"/>
          <w:kern w:val="0"/>
          <w:sz w:val="22"/>
          <w:szCs w:val="22"/>
        </w:rPr>
        <w:t xml:space="preserve">templatetags/blog_tags.py </w:t>
      </w:r>
      <w:r w:rsidRPr="00482101">
        <w:rPr>
          <w:rFonts w:ascii="LiberationSerif" w:hAnsi="LiberationSerif" w:cs="LiberationSerif"/>
          <w:color w:val="000000"/>
          <w:kern w:val="0"/>
          <w:sz w:val="30"/>
          <w:szCs w:val="30"/>
        </w:rPr>
        <w:t>file and include the following code:</w:t>
      </w:r>
    </w:p>
    <w:p w14:paraId="7000520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markdown</w:t>
      </w:r>
    </w:p>
    <w:p w14:paraId="5758B74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django.utils.safestring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mark_safe</w:t>
      </w:r>
    </w:p>
    <w:p w14:paraId="017D0B79"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@register.filter(</w:t>
      </w:r>
      <w:r w:rsidRPr="00482101">
        <w:rPr>
          <w:rFonts w:ascii="LiberationMono" w:hAnsi="LiberationMono" w:cs="LiberationMono"/>
          <w:color w:val="383A42"/>
          <w:kern w:val="0"/>
          <w:sz w:val="22"/>
          <w:szCs w:val="22"/>
        </w:rPr>
        <w:t>name=</w:t>
      </w:r>
      <w:r w:rsidRPr="00482101">
        <w:rPr>
          <w:rFonts w:ascii="LiberationMono" w:hAnsi="LiberationMono" w:cs="LiberationMono"/>
          <w:color w:val="50A24F"/>
          <w:kern w:val="0"/>
          <w:sz w:val="22"/>
          <w:szCs w:val="22"/>
        </w:rPr>
        <w:t>'markdown'</w:t>
      </w:r>
      <w:r w:rsidRPr="00482101">
        <w:rPr>
          <w:rFonts w:ascii="LiberationMono" w:hAnsi="LiberationMono" w:cs="LiberationMono"/>
          <w:color w:val="4078F3"/>
          <w:kern w:val="0"/>
          <w:sz w:val="22"/>
          <w:szCs w:val="22"/>
        </w:rPr>
        <w:t>)</w:t>
      </w:r>
    </w:p>
    <w:p w14:paraId="352DD62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markdown_format</w:t>
      </w:r>
      <w:r w:rsidRPr="00482101">
        <w:rPr>
          <w:rFonts w:ascii="LiberationMono" w:hAnsi="LiberationMono" w:cs="LiberationMono"/>
          <w:color w:val="383A42"/>
          <w:kern w:val="0"/>
          <w:sz w:val="22"/>
          <w:szCs w:val="22"/>
        </w:rPr>
        <w:t>(text):</w:t>
      </w:r>
    </w:p>
    <w:p w14:paraId="3A7D950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mark_safe(markdown.markdown(text))</w:t>
      </w:r>
    </w:p>
    <w:p w14:paraId="7ECADA0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71A8A8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register template filters in the same way as template tags. To prevent a name clash between the function name and the </w:t>
      </w:r>
      <w:r w:rsidRPr="00482101">
        <w:rPr>
          <w:rFonts w:ascii="LiberationMono" w:hAnsi="LiberationMono" w:cs="LiberationMono"/>
          <w:color w:val="000000"/>
          <w:kern w:val="0"/>
          <w:sz w:val="22"/>
          <w:szCs w:val="22"/>
        </w:rPr>
        <w:t xml:space="preserve">markdown </w:t>
      </w:r>
      <w:r w:rsidRPr="00482101">
        <w:rPr>
          <w:rFonts w:ascii="LiberationSerif" w:hAnsi="LiberationSerif" w:cs="LiberationSerif"/>
          <w:color w:val="000000"/>
          <w:kern w:val="0"/>
          <w:sz w:val="30"/>
          <w:szCs w:val="30"/>
        </w:rPr>
        <w:t xml:space="preserve">module, we have named the function </w:t>
      </w:r>
      <w:r w:rsidRPr="00482101">
        <w:rPr>
          <w:rFonts w:ascii="LiberationMono" w:hAnsi="LiberationMono" w:cs="LiberationMono"/>
          <w:color w:val="000000"/>
          <w:kern w:val="0"/>
          <w:sz w:val="22"/>
          <w:szCs w:val="22"/>
        </w:rPr>
        <w:t xml:space="preserve">markdown_format </w:t>
      </w:r>
      <w:r w:rsidRPr="00482101">
        <w:rPr>
          <w:rFonts w:ascii="LiberationSerif" w:hAnsi="LiberationSerif" w:cs="LiberationSerif"/>
          <w:color w:val="000000"/>
          <w:kern w:val="0"/>
          <w:sz w:val="30"/>
          <w:szCs w:val="30"/>
        </w:rPr>
        <w:t xml:space="preserve">and we have named the filter </w:t>
      </w:r>
      <w:r w:rsidRPr="00482101">
        <w:rPr>
          <w:rFonts w:ascii="LiberationMono" w:hAnsi="LiberationMono" w:cs="LiberationMono"/>
          <w:color w:val="000000"/>
          <w:kern w:val="0"/>
          <w:sz w:val="22"/>
          <w:szCs w:val="22"/>
        </w:rPr>
        <w:t>markdown</w:t>
      </w:r>
      <w:r w:rsidRPr="00482101">
        <w:rPr>
          <w:rFonts w:ascii="LiberationSerif" w:hAnsi="LiberationSerif" w:cs="LiberationSerif"/>
          <w:color w:val="000000"/>
          <w:kern w:val="0"/>
          <w:sz w:val="30"/>
          <w:szCs w:val="30"/>
        </w:rPr>
        <w:t xml:space="preserve"> for use in templates, such as </w:t>
      </w:r>
    </w:p>
    <w:p w14:paraId="6041CE3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 variable|markdown }} </w:t>
      </w:r>
      <w:r w:rsidRPr="00482101">
        <w:rPr>
          <w:rFonts w:ascii="LiberationSerif" w:hAnsi="LiberationSerif" w:cs="LiberationSerif"/>
          <w:color w:val="000000"/>
          <w:kern w:val="0"/>
          <w:sz w:val="30"/>
          <w:szCs w:val="30"/>
        </w:rPr>
        <w:t>.</w:t>
      </w:r>
    </w:p>
    <w:p w14:paraId="5791C88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EC7097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Django escapes the HTML code generated by filters; characters of HTML entities are replaced with their HTML-encoded characters. For example, </w:t>
      </w:r>
      <w:r w:rsidRPr="00482101">
        <w:rPr>
          <w:rFonts w:ascii="LiberationMono" w:hAnsi="LiberationMono" w:cs="LiberationMono"/>
          <w:color w:val="000000"/>
          <w:kern w:val="0"/>
          <w:sz w:val="22"/>
          <w:szCs w:val="22"/>
        </w:rPr>
        <w:t>&lt;p&gt;</w:t>
      </w:r>
      <w:r w:rsidRPr="00482101">
        <w:rPr>
          <w:rFonts w:ascii="LiberationSerif" w:hAnsi="LiberationSerif" w:cs="LiberationSerif"/>
          <w:color w:val="000000"/>
          <w:kern w:val="0"/>
          <w:sz w:val="30"/>
          <w:szCs w:val="30"/>
        </w:rPr>
        <w:t xml:space="preserve"> is converted to </w:t>
      </w:r>
      <w:r w:rsidRPr="00482101">
        <w:rPr>
          <w:rFonts w:ascii="LiberationMono" w:hAnsi="LiberationMono" w:cs="LiberationMono"/>
          <w:color w:val="000000"/>
          <w:kern w:val="0"/>
          <w:sz w:val="22"/>
          <w:szCs w:val="22"/>
        </w:rPr>
        <w:t xml:space="preserve">&amp;lt;p&amp;gt; </w:t>
      </w:r>
      <w:r w:rsidRPr="00482101">
        <w:rPr>
          <w:rFonts w:ascii="LiberationSerif" w:hAnsi="LiberationSerif" w:cs="LiberationSerif"/>
          <w:color w:val="000000"/>
          <w:kern w:val="0"/>
          <w:sz w:val="30"/>
          <w:szCs w:val="30"/>
        </w:rPr>
        <w:t>(</w:t>
      </w:r>
      <w:r w:rsidRPr="00482101">
        <w:rPr>
          <w:rFonts w:ascii="LiberationSerif-Italic" w:hAnsi="LiberationSerif-Italic" w:cs="LiberationSerif-Italic"/>
          <w:i/>
          <w:iCs/>
          <w:color w:val="000000"/>
          <w:kern w:val="0"/>
          <w:sz w:val="30"/>
          <w:szCs w:val="30"/>
        </w:rPr>
        <w:t xml:space="preserve">less than </w:t>
      </w:r>
      <w:r w:rsidRPr="00482101">
        <w:rPr>
          <w:rFonts w:ascii="LiberationSerif" w:hAnsi="LiberationSerif" w:cs="LiberationSerif"/>
          <w:color w:val="000000"/>
          <w:kern w:val="0"/>
          <w:sz w:val="30"/>
          <w:szCs w:val="30"/>
        </w:rPr>
        <w:t xml:space="preserve">symbol, </w:t>
      </w:r>
      <w:r w:rsidRPr="00482101">
        <w:rPr>
          <w:rFonts w:ascii="LiberationSerif-Italic" w:hAnsi="LiberationSerif-Italic" w:cs="LiberationSerif-Italic"/>
          <w:i/>
          <w:iCs/>
          <w:color w:val="000000"/>
          <w:kern w:val="0"/>
          <w:sz w:val="30"/>
          <w:szCs w:val="30"/>
        </w:rPr>
        <w:t xml:space="preserve">p </w:t>
      </w:r>
      <w:r w:rsidRPr="00482101">
        <w:rPr>
          <w:rFonts w:ascii="LiberationSerif" w:hAnsi="LiberationSerif" w:cs="LiberationSerif"/>
          <w:color w:val="000000"/>
          <w:kern w:val="0"/>
          <w:sz w:val="30"/>
          <w:szCs w:val="30"/>
        </w:rPr>
        <w:t xml:space="preserve">character, </w:t>
      </w:r>
      <w:r w:rsidRPr="00482101">
        <w:rPr>
          <w:rFonts w:ascii="LiberationSerif-Italic" w:hAnsi="LiberationSerif-Italic" w:cs="LiberationSerif-Italic"/>
          <w:i/>
          <w:iCs/>
          <w:color w:val="000000"/>
          <w:kern w:val="0"/>
          <w:sz w:val="30"/>
          <w:szCs w:val="30"/>
        </w:rPr>
        <w:t>greater than</w:t>
      </w:r>
      <w:r w:rsidRPr="00482101">
        <w:rPr>
          <w:rFonts w:ascii="LiberationSerif" w:hAnsi="LiberationSerif" w:cs="LiberationSerif"/>
          <w:color w:val="000000"/>
          <w:kern w:val="0"/>
          <w:sz w:val="30"/>
          <w:szCs w:val="30"/>
        </w:rPr>
        <w:t xml:space="preserve"> symbol).</w:t>
      </w:r>
    </w:p>
    <w:p w14:paraId="04C2B79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D0A709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use the </w:t>
      </w:r>
      <w:r w:rsidRPr="00482101">
        <w:rPr>
          <w:rFonts w:ascii="LiberationMono" w:hAnsi="LiberationMono" w:cs="LiberationMono"/>
          <w:color w:val="000000"/>
          <w:kern w:val="0"/>
          <w:sz w:val="22"/>
          <w:szCs w:val="22"/>
        </w:rPr>
        <w:t xml:space="preserve">mark_safe </w:t>
      </w:r>
      <w:r w:rsidRPr="00482101">
        <w:rPr>
          <w:rFonts w:ascii="LiberationSerif" w:hAnsi="LiberationSerif" w:cs="LiberationSerif"/>
          <w:color w:val="000000"/>
          <w:kern w:val="0"/>
          <w:sz w:val="30"/>
          <w:szCs w:val="30"/>
        </w:rPr>
        <w:t xml:space="preserve">function provided by Django to mark the result as safe HTML to be rendered in the template. By default, Django will not trust any HTML code and will escape it before placing it in the output. The only exceptions are variables that are marked as safe from escaping. This behavior prevents Django from outputting </w:t>
      </w:r>
      <w:r w:rsidRPr="00482101">
        <w:rPr>
          <w:rFonts w:ascii="LiberationSerif" w:hAnsi="LiberationSerif" w:cs="LiberationSerif"/>
          <w:color w:val="000000"/>
          <w:kern w:val="0"/>
          <w:sz w:val="30"/>
          <w:szCs w:val="30"/>
        </w:rPr>
        <w:lastRenderedPageBreak/>
        <w:t>potentially dangerous HTML and allows you to create exceptions for returning safe HTML.</w:t>
      </w:r>
    </w:p>
    <w:p w14:paraId="548DAB3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9EF3C5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33685DBF" wp14:editId="45E12D78">
                <wp:simplePos x="0" y="0"/>
                <wp:positionH relativeFrom="margin">
                  <wp:posOffset>822960</wp:posOffset>
                </wp:positionH>
                <wp:positionV relativeFrom="paragraph">
                  <wp:posOffset>10795</wp:posOffset>
                </wp:positionV>
                <wp:extent cx="4991100" cy="1104900"/>
                <wp:effectExtent l="0" t="0" r="19050" b="19050"/>
                <wp:wrapSquare wrapText="bothSides"/>
                <wp:docPr id="1326812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104900"/>
                        </a:xfrm>
                        <a:prstGeom prst="rect">
                          <a:avLst/>
                        </a:prstGeom>
                        <a:solidFill>
                          <a:srgbClr val="FFFFFF"/>
                        </a:solidFill>
                        <a:ln w="9525">
                          <a:solidFill>
                            <a:srgbClr val="000000"/>
                          </a:solidFill>
                          <a:miter lim="800000"/>
                          <a:headEnd/>
                          <a:tailEnd/>
                        </a:ln>
                      </wps:spPr>
                      <wps:txbx>
                        <w:txbxContent>
                          <w:p w14:paraId="53C8752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Django, HTML content is escaped by default for security.</w:t>
                            </w:r>
                          </w:p>
                          <w:p w14:paraId="4C42EC80"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Use </w:t>
                            </w:r>
                            <w:r>
                              <w:rPr>
                                <w:rFonts w:ascii="LiberationMono" w:hAnsi="LiberationMono" w:cs="LiberationMono"/>
                                <w:color w:val="000000"/>
                                <w:kern w:val="0"/>
                                <w:sz w:val="22"/>
                                <w:szCs w:val="22"/>
                              </w:rPr>
                              <w:t xml:space="preserve">mark_safe </w:t>
                            </w:r>
                            <w:r>
                              <w:rPr>
                                <w:rFonts w:ascii="LiberationSerif" w:hAnsi="LiberationSerif" w:cs="LiberationSerif"/>
                                <w:color w:val="000000"/>
                                <w:kern w:val="0"/>
                                <w:sz w:val="30"/>
                                <w:szCs w:val="30"/>
                              </w:rPr>
                              <w:t>cautiously, only on content you control.</w:t>
                            </w:r>
                          </w:p>
                          <w:p w14:paraId="3E77BF18"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Avoid using </w:t>
                            </w:r>
                            <w:r>
                              <w:rPr>
                                <w:rFonts w:ascii="LiberationMono" w:hAnsi="LiberationMono" w:cs="LiberationMono"/>
                                <w:color w:val="000000"/>
                                <w:kern w:val="0"/>
                                <w:sz w:val="22"/>
                                <w:szCs w:val="22"/>
                              </w:rPr>
                              <w:t xml:space="preserve">mark_safe </w:t>
                            </w:r>
                            <w:r>
                              <w:rPr>
                                <w:rFonts w:ascii="LiberationSerif" w:hAnsi="LiberationSerif" w:cs="LiberationSerif"/>
                                <w:color w:val="000000"/>
                                <w:kern w:val="0"/>
                                <w:sz w:val="30"/>
                                <w:szCs w:val="30"/>
                              </w:rPr>
                              <w:t>on any content submitted by nonstaff</w:t>
                            </w:r>
                          </w:p>
                          <w:p w14:paraId="12EAD85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users to prevent security vulnerabilities.</w:t>
                            </w:r>
                          </w:p>
                          <w:p w14:paraId="5679FBD6" w14:textId="77777777" w:rsidR="00482101" w:rsidRDefault="00482101" w:rsidP="00482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85DBF" id="_x0000_s1028" type="#_x0000_t202" style="position:absolute;margin-left:64.8pt;margin-top:.85pt;width:393pt;height:8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">
                <v:textbox>
                  <w:txbxContent>
                    <w:p w14:paraId="53C8752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Django, HTML content is escaped by default for security.</w:t>
                      </w:r>
                    </w:p>
                    <w:p w14:paraId="4C42EC80"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Use </w:t>
                      </w:r>
                      <w:r>
                        <w:rPr>
                          <w:rFonts w:ascii="LiberationMono" w:hAnsi="LiberationMono" w:cs="LiberationMono"/>
                          <w:color w:val="000000"/>
                          <w:kern w:val="0"/>
                          <w:sz w:val="22"/>
                          <w:szCs w:val="22"/>
                        </w:rPr>
                        <w:t xml:space="preserve">mark_safe </w:t>
                      </w:r>
                      <w:r>
                        <w:rPr>
                          <w:rFonts w:ascii="LiberationSerif" w:hAnsi="LiberationSerif" w:cs="LiberationSerif"/>
                          <w:color w:val="000000"/>
                          <w:kern w:val="0"/>
                          <w:sz w:val="30"/>
                          <w:szCs w:val="30"/>
                        </w:rPr>
                        <w:t>cautiously, only on content you control.</w:t>
                      </w:r>
                    </w:p>
                    <w:p w14:paraId="3E77BF18"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Avoid using </w:t>
                      </w:r>
                      <w:r>
                        <w:rPr>
                          <w:rFonts w:ascii="LiberationMono" w:hAnsi="LiberationMono" w:cs="LiberationMono"/>
                          <w:color w:val="000000"/>
                          <w:kern w:val="0"/>
                          <w:sz w:val="22"/>
                          <w:szCs w:val="22"/>
                        </w:rPr>
                        <w:t xml:space="preserve">mark_safe </w:t>
                      </w:r>
                      <w:r>
                        <w:rPr>
                          <w:rFonts w:ascii="LiberationSerif" w:hAnsi="LiberationSerif" w:cs="LiberationSerif"/>
                          <w:color w:val="000000"/>
                          <w:kern w:val="0"/>
                          <w:sz w:val="30"/>
                          <w:szCs w:val="30"/>
                        </w:rPr>
                        <w:t>on any content submitted by nonstaff</w:t>
                      </w:r>
                    </w:p>
                    <w:p w14:paraId="12EAD85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users to prevent security vulnerabilities.</w:t>
                      </w:r>
                    </w:p>
                    <w:p w14:paraId="5679FBD6" w14:textId="77777777" w:rsidR="00482101" w:rsidRDefault="00482101" w:rsidP="00482101"/>
                  </w:txbxContent>
                </v:textbox>
                <w10:wrap type="square" anchorx="margin"/>
              </v:shape>
            </w:pict>
          </mc:Fallback>
        </mc:AlternateContent>
      </w:r>
      <w:r w:rsidRPr="00482101">
        <w:rPr>
          <w:rFonts w:ascii="LiberationSerif" w:hAnsi="LiberationSerif" w:cs="LiberationSerif"/>
          <w:noProof/>
          <w:color w:val="000000"/>
          <w:kern w:val="0"/>
          <w:sz w:val="30"/>
          <w:szCs w:val="30"/>
        </w:rPr>
        <w:drawing>
          <wp:inline distT="0" distB="0" distL="0" distR="0" wp14:anchorId="6A9A4090" wp14:editId="3AABCAB3">
            <wp:extent cx="693420" cy="1097280"/>
            <wp:effectExtent l="0" t="0" r="0" b="7620"/>
            <wp:docPr id="14131472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 cy="1097280"/>
                    </a:xfrm>
                    <a:prstGeom prst="rect">
                      <a:avLst/>
                    </a:prstGeom>
                    <a:noFill/>
                    <a:ln>
                      <a:noFill/>
                    </a:ln>
                  </pic:spPr>
                </pic:pic>
              </a:graphicData>
            </a:graphic>
          </wp:inline>
        </w:drawing>
      </w:r>
    </w:p>
    <w:p w14:paraId="49E9E49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CF4382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blog/post/detail.html </w:t>
      </w:r>
      <w:r w:rsidRPr="00482101">
        <w:rPr>
          <w:rFonts w:ascii="LiberationSerif" w:hAnsi="LiberationSerif" w:cs="LiberationSerif"/>
          <w:color w:val="000000"/>
          <w:kern w:val="0"/>
          <w:sz w:val="30"/>
          <w:szCs w:val="30"/>
        </w:rPr>
        <w:t>template and add the following new code highlighted in bold:</w:t>
      </w:r>
    </w:p>
    <w:p w14:paraId="301BC15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extends "blog/base.html" %}</w:t>
      </w:r>
    </w:p>
    <w:p w14:paraId="33D5A3F0"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load blog_tags %}</w:t>
      </w:r>
    </w:p>
    <w:p w14:paraId="25FF0CE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title %}{{ post.title }}{% endblock %}</w:t>
      </w:r>
    </w:p>
    <w:p w14:paraId="449E9DC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content %}`</w:t>
      </w:r>
    </w:p>
    <w:p w14:paraId="1418E84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 post.title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w:t>
      </w:r>
    </w:p>
    <w:p w14:paraId="1A9338E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"date"</w:t>
      </w:r>
      <w:r w:rsidRPr="00482101">
        <w:rPr>
          <w:rFonts w:ascii="LiberationMono" w:hAnsi="LiberationMono" w:cs="LiberationMono"/>
          <w:color w:val="383A42"/>
          <w:kern w:val="0"/>
          <w:sz w:val="22"/>
          <w:szCs w:val="22"/>
        </w:rPr>
        <w:t>&gt;</w:t>
      </w:r>
    </w:p>
    <w:p w14:paraId="1CFB5C6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Published {{ post.publish }} by {{ post.author }}</w:t>
      </w:r>
    </w:p>
    <w:p w14:paraId="7214846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18284AF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post.body</w:t>
      </w:r>
      <w:r w:rsidRPr="00482101">
        <w:rPr>
          <w:rFonts w:ascii="LiberationMono-Bold" w:hAnsi="LiberationMono-Bold" w:cs="LiberationMono-Bold"/>
          <w:b/>
          <w:bCs/>
          <w:color w:val="383A42"/>
          <w:kern w:val="0"/>
          <w:sz w:val="22"/>
          <w:szCs w:val="22"/>
        </w:rPr>
        <w:t xml:space="preserve">|markdown </w:t>
      </w:r>
      <w:r w:rsidRPr="00482101">
        <w:rPr>
          <w:rFonts w:ascii="LiberationMono" w:hAnsi="LiberationMono" w:cs="LiberationMono"/>
          <w:color w:val="383A42"/>
          <w:kern w:val="0"/>
          <w:sz w:val="22"/>
          <w:szCs w:val="22"/>
        </w:rPr>
        <w:t>}}</w:t>
      </w:r>
    </w:p>
    <w:p w14:paraId="5CD0E72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553FD16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url "</w:t>
      </w:r>
      <w:r w:rsidRPr="00482101">
        <w:rPr>
          <w:rFonts w:ascii="LiberationMono" w:hAnsi="LiberationMono" w:cs="LiberationMono"/>
          <w:color w:val="996801"/>
          <w:kern w:val="0"/>
          <w:sz w:val="22"/>
          <w:szCs w:val="22"/>
        </w:rPr>
        <w:t>blog:post_share</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996801"/>
          <w:kern w:val="0"/>
          <w:sz w:val="22"/>
          <w:szCs w:val="22"/>
        </w:rPr>
        <w:t xml:space="preserve">post.id </w:t>
      </w:r>
      <w:r w:rsidRPr="00482101">
        <w:rPr>
          <w:rFonts w:ascii="LiberationMono" w:hAnsi="LiberationMono" w:cs="LiberationMono"/>
          <w:color w:val="383A42"/>
          <w:kern w:val="0"/>
          <w:sz w:val="22"/>
          <w:szCs w:val="22"/>
        </w:rPr>
        <w:t>%}"&gt;</w:t>
      </w:r>
    </w:p>
    <w:p w14:paraId="0C5226C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Share this post</w:t>
      </w:r>
    </w:p>
    <w:p w14:paraId="46A6748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7AD0A5B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317285C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&gt;Similar posts&lt;/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1182AF3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post in similar_posts %}</w:t>
      </w:r>
    </w:p>
    <w:p w14:paraId="5D88598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52DF384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post.get_absolute_url }}"</w:t>
      </w:r>
      <w:r w:rsidRPr="00482101">
        <w:rPr>
          <w:rFonts w:ascii="LiberationMono" w:hAnsi="LiberationMono" w:cs="LiberationMono"/>
          <w:color w:val="383A42"/>
          <w:kern w:val="0"/>
          <w:sz w:val="22"/>
          <w:szCs w:val="22"/>
        </w:rPr>
        <w:t>&gt;{{ post.title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587EEA6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17F2B5B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empty %}</w:t>
      </w:r>
    </w:p>
    <w:p w14:paraId="553176C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There are no similar posts yet.</w:t>
      </w:r>
    </w:p>
    <w:p w14:paraId="65A6BFE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491DEF2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with comments.count as total_comments %}</w:t>
      </w:r>
    </w:p>
    <w:p w14:paraId="1C6D191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20676FD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total_comments }} comment{{ total_comments|pluralize }}</w:t>
      </w:r>
    </w:p>
    <w:p w14:paraId="3B3ACD6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59E6754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endwith %}</w:t>
      </w:r>
    </w:p>
    <w:p w14:paraId="792F147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comment in comments %}</w:t>
      </w:r>
    </w:p>
    <w:p w14:paraId="1E30FEF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"comment"</w:t>
      </w:r>
      <w:r w:rsidRPr="00482101">
        <w:rPr>
          <w:rFonts w:ascii="LiberationMono" w:hAnsi="LiberationMono" w:cs="LiberationMono"/>
          <w:color w:val="383A42"/>
          <w:kern w:val="0"/>
          <w:sz w:val="22"/>
          <w:szCs w:val="22"/>
        </w:rPr>
        <w:t>&gt;</w:t>
      </w:r>
    </w:p>
    <w:p w14:paraId="58B2D6C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"info"</w:t>
      </w:r>
      <w:r w:rsidRPr="00482101">
        <w:rPr>
          <w:rFonts w:ascii="LiberationMono" w:hAnsi="LiberationMono" w:cs="LiberationMono"/>
          <w:color w:val="383A42"/>
          <w:kern w:val="0"/>
          <w:sz w:val="22"/>
          <w:szCs w:val="22"/>
        </w:rPr>
        <w:t>&gt;</w:t>
      </w:r>
    </w:p>
    <w:p w14:paraId="5FE7345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383A42"/>
          <w:kern w:val="0"/>
          <w:sz w:val="22"/>
          <w:szCs w:val="22"/>
        </w:rPr>
        <w:tab/>
        <w:t>Comment {{ forloop.counter }} by {{ comment.name }}</w:t>
      </w:r>
    </w:p>
    <w:p w14:paraId="43D0AEF9"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comment.created }}</w:t>
      </w:r>
    </w:p>
    <w:p w14:paraId="37D5627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102F718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comment.body|linebreaks }}</w:t>
      </w:r>
    </w:p>
    <w:p w14:paraId="0723436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6EDC92F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empty %}</w:t>
      </w:r>
    </w:p>
    <w:p w14:paraId="1EFEE67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&gt;There are no comments yet.&lt;/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33DB7FA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06BCF42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include "blog/post/includes/comment_form.html" %}</w:t>
      </w:r>
    </w:p>
    <w:p w14:paraId="19EF1E6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endblock %}</w:t>
      </w:r>
    </w:p>
    <w:p w14:paraId="056E7C5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We have replaced the </w:t>
      </w:r>
      <w:r w:rsidRPr="00482101">
        <w:rPr>
          <w:rFonts w:ascii="LiberationMono" w:hAnsi="LiberationMono" w:cs="LiberationMono"/>
          <w:color w:val="000000"/>
          <w:kern w:val="0"/>
          <w:sz w:val="22"/>
          <w:szCs w:val="22"/>
        </w:rPr>
        <w:t xml:space="preserve">linebreaks </w:t>
      </w:r>
      <w:r w:rsidRPr="00482101">
        <w:rPr>
          <w:rFonts w:ascii="LiberationSerif" w:hAnsi="LiberationSerif" w:cs="LiberationSerif"/>
          <w:color w:val="000000"/>
          <w:kern w:val="0"/>
          <w:sz w:val="30"/>
          <w:szCs w:val="30"/>
        </w:rPr>
        <w:t xml:space="preserve">filter of the </w:t>
      </w:r>
      <w:r w:rsidRPr="00482101">
        <w:rPr>
          <w:rFonts w:ascii="LiberationMono" w:hAnsi="LiberationMono" w:cs="LiberationMono"/>
          <w:color w:val="000000"/>
          <w:kern w:val="0"/>
          <w:sz w:val="22"/>
          <w:szCs w:val="22"/>
        </w:rPr>
        <w:t xml:space="preserve">{{ post.body }} </w:t>
      </w:r>
      <w:r w:rsidRPr="00482101">
        <w:rPr>
          <w:rFonts w:ascii="LiberationSerif" w:hAnsi="LiberationSerif" w:cs="LiberationSerif"/>
          <w:color w:val="000000"/>
          <w:kern w:val="0"/>
          <w:sz w:val="30"/>
          <w:szCs w:val="30"/>
        </w:rPr>
        <w:t xml:space="preserve">template variable with the </w:t>
      </w:r>
      <w:r w:rsidRPr="00482101">
        <w:rPr>
          <w:rFonts w:ascii="LiberationMono" w:hAnsi="LiberationMono" w:cs="LiberationMono"/>
          <w:color w:val="000000"/>
          <w:kern w:val="0"/>
          <w:sz w:val="22"/>
          <w:szCs w:val="22"/>
        </w:rPr>
        <w:t xml:space="preserve">markdown </w:t>
      </w:r>
      <w:r w:rsidRPr="00482101">
        <w:rPr>
          <w:rFonts w:ascii="LiberationSerif" w:hAnsi="LiberationSerif" w:cs="LiberationSerif"/>
          <w:color w:val="000000"/>
          <w:kern w:val="0"/>
          <w:sz w:val="30"/>
          <w:szCs w:val="30"/>
        </w:rPr>
        <w:t xml:space="preserve">filter. This filter will not only transform line breaks into </w:t>
      </w:r>
      <w:r w:rsidRPr="00482101">
        <w:rPr>
          <w:rFonts w:ascii="LiberationMono" w:hAnsi="LiberationMono" w:cs="LiberationMono"/>
          <w:color w:val="000000"/>
          <w:kern w:val="0"/>
          <w:sz w:val="22"/>
          <w:szCs w:val="22"/>
        </w:rPr>
        <w:t xml:space="preserve">&lt;p&gt; </w:t>
      </w:r>
      <w:r w:rsidRPr="00482101">
        <w:rPr>
          <w:rFonts w:ascii="LiberationSerif" w:hAnsi="LiberationSerif" w:cs="LiberationSerif"/>
          <w:color w:val="000000"/>
          <w:kern w:val="0"/>
          <w:sz w:val="30"/>
          <w:szCs w:val="30"/>
        </w:rPr>
        <w:t>tags; it will also transform Markdown formatting into HTML.</w:t>
      </w:r>
    </w:p>
    <w:p w14:paraId="7AA5A39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F81033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mc:AlternateContent>
          <mc:Choice Requires="wps">
            <w:drawing>
              <wp:anchor distT="45720" distB="45720" distL="114300" distR="114300" simplePos="0" relativeHeight="251662336" behindDoc="0" locked="0" layoutInCell="1" allowOverlap="1" wp14:anchorId="6B8C0E90" wp14:editId="7717ACD6">
                <wp:simplePos x="0" y="0"/>
                <wp:positionH relativeFrom="column">
                  <wp:posOffset>891540</wp:posOffset>
                </wp:positionH>
                <wp:positionV relativeFrom="paragraph">
                  <wp:posOffset>6985</wp:posOffset>
                </wp:positionV>
                <wp:extent cx="5021580" cy="1264920"/>
                <wp:effectExtent l="0" t="0" r="26670" b="11430"/>
                <wp:wrapSquare wrapText="bothSides"/>
                <wp:docPr id="1127960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1264920"/>
                        </a:xfrm>
                        <a:prstGeom prst="rect">
                          <a:avLst/>
                        </a:prstGeom>
                        <a:solidFill>
                          <a:srgbClr val="FFFFFF"/>
                        </a:solidFill>
                        <a:ln w="9525">
                          <a:solidFill>
                            <a:srgbClr val="000000"/>
                          </a:solidFill>
                          <a:miter lim="800000"/>
                          <a:headEnd/>
                          <a:tailEnd/>
                        </a:ln>
                      </wps:spPr>
                      <wps:txbx>
                        <w:txbxContent>
                          <w:p w14:paraId="5E7FB6E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Storing text in Markdown format in the database, rather than</w:t>
                            </w:r>
                          </w:p>
                          <w:p w14:paraId="64985218"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HTML, is a wise security strategy. Markdown limits the</w:t>
                            </w:r>
                          </w:p>
                          <w:p w14:paraId="429259EE"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potential for injecting malicious content. This approach</w:t>
                            </w:r>
                          </w:p>
                          <w:p w14:paraId="0390D8EE"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ensures that any text formatting is safely converted to HTML</w:t>
                            </w:r>
                          </w:p>
                          <w:p w14:paraId="66DED14A"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only at the point of rendering the template.</w:t>
                            </w:r>
                          </w:p>
                          <w:p w14:paraId="0D0FF1E2" w14:textId="77777777" w:rsidR="00482101" w:rsidRDefault="00482101" w:rsidP="00482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C0E90" id="_x0000_s1029" type="#_x0000_t202" style="position:absolute;margin-left:70.2pt;margin-top:.55pt;width:395.4pt;height:99.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">
                <v:textbox>
                  <w:txbxContent>
                    <w:p w14:paraId="5E7FB6E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Storing text in Markdown format in the database, rather than</w:t>
                      </w:r>
                    </w:p>
                    <w:p w14:paraId="64985218"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HTML, is a wise security strategy. Markdown limits the</w:t>
                      </w:r>
                    </w:p>
                    <w:p w14:paraId="429259EE"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potential for injecting malicious content. This approach</w:t>
                      </w:r>
                    </w:p>
                    <w:p w14:paraId="0390D8EE"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ensures that any text formatting is safely converted to HTML</w:t>
                      </w:r>
                    </w:p>
                    <w:p w14:paraId="66DED14A"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only at the point of rendering the template.</w:t>
                      </w:r>
                    </w:p>
                    <w:p w14:paraId="0D0FF1E2" w14:textId="77777777" w:rsidR="00482101" w:rsidRDefault="00482101" w:rsidP="00482101"/>
                  </w:txbxContent>
                </v:textbox>
                <w10:wrap type="square"/>
              </v:shape>
            </w:pict>
          </mc:Fallback>
        </mc:AlternateContent>
      </w:r>
      <w:r w:rsidRPr="00482101">
        <w:rPr>
          <w:rFonts w:ascii="LiberationSerif" w:hAnsi="LiberationSerif" w:cs="LiberationSerif"/>
          <w:color w:val="000000"/>
          <w:kern w:val="0"/>
          <w:sz w:val="30"/>
          <w:szCs w:val="30"/>
        </w:rPr>
        <w:t xml:space="preserve"> </w:t>
      </w:r>
      <w:r w:rsidRPr="00482101">
        <w:rPr>
          <w:rFonts w:ascii="LiberationSerif" w:hAnsi="LiberationSerif" w:cs="LiberationSerif"/>
          <w:noProof/>
          <w:color w:val="000000"/>
          <w:kern w:val="0"/>
          <w:sz w:val="30"/>
          <w:szCs w:val="30"/>
        </w:rPr>
        <w:drawing>
          <wp:inline distT="0" distB="0" distL="0" distR="0" wp14:anchorId="624E77C4" wp14:editId="775574F0">
            <wp:extent cx="693420" cy="1188720"/>
            <wp:effectExtent l="0" t="0" r="0" b="0"/>
            <wp:docPr id="6735029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1188720"/>
                    </a:xfrm>
                    <a:prstGeom prst="rect">
                      <a:avLst/>
                    </a:prstGeom>
                    <a:noFill/>
                    <a:ln>
                      <a:noFill/>
                    </a:ln>
                  </pic:spPr>
                </pic:pic>
              </a:graphicData>
            </a:graphic>
          </wp:inline>
        </w:drawing>
      </w:r>
    </w:p>
    <w:p w14:paraId="536418A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213E00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blog/post/list.html </w:t>
      </w:r>
      <w:r w:rsidRPr="00482101">
        <w:rPr>
          <w:rFonts w:ascii="LiberationSerif" w:hAnsi="LiberationSerif" w:cs="LiberationSerif"/>
          <w:color w:val="000000"/>
          <w:kern w:val="0"/>
          <w:sz w:val="30"/>
          <w:szCs w:val="30"/>
        </w:rPr>
        <w:t>template and add the following new code</w:t>
      </w:r>
    </w:p>
    <w:p w14:paraId="0F85EF9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highlighted in bold:</w:t>
      </w:r>
    </w:p>
    <w:p w14:paraId="2046450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extends "blog/base.html" %}</w:t>
      </w:r>
    </w:p>
    <w:p w14:paraId="42D32C6E"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load blog_tags %}</w:t>
      </w:r>
    </w:p>
    <w:p w14:paraId="3A5C60B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title %}My Blog{% endblock %}</w:t>
      </w:r>
    </w:p>
    <w:p w14:paraId="04F6FD6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content %}</w:t>
      </w:r>
    </w:p>
    <w:p w14:paraId="1264701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w:t>
      </w:r>
    </w:p>
    <w:p w14:paraId="322C54F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if tag %}</w:t>
      </w:r>
    </w:p>
    <w:p w14:paraId="69C3FC7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&gt;Posts tagged with "{{ tag.name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1EBA3E2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endif %}</w:t>
      </w:r>
    </w:p>
    <w:p w14:paraId="69EFF40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post in posts %}</w:t>
      </w:r>
    </w:p>
    <w:p w14:paraId="357091E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3A9AD01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post.get_absolute_url }}"</w:t>
      </w:r>
      <w:r w:rsidRPr="00482101">
        <w:rPr>
          <w:rFonts w:ascii="LiberationMono" w:hAnsi="LiberationMono" w:cs="LiberationMono"/>
          <w:color w:val="383A42"/>
          <w:kern w:val="0"/>
          <w:sz w:val="22"/>
          <w:szCs w:val="22"/>
        </w:rPr>
        <w:t>&gt;</w:t>
      </w:r>
    </w:p>
    <w:p w14:paraId="602EF061"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post.title }}</w:t>
      </w:r>
    </w:p>
    <w:p w14:paraId="03C89F2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428E031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5D1A63F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"tags"</w:t>
      </w:r>
      <w:r w:rsidRPr="00482101">
        <w:rPr>
          <w:rFonts w:ascii="LiberationMono" w:hAnsi="LiberationMono" w:cs="LiberationMono"/>
          <w:color w:val="383A42"/>
          <w:kern w:val="0"/>
          <w:sz w:val="22"/>
          <w:szCs w:val="22"/>
        </w:rPr>
        <w:t>&gt;</w:t>
      </w:r>
    </w:p>
    <w:p w14:paraId="587A2BA3"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Tags:</w:t>
      </w:r>
    </w:p>
    <w:p w14:paraId="61E8E06F"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for tag in post.tags.all %}</w:t>
      </w:r>
    </w:p>
    <w:p w14:paraId="3DF6E275"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url "</w:t>
      </w:r>
      <w:r w:rsidRPr="00482101">
        <w:rPr>
          <w:rFonts w:ascii="LiberationMono" w:hAnsi="LiberationMono" w:cs="LiberationMono"/>
          <w:color w:val="996801"/>
          <w:kern w:val="0"/>
          <w:sz w:val="22"/>
          <w:szCs w:val="22"/>
        </w:rPr>
        <w:t>blog:post_list_by_tag</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996801"/>
          <w:kern w:val="0"/>
          <w:sz w:val="22"/>
          <w:szCs w:val="22"/>
        </w:rPr>
        <w:t xml:space="preserve">tag.slug </w:t>
      </w:r>
      <w:r w:rsidRPr="00482101">
        <w:rPr>
          <w:rFonts w:ascii="LiberationMono" w:hAnsi="LiberationMono" w:cs="LiberationMono"/>
          <w:color w:val="383A42"/>
          <w:kern w:val="0"/>
          <w:sz w:val="22"/>
          <w:szCs w:val="22"/>
        </w:rPr>
        <w:t>%}"&gt;</w:t>
      </w:r>
    </w:p>
    <w:p w14:paraId="435A7E11"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tag.name }}</w:t>
      </w:r>
    </w:p>
    <w:p w14:paraId="01A32AAC"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6BA8A973"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if not forloop.last %}, {% endif %}</w:t>
      </w:r>
    </w:p>
    <w:p w14:paraId="40799DFC"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endfor %}</w:t>
      </w:r>
    </w:p>
    <w:p w14:paraId="14AE9FA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0A2F414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p </w:t>
      </w:r>
      <w:r w:rsidRPr="00482101">
        <w:rPr>
          <w:rFonts w:ascii="LiberationMono" w:hAnsi="LiberationMono" w:cs="LiberationMono"/>
          <w:color w:val="996801"/>
          <w:kern w:val="0"/>
          <w:sz w:val="22"/>
          <w:szCs w:val="22"/>
        </w:rPr>
        <w:t>class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"date"</w:t>
      </w:r>
      <w:r w:rsidRPr="00482101">
        <w:rPr>
          <w:rFonts w:ascii="LiberationMono" w:hAnsi="LiberationMono" w:cs="LiberationMono"/>
          <w:color w:val="383A42"/>
          <w:kern w:val="0"/>
          <w:sz w:val="22"/>
          <w:szCs w:val="22"/>
        </w:rPr>
        <w:t>&gt;</w:t>
      </w:r>
    </w:p>
    <w:p w14:paraId="51E80D7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Published {{ post.publish }} by {{ post.author }}</w:t>
      </w:r>
    </w:p>
    <w:p w14:paraId="4E58A14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3930435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post.body</w:t>
      </w:r>
      <w:r w:rsidRPr="00482101">
        <w:rPr>
          <w:rFonts w:ascii="LiberationMono-Bold" w:hAnsi="LiberationMono-Bold" w:cs="LiberationMono-Bold"/>
          <w:b/>
          <w:bCs/>
          <w:color w:val="383A42"/>
          <w:kern w:val="0"/>
          <w:sz w:val="22"/>
          <w:szCs w:val="22"/>
        </w:rPr>
        <w:t xml:space="preserve">|markdown|truncatewords_html:30 </w:t>
      </w:r>
      <w:r w:rsidRPr="00482101">
        <w:rPr>
          <w:rFonts w:ascii="LiberationMono" w:hAnsi="LiberationMono" w:cs="LiberationMono"/>
          <w:color w:val="383A42"/>
          <w:kern w:val="0"/>
          <w:sz w:val="22"/>
          <w:szCs w:val="22"/>
        </w:rPr>
        <w:t>}}</w:t>
      </w:r>
    </w:p>
    <w:p w14:paraId="0B932D1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28352A0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include "pagination.html" with page=posts %}</w:t>
      </w:r>
    </w:p>
    <w:p w14:paraId="1A99957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endblock %}</w:t>
      </w:r>
    </w:p>
    <w:p w14:paraId="110726E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A6B783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have added the new </w:t>
      </w:r>
      <w:r w:rsidRPr="00482101">
        <w:rPr>
          <w:rFonts w:ascii="LiberationMono" w:hAnsi="LiberationMono" w:cs="LiberationMono"/>
          <w:color w:val="000000"/>
          <w:kern w:val="0"/>
          <w:sz w:val="22"/>
          <w:szCs w:val="22"/>
        </w:rPr>
        <w:t xml:space="preserve">markdown </w:t>
      </w:r>
      <w:r w:rsidRPr="00482101">
        <w:rPr>
          <w:rFonts w:ascii="LiberationSerif" w:hAnsi="LiberationSerif" w:cs="LiberationSerif"/>
          <w:color w:val="000000"/>
          <w:kern w:val="0"/>
          <w:sz w:val="30"/>
          <w:szCs w:val="30"/>
        </w:rPr>
        <w:t xml:space="preserve">filter to the </w:t>
      </w:r>
      <w:r w:rsidRPr="00482101">
        <w:rPr>
          <w:rFonts w:ascii="LiberationMono" w:hAnsi="LiberationMono" w:cs="LiberationMono"/>
          <w:color w:val="000000"/>
          <w:kern w:val="0"/>
          <w:sz w:val="22"/>
          <w:szCs w:val="22"/>
        </w:rPr>
        <w:t xml:space="preserve">{{ post.body }} </w:t>
      </w:r>
      <w:r w:rsidRPr="00482101">
        <w:rPr>
          <w:rFonts w:ascii="LiberationSerif" w:hAnsi="LiberationSerif" w:cs="LiberationSerif"/>
          <w:color w:val="000000"/>
          <w:kern w:val="0"/>
          <w:sz w:val="30"/>
          <w:szCs w:val="30"/>
        </w:rPr>
        <w:t>template variable. This filter will transform the Markdown content into HTML.</w:t>
      </w:r>
    </w:p>
    <w:p w14:paraId="67F037E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59CF21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Therefore, we have replaced the previous </w:t>
      </w:r>
      <w:r w:rsidRPr="00482101">
        <w:rPr>
          <w:rFonts w:ascii="LiberationMono" w:hAnsi="LiberationMono" w:cs="LiberationMono"/>
          <w:color w:val="000000"/>
          <w:kern w:val="0"/>
          <w:sz w:val="22"/>
          <w:szCs w:val="22"/>
        </w:rPr>
        <w:t xml:space="preserve">truncatewords </w:t>
      </w:r>
      <w:r w:rsidRPr="00482101">
        <w:rPr>
          <w:rFonts w:ascii="LiberationSerif" w:hAnsi="LiberationSerif" w:cs="LiberationSerif"/>
          <w:color w:val="000000"/>
          <w:kern w:val="0"/>
          <w:sz w:val="30"/>
          <w:szCs w:val="30"/>
        </w:rPr>
        <w:t xml:space="preserve">filter with the </w:t>
      </w:r>
      <w:r w:rsidRPr="00482101">
        <w:rPr>
          <w:rFonts w:ascii="LiberationMono" w:hAnsi="LiberationMono" w:cs="LiberationMono"/>
          <w:color w:val="000000"/>
          <w:kern w:val="0"/>
          <w:sz w:val="22"/>
          <w:szCs w:val="22"/>
        </w:rPr>
        <w:t xml:space="preserve">truncatewords_html </w:t>
      </w:r>
      <w:r w:rsidRPr="00482101">
        <w:rPr>
          <w:rFonts w:ascii="LiberationSerif" w:hAnsi="LiberationSerif" w:cs="LiberationSerif"/>
          <w:color w:val="000000"/>
          <w:kern w:val="0"/>
          <w:sz w:val="30"/>
          <w:szCs w:val="30"/>
        </w:rPr>
        <w:t>filter. This filter truncates a string after a certain number of words, avoiding unclosed HTML tags.</w:t>
      </w:r>
    </w:p>
    <w:p w14:paraId="7100CC3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6A6AAE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open </w:t>
      </w:r>
      <w:r w:rsidRPr="00482101">
        <w:rPr>
          <w:rFonts w:ascii="LiberationMono" w:hAnsi="LiberationMono" w:cs="LiberationMono"/>
          <w:color w:val="000000"/>
          <w:kern w:val="0"/>
          <w:sz w:val="22"/>
          <w:szCs w:val="22"/>
        </w:rPr>
        <w:t xml:space="preserve">http://127.0.0.1:8000/admin/blog/post/add/ </w:t>
      </w:r>
      <w:r w:rsidRPr="00482101">
        <w:rPr>
          <w:rFonts w:ascii="LiberationSerif" w:hAnsi="LiberationSerif" w:cs="LiberationSerif"/>
          <w:color w:val="000000"/>
          <w:kern w:val="0"/>
          <w:sz w:val="30"/>
          <w:szCs w:val="30"/>
        </w:rPr>
        <w:t>in your browser and create a new post with the following body:</w:t>
      </w:r>
    </w:p>
    <w:p w14:paraId="02F81D3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This is a post formatted with markdown</w:t>
      </w:r>
    </w:p>
    <w:p w14:paraId="0386908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5C62EC4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Italic" w:hAnsi="LiberationMono-Italic" w:cs="LiberationMono-Italic"/>
          <w:i/>
          <w:iCs/>
          <w:color w:val="A1A2A8"/>
          <w:kern w:val="0"/>
          <w:sz w:val="22"/>
          <w:szCs w:val="22"/>
        </w:rPr>
        <w:t xml:space="preserve">*This is emphasized* </w:t>
      </w:r>
      <w:r w:rsidRPr="00482101">
        <w:rPr>
          <w:rFonts w:ascii="LiberationMono" w:hAnsi="LiberationMono" w:cs="LiberationMono"/>
          <w:color w:val="383A42"/>
          <w:kern w:val="0"/>
          <w:sz w:val="22"/>
          <w:szCs w:val="22"/>
        </w:rPr>
        <w:t xml:space="preserve">and </w:t>
      </w:r>
      <w:r w:rsidRPr="00482101">
        <w:rPr>
          <w:rFonts w:ascii="LiberationMono-Italic" w:hAnsi="LiberationMono-Italic" w:cs="LiberationMono-Italic"/>
          <w:i/>
          <w:iCs/>
          <w:color w:val="A1A2A8"/>
          <w:kern w:val="0"/>
          <w:sz w:val="22"/>
          <w:szCs w:val="22"/>
        </w:rPr>
        <w:t>**this is more emphasized**</w:t>
      </w:r>
      <w:r w:rsidRPr="00482101">
        <w:rPr>
          <w:rFonts w:ascii="LiberationMono" w:hAnsi="LiberationMono" w:cs="LiberationMono"/>
          <w:color w:val="383A42"/>
          <w:kern w:val="0"/>
          <w:sz w:val="22"/>
          <w:szCs w:val="22"/>
        </w:rPr>
        <w:t>.</w:t>
      </w:r>
    </w:p>
    <w:p w14:paraId="5A0E2AF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Here is a list:</w:t>
      </w:r>
    </w:p>
    <w:p w14:paraId="6C93C4A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One</w:t>
      </w:r>
    </w:p>
    <w:p w14:paraId="7BEB78C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Two</w:t>
      </w:r>
    </w:p>
    <w:p w14:paraId="13865DB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Three</w:t>
      </w:r>
    </w:p>
    <w:p w14:paraId="24C5F81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And a [link to the Django website](https://www.djangoproject.com</w:t>
      </w:r>
    </w:p>
    <w:p w14:paraId="59CB768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D8FE42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form should look like this:</w:t>
      </w:r>
    </w:p>
    <w:p w14:paraId="44307958"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24741A1E" wp14:editId="151ABF5A">
            <wp:extent cx="5966460" cy="4709160"/>
            <wp:effectExtent l="0" t="0" r="0" b="0"/>
            <wp:docPr id="114490908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6460" cy="4709160"/>
                    </a:xfrm>
                    <a:prstGeom prst="rect">
                      <a:avLst/>
                    </a:prstGeom>
                    <a:noFill/>
                    <a:ln>
                      <a:noFill/>
                    </a:ln>
                  </pic:spPr>
                </pic:pic>
              </a:graphicData>
            </a:graphic>
          </wp:inline>
        </w:drawing>
      </w:r>
    </w:p>
    <w:p w14:paraId="12AC0268"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3.16: The post with Markdown content rendered as HTML</w:t>
      </w:r>
    </w:p>
    <w:p w14:paraId="6BE516A9"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EA34B27" w14:textId="77777777" w:rsidR="00482101" w:rsidRPr="00482101" w:rsidRDefault="00482101" w:rsidP="00482101">
      <w:pPr>
        <w:autoSpaceDE w:val="0"/>
        <w:autoSpaceDN w:val="0"/>
        <w:adjustRightInd w:val="0"/>
        <w:spacing w:after="0" w:line="240" w:lineRule="auto"/>
        <w:rPr>
          <w:ins w:id="1" w:author="Jean-Marc H" w:date="2025-07-11T16:14:00Z" w16du:dateUtc="2025-07-11T21:14:00Z"/>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http://127.0.0.1:8000/blog/ </w:t>
      </w:r>
      <w:r w:rsidRPr="00482101">
        <w:rPr>
          <w:rFonts w:ascii="LiberationSerif" w:hAnsi="LiberationSerif" w:cs="LiberationSerif"/>
          <w:color w:val="000000"/>
          <w:kern w:val="0"/>
          <w:sz w:val="30"/>
          <w:szCs w:val="30"/>
        </w:rPr>
        <w:t>in your browser and take a look at how the new post is</w:t>
      </w:r>
      <w:ins w:id="2" w:author="Jean-Marc H" w:date="2025-07-11T16:18:00Z" w16du:dateUtc="2025-07-11T21:18:00Z">
        <w:r w:rsidRPr="00482101">
          <w:rPr>
            <w:rFonts w:ascii="LiberationSerif" w:hAnsi="LiberationSerif" w:cs="LiberationSerif"/>
            <w:color w:val="000000"/>
            <w:kern w:val="0"/>
            <w:sz w:val="30"/>
            <w:szCs w:val="30"/>
          </w:rPr>
          <w:t xml:space="preserve"> </w:t>
        </w:r>
      </w:ins>
      <w:del w:id="3" w:author="Jean-Marc H" w:date="2025-07-11T16:18:00Z" w16du:dateUtc="2025-07-11T21:18:00Z">
        <w:r w:rsidRPr="00482101" w:rsidDel="00036EA8">
          <w:rPr>
            <w:rFonts w:ascii="LiberationSerif" w:hAnsi="LiberationSerif" w:cs="LiberationSerif"/>
            <w:color w:val="000000"/>
            <w:kern w:val="0"/>
            <w:sz w:val="30"/>
            <w:szCs w:val="30"/>
          </w:rPr>
          <w:delText xml:space="preserve"> </w:delText>
        </w:r>
      </w:del>
      <w:r w:rsidRPr="00482101">
        <w:rPr>
          <w:rFonts w:ascii="LiberationSerif" w:hAnsi="LiberationSerif" w:cs="LiberationSerif"/>
          <w:color w:val="000000"/>
          <w:kern w:val="0"/>
          <w:sz w:val="30"/>
          <w:szCs w:val="30"/>
        </w:rPr>
        <w:t>rendered. You should see the following output:</w:t>
      </w:r>
    </w:p>
    <w:p w14:paraId="6986F773" w14:textId="77777777" w:rsidR="00482101" w:rsidRPr="00482101" w:rsidRDefault="00482101" w:rsidP="00482101">
      <w:pPr>
        <w:tabs>
          <w:tab w:val="left" w:pos="4008"/>
        </w:tabs>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lastRenderedPageBreak/>
        <w:drawing>
          <wp:inline distT="0" distB="0" distL="0" distR="0" wp14:anchorId="3E2B99FD" wp14:editId="29BF64E4">
            <wp:extent cx="4442460" cy="3238500"/>
            <wp:effectExtent l="0" t="0" r="0" b="0"/>
            <wp:docPr id="17973352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2460" cy="3238500"/>
                    </a:xfrm>
                    <a:prstGeom prst="rect">
                      <a:avLst/>
                    </a:prstGeom>
                    <a:noFill/>
                    <a:ln>
                      <a:noFill/>
                    </a:ln>
                  </pic:spPr>
                </pic:pic>
              </a:graphicData>
            </a:graphic>
          </wp:inline>
        </w:drawing>
      </w:r>
    </w:p>
    <w:p w14:paraId="79CFE046"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3.17: The post with Markdown content rendered as HTML</w:t>
      </w:r>
    </w:p>
    <w:p w14:paraId="36DBD40B"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A62722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As you can see in </w:t>
      </w:r>
      <w:r w:rsidRPr="00482101">
        <w:rPr>
          <w:rFonts w:ascii="LiberationSerif-Italic" w:hAnsi="LiberationSerif-Italic" w:cs="LiberationSerif-Italic"/>
          <w:i/>
          <w:iCs/>
          <w:color w:val="000000"/>
          <w:kern w:val="0"/>
          <w:sz w:val="30"/>
          <w:szCs w:val="30"/>
        </w:rPr>
        <w:t>Figure 3.17</w:t>
      </w:r>
      <w:r w:rsidRPr="00482101">
        <w:rPr>
          <w:rFonts w:ascii="LiberationSerif" w:hAnsi="LiberationSerif" w:cs="LiberationSerif"/>
          <w:color w:val="000000"/>
          <w:kern w:val="0"/>
          <w:sz w:val="30"/>
          <w:szCs w:val="30"/>
        </w:rPr>
        <w:t>, custom template filters are very useful for customizing formatting. You can find more information about custom filters at</w:t>
      </w:r>
    </w:p>
    <w:p w14:paraId="1DC218F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https://docs.djangoproject.com/en/5.0/howto/customtemplate-tags/#writing-custom-template-filters</w:t>
      </w:r>
      <w:r w:rsidRPr="00482101">
        <w:rPr>
          <w:rFonts w:ascii="LiberationSerif" w:hAnsi="LiberationSerif" w:cs="LiberationSerif"/>
          <w:color w:val="000000"/>
          <w:kern w:val="0"/>
          <w:sz w:val="30"/>
          <w:szCs w:val="30"/>
        </w:rPr>
        <w:t>.</w:t>
      </w:r>
    </w:p>
    <w:p w14:paraId="3A436FB4"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p>
    <w:p w14:paraId="48210EED"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Adding a sitemap to the site</w:t>
      </w:r>
    </w:p>
    <w:p w14:paraId="37467F5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Django comes with a sitemap framework, which allows you to generate sitemaps for your site dynamically. A sitemap is an XML file that tells search engines the pages of your website, their relevance, and how frequently they are updated. Using a sitemap will make your site more visible in search engine rankings because it helps crawlers to index your website’s content.</w:t>
      </w:r>
    </w:p>
    <w:p w14:paraId="268F7C3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99CA3B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Django sitemap framework depends on </w:t>
      </w:r>
      <w:r w:rsidRPr="00482101">
        <w:rPr>
          <w:rFonts w:ascii="LiberationMono" w:hAnsi="LiberationMono" w:cs="LiberationMono"/>
          <w:color w:val="000000"/>
          <w:kern w:val="0"/>
          <w:sz w:val="22"/>
          <w:szCs w:val="22"/>
        </w:rPr>
        <w:t xml:space="preserve">django.contrib.sites </w:t>
      </w:r>
      <w:r w:rsidRPr="00482101">
        <w:rPr>
          <w:rFonts w:ascii="LiberationSerif" w:hAnsi="LiberationSerif" w:cs="LiberationSerif"/>
          <w:color w:val="000000"/>
          <w:kern w:val="0"/>
          <w:sz w:val="30"/>
          <w:szCs w:val="30"/>
        </w:rPr>
        <w:t xml:space="preserve">, which allows you to associate objects to particular websites that are running with your project. This comes in handy when you want to run multiple sites using a single Django project. To install the sitemap framework, we will need to activate both the </w:t>
      </w:r>
      <w:r w:rsidRPr="00482101">
        <w:rPr>
          <w:rFonts w:ascii="LiberationMono" w:hAnsi="LiberationMono" w:cs="LiberationMono"/>
          <w:color w:val="000000"/>
          <w:kern w:val="0"/>
          <w:sz w:val="22"/>
          <w:szCs w:val="22"/>
        </w:rPr>
        <w:t xml:space="preserve">sites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sitemap </w:t>
      </w:r>
      <w:r w:rsidRPr="00482101">
        <w:rPr>
          <w:rFonts w:ascii="LiberationSerif" w:hAnsi="LiberationSerif" w:cs="LiberationSerif"/>
          <w:color w:val="000000"/>
          <w:kern w:val="0"/>
          <w:sz w:val="30"/>
          <w:szCs w:val="30"/>
        </w:rPr>
        <w:t>applications in your project. We are going to build a sitemap for the blog that includes the links to all published posts.</w:t>
      </w:r>
    </w:p>
    <w:p w14:paraId="39409E1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EFE65B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settings.py </w:t>
      </w:r>
      <w:r w:rsidRPr="00482101">
        <w:rPr>
          <w:rFonts w:ascii="LiberationSerif" w:hAnsi="LiberationSerif" w:cs="LiberationSerif"/>
          <w:color w:val="000000"/>
          <w:kern w:val="0"/>
          <w:sz w:val="30"/>
          <w:szCs w:val="30"/>
        </w:rPr>
        <w:t xml:space="preserve">file of the project and add </w:t>
      </w:r>
      <w:r w:rsidRPr="00482101">
        <w:rPr>
          <w:rFonts w:ascii="LiberationMono" w:hAnsi="LiberationMono" w:cs="LiberationMono"/>
          <w:color w:val="000000"/>
          <w:kern w:val="0"/>
          <w:sz w:val="22"/>
          <w:szCs w:val="22"/>
        </w:rPr>
        <w:t xml:space="preserve">django.contrib.sites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django.contrib.sitemaps </w:t>
      </w:r>
      <w:r w:rsidRPr="00482101">
        <w:rPr>
          <w:rFonts w:ascii="LiberationSerif" w:hAnsi="LiberationSerif" w:cs="LiberationSerif"/>
          <w:color w:val="000000"/>
          <w:kern w:val="0"/>
          <w:sz w:val="30"/>
          <w:szCs w:val="30"/>
        </w:rPr>
        <w:t xml:space="preserve">to the </w:t>
      </w:r>
      <w:r w:rsidRPr="00482101">
        <w:rPr>
          <w:rFonts w:ascii="LiberationMono" w:hAnsi="LiberationMono" w:cs="LiberationMono"/>
          <w:color w:val="000000"/>
          <w:kern w:val="0"/>
          <w:sz w:val="22"/>
          <w:szCs w:val="22"/>
        </w:rPr>
        <w:t xml:space="preserve">INSTALLED_APPS </w:t>
      </w:r>
      <w:r w:rsidRPr="00482101">
        <w:rPr>
          <w:rFonts w:ascii="LiberationSerif" w:hAnsi="LiberationSerif" w:cs="LiberationSerif"/>
          <w:color w:val="000000"/>
          <w:kern w:val="0"/>
          <w:sz w:val="30"/>
          <w:szCs w:val="30"/>
        </w:rPr>
        <w:t>setting. Also, define a new setting for the site ID, as follows. New code is highlighted in bold:</w:t>
      </w:r>
    </w:p>
    <w:p w14:paraId="009143F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FE9724F"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lastRenderedPageBreak/>
        <w:t># ...</w:t>
      </w:r>
    </w:p>
    <w:p w14:paraId="19D32C26"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996801"/>
          <w:kern w:val="0"/>
          <w:sz w:val="22"/>
          <w:szCs w:val="22"/>
        </w:rPr>
      </w:pPr>
      <w:r w:rsidRPr="00482101">
        <w:rPr>
          <w:rFonts w:ascii="LiberationMono-Bold" w:hAnsi="LiberationMono-Bold" w:cs="LiberationMono-Bold"/>
          <w:b/>
          <w:bCs/>
          <w:color w:val="383A42"/>
          <w:kern w:val="0"/>
          <w:sz w:val="22"/>
          <w:szCs w:val="22"/>
        </w:rPr>
        <w:t xml:space="preserve">SITE_ID = </w:t>
      </w:r>
      <w:r w:rsidRPr="00482101">
        <w:rPr>
          <w:rFonts w:ascii="LiberationMono-Bold" w:hAnsi="LiberationMono-Bold" w:cs="LiberationMono-Bold"/>
          <w:b/>
          <w:bCs/>
          <w:color w:val="996801"/>
          <w:kern w:val="0"/>
          <w:sz w:val="22"/>
          <w:szCs w:val="22"/>
        </w:rPr>
        <w:t>1</w:t>
      </w:r>
    </w:p>
    <w:p w14:paraId="55517EE0"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Application definition</w:t>
      </w:r>
    </w:p>
    <w:p w14:paraId="327D45B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INSTALLED_APPS = [</w:t>
      </w:r>
    </w:p>
    <w:p w14:paraId="0AE97938"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rPr>
      </w:pPr>
      <w:r w:rsidRPr="00482101">
        <w:rPr>
          <w:rFonts w:ascii="LiberationMono" w:hAnsi="LiberationMono" w:cs="LiberationMono"/>
          <w:color w:val="EE0000"/>
          <w:kern w:val="0"/>
          <w:sz w:val="22"/>
          <w:szCs w:val="22"/>
        </w:rPr>
        <w:t>'django.contrib.admin',</w:t>
      </w:r>
    </w:p>
    <w:p w14:paraId="39DC221A"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rPr>
      </w:pPr>
      <w:r w:rsidRPr="00482101">
        <w:rPr>
          <w:rFonts w:ascii="LiberationMono" w:hAnsi="LiberationMono" w:cs="LiberationMono"/>
          <w:color w:val="EE0000"/>
          <w:kern w:val="0"/>
          <w:sz w:val="22"/>
          <w:szCs w:val="22"/>
        </w:rPr>
        <w:t>'django.contrib.auth',</w:t>
      </w:r>
    </w:p>
    <w:p w14:paraId="4D15013B"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'django.contrib.contenttypes',</w:t>
      </w:r>
    </w:p>
    <w:p w14:paraId="39DD20B5"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'django.contrib.sessions',</w:t>
      </w:r>
    </w:p>
    <w:p w14:paraId="733C8549"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'django.contrib.messages',</w:t>
      </w:r>
    </w:p>
    <w:p w14:paraId="73D230EF" w14:textId="77777777" w:rsidR="00482101" w:rsidRPr="00482101" w:rsidRDefault="00482101" w:rsidP="00482101">
      <w:pPr>
        <w:autoSpaceDE w:val="0"/>
        <w:autoSpaceDN w:val="0"/>
        <w:adjustRightInd w:val="0"/>
        <w:spacing w:after="0" w:line="240" w:lineRule="auto"/>
        <w:ind w:left="720"/>
        <w:rPr>
          <w:rFonts w:ascii="LiberationMono-Bold" w:hAnsi="LiberationMono-Bold" w:cs="LiberationMono-Bold"/>
          <w:b/>
          <w:bCs/>
          <w:color w:val="EE0000"/>
          <w:kern w:val="0"/>
          <w:sz w:val="22"/>
          <w:szCs w:val="22"/>
          <w:lang w:val="fr-FR"/>
        </w:rPr>
      </w:pPr>
      <w:r w:rsidRPr="00482101">
        <w:rPr>
          <w:rFonts w:ascii="LiberationMono-Bold" w:hAnsi="LiberationMono-Bold" w:cs="LiberationMono-Bold"/>
          <w:b/>
          <w:bCs/>
          <w:color w:val="EE0000"/>
          <w:kern w:val="0"/>
          <w:sz w:val="22"/>
          <w:szCs w:val="22"/>
          <w:lang w:val="fr-FR"/>
        </w:rPr>
        <w:t>'django.contrib.sites',</w:t>
      </w:r>
    </w:p>
    <w:p w14:paraId="61AC44EC" w14:textId="77777777" w:rsidR="00482101" w:rsidRPr="00482101" w:rsidRDefault="00482101" w:rsidP="00482101">
      <w:pPr>
        <w:autoSpaceDE w:val="0"/>
        <w:autoSpaceDN w:val="0"/>
        <w:adjustRightInd w:val="0"/>
        <w:spacing w:after="0" w:line="240" w:lineRule="auto"/>
        <w:ind w:left="720"/>
        <w:rPr>
          <w:rFonts w:ascii="LiberationMono-Bold" w:hAnsi="LiberationMono-Bold" w:cs="LiberationMono-Bold"/>
          <w:b/>
          <w:bCs/>
          <w:color w:val="EE0000"/>
          <w:kern w:val="0"/>
          <w:sz w:val="22"/>
          <w:szCs w:val="22"/>
          <w:lang w:val="fr-FR"/>
        </w:rPr>
      </w:pPr>
      <w:r w:rsidRPr="00482101">
        <w:rPr>
          <w:rFonts w:ascii="LiberationMono-Bold" w:hAnsi="LiberationMono-Bold" w:cs="LiberationMono-Bold"/>
          <w:b/>
          <w:bCs/>
          <w:color w:val="EE0000"/>
          <w:kern w:val="0"/>
          <w:sz w:val="22"/>
          <w:szCs w:val="22"/>
          <w:lang w:val="fr-FR"/>
        </w:rPr>
        <w:t>'django.contrib.sitemaps',</w:t>
      </w:r>
    </w:p>
    <w:p w14:paraId="28DCF491"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'django.contrib.staticfiles',</w:t>
      </w:r>
    </w:p>
    <w:p w14:paraId="3F9F288E"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rPr>
      </w:pPr>
      <w:r w:rsidRPr="00482101">
        <w:rPr>
          <w:rFonts w:ascii="LiberationMono" w:hAnsi="LiberationMono" w:cs="LiberationMono"/>
          <w:color w:val="EE0000"/>
          <w:kern w:val="0"/>
          <w:sz w:val="22"/>
          <w:szCs w:val="22"/>
        </w:rPr>
        <w:t>'taggit',</w:t>
      </w:r>
    </w:p>
    <w:p w14:paraId="57E3AD2C"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383A42"/>
          <w:kern w:val="0"/>
          <w:sz w:val="22"/>
          <w:szCs w:val="22"/>
        </w:rPr>
      </w:pPr>
      <w:r w:rsidRPr="00482101">
        <w:rPr>
          <w:rFonts w:ascii="LiberationMono" w:hAnsi="LiberationMono" w:cs="LiberationMono"/>
          <w:color w:val="EE0000"/>
          <w:kern w:val="0"/>
          <w:sz w:val="22"/>
          <w:szCs w:val="22"/>
        </w:rPr>
        <w:t>'blog.apps.BlogConfig',</w:t>
      </w:r>
    </w:p>
    <w:p w14:paraId="547745C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7EBDBAF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FBB5CD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Now, run the following command from the shell prompt to create the tables of the Django site application in the database:</w:t>
      </w:r>
    </w:p>
    <w:p w14:paraId="61E68C4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migrate</w:t>
      </w:r>
    </w:p>
    <w:p w14:paraId="64A0ABF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2F27F6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should see an output that contains the following lines:</w:t>
      </w:r>
    </w:p>
    <w:p w14:paraId="2C0E1CE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sites.0001_initial... OK</w:t>
      </w:r>
    </w:p>
    <w:p w14:paraId="3477DA9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sites.0002_alter_domain_unique... OK</w:t>
      </w:r>
    </w:p>
    <w:p w14:paraId="750A537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8319A7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sites </w:t>
      </w:r>
      <w:r w:rsidRPr="00482101">
        <w:rPr>
          <w:rFonts w:ascii="LiberationSerif" w:hAnsi="LiberationSerif" w:cs="LiberationSerif"/>
          <w:color w:val="000000"/>
          <w:kern w:val="0"/>
          <w:sz w:val="30"/>
          <w:szCs w:val="30"/>
        </w:rPr>
        <w:t>application is now synced with the database.</w:t>
      </w:r>
    </w:p>
    <w:p w14:paraId="11FF4F4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A900E7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Next, create a new file inside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 xml:space="preserve">application directory and name it </w:t>
      </w:r>
      <w:r w:rsidRPr="00482101">
        <w:rPr>
          <w:rFonts w:ascii="LiberationMono" w:hAnsi="LiberationMono" w:cs="LiberationMono"/>
          <w:color w:val="000000"/>
          <w:kern w:val="0"/>
          <w:sz w:val="22"/>
          <w:szCs w:val="22"/>
        </w:rPr>
        <w:t xml:space="preserve">sitemaps.py </w:t>
      </w:r>
      <w:r w:rsidRPr="00482101">
        <w:rPr>
          <w:rFonts w:ascii="LiberationSerif" w:hAnsi="LiberationSerif" w:cs="LiberationSerif"/>
          <w:color w:val="000000"/>
          <w:kern w:val="0"/>
          <w:sz w:val="30"/>
          <w:szCs w:val="30"/>
        </w:rPr>
        <w:t>. Open the file and add the following code to it:</w:t>
      </w:r>
    </w:p>
    <w:p w14:paraId="53869D6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django.contrib.sitemaps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Sitemap</w:t>
      </w:r>
    </w:p>
    <w:p w14:paraId="6E51538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.models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Post</w:t>
      </w:r>
    </w:p>
    <w:p w14:paraId="40FE5D7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class </w:t>
      </w:r>
      <w:r w:rsidRPr="00482101">
        <w:rPr>
          <w:rFonts w:ascii="LiberationMono" w:hAnsi="LiberationMono" w:cs="LiberationMono"/>
          <w:color w:val="4078F3"/>
          <w:kern w:val="0"/>
          <w:sz w:val="22"/>
          <w:szCs w:val="22"/>
        </w:rPr>
        <w:t>PostSitemap</w:t>
      </w:r>
      <w:r w:rsidRPr="00482101">
        <w:rPr>
          <w:rFonts w:ascii="LiberationMono" w:hAnsi="LiberationMono" w:cs="LiberationMono"/>
          <w:color w:val="383A42"/>
          <w:kern w:val="0"/>
          <w:sz w:val="22"/>
          <w:szCs w:val="22"/>
        </w:rPr>
        <w:t>(</w:t>
      </w:r>
      <w:r w:rsidRPr="00482101">
        <w:rPr>
          <w:rFonts w:ascii="LiberationMono" w:hAnsi="LiberationMono" w:cs="LiberationMono"/>
          <w:color w:val="4078F3"/>
          <w:kern w:val="0"/>
          <w:sz w:val="22"/>
          <w:szCs w:val="22"/>
        </w:rPr>
        <w:t>Sitemap</w:t>
      </w:r>
      <w:r w:rsidRPr="00482101">
        <w:rPr>
          <w:rFonts w:ascii="LiberationMono" w:hAnsi="LiberationMono" w:cs="LiberationMono"/>
          <w:color w:val="383A42"/>
          <w:kern w:val="0"/>
          <w:sz w:val="22"/>
          <w:szCs w:val="22"/>
        </w:rPr>
        <w:t>):</w:t>
      </w:r>
    </w:p>
    <w:p w14:paraId="7953E4E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 xml:space="preserve">changefreq = </w:t>
      </w:r>
      <w:r w:rsidRPr="00482101">
        <w:rPr>
          <w:rFonts w:ascii="LiberationMono" w:hAnsi="LiberationMono" w:cs="LiberationMono"/>
          <w:color w:val="50A24F"/>
          <w:kern w:val="0"/>
          <w:sz w:val="22"/>
          <w:szCs w:val="22"/>
        </w:rPr>
        <w:t>'weekly'</w:t>
      </w:r>
    </w:p>
    <w:p w14:paraId="22819A3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996801"/>
          <w:kern w:val="0"/>
          <w:sz w:val="22"/>
          <w:szCs w:val="22"/>
        </w:rPr>
      </w:pPr>
      <w:r w:rsidRPr="00482101">
        <w:rPr>
          <w:rFonts w:ascii="LiberationMono" w:hAnsi="LiberationMono" w:cs="LiberationMono"/>
          <w:color w:val="383A42"/>
          <w:kern w:val="0"/>
          <w:sz w:val="22"/>
          <w:szCs w:val="22"/>
        </w:rPr>
        <w:t xml:space="preserve">priority = </w:t>
      </w:r>
      <w:r w:rsidRPr="00482101">
        <w:rPr>
          <w:rFonts w:ascii="LiberationMono" w:hAnsi="LiberationMono" w:cs="LiberationMono"/>
          <w:color w:val="996801"/>
          <w:kern w:val="0"/>
          <w:sz w:val="22"/>
          <w:szCs w:val="22"/>
        </w:rPr>
        <w:t>0.9</w:t>
      </w:r>
    </w:p>
    <w:p w14:paraId="6105BBE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items</w:t>
      </w:r>
      <w:r w:rsidRPr="00482101">
        <w:rPr>
          <w:rFonts w:ascii="LiberationMono" w:hAnsi="LiberationMono" w:cs="LiberationMono"/>
          <w:color w:val="383A42"/>
          <w:kern w:val="0"/>
          <w:sz w:val="22"/>
          <w:szCs w:val="22"/>
        </w:rPr>
        <w:t>(self):</w:t>
      </w:r>
    </w:p>
    <w:p w14:paraId="3406157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Post.published.</w:t>
      </w:r>
      <w:r w:rsidRPr="00482101">
        <w:rPr>
          <w:rFonts w:ascii="LiberationMono" w:hAnsi="LiberationMono" w:cs="LiberationMono"/>
          <w:color w:val="C28501"/>
          <w:kern w:val="0"/>
          <w:sz w:val="22"/>
          <w:szCs w:val="22"/>
        </w:rPr>
        <w:t>all</w:t>
      </w:r>
      <w:r w:rsidRPr="00482101">
        <w:rPr>
          <w:rFonts w:ascii="LiberationMono" w:hAnsi="LiberationMono" w:cs="LiberationMono"/>
          <w:color w:val="383A42"/>
          <w:kern w:val="0"/>
          <w:sz w:val="22"/>
          <w:szCs w:val="22"/>
        </w:rPr>
        <w:t>()</w:t>
      </w:r>
    </w:p>
    <w:p w14:paraId="68721E7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def </w:t>
      </w:r>
      <w:r w:rsidRPr="00482101">
        <w:rPr>
          <w:rFonts w:ascii="LiberationMono" w:hAnsi="LiberationMono" w:cs="LiberationMono"/>
          <w:color w:val="4078F3"/>
          <w:kern w:val="0"/>
          <w:sz w:val="22"/>
          <w:szCs w:val="22"/>
        </w:rPr>
        <w:t>lastmod</w:t>
      </w:r>
      <w:r w:rsidRPr="00482101">
        <w:rPr>
          <w:rFonts w:ascii="LiberationMono" w:hAnsi="LiberationMono" w:cs="LiberationMono"/>
          <w:color w:val="383A42"/>
          <w:kern w:val="0"/>
          <w:sz w:val="22"/>
          <w:szCs w:val="22"/>
        </w:rPr>
        <w:t>(self, obj):</w:t>
      </w:r>
    </w:p>
    <w:p w14:paraId="7D07A9D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obj.updated</w:t>
      </w:r>
    </w:p>
    <w:p w14:paraId="2A0AE16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E7575C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have defined a custom sitemap by inheriting the </w:t>
      </w:r>
      <w:r w:rsidRPr="00482101">
        <w:rPr>
          <w:rFonts w:ascii="LiberationMono" w:hAnsi="LiberationMono" w:cs="LiberationMono"/>
          <w:color w:val="000000"/>
          <w:kern w:val="0"/>
          <w:sz w:val="22"/>
          <w:szCs w:val="22"/>
        </w:rPr>
        <w:t xml:space="preserve">Sitemap </w:t>
      </w:r>
      <w:r w:rsidRPr="00482101">
        <w:rPr>
          <w:rFonts w:ascii="LiberationSerif" w:hAnsi="LiberationSerif" w:cs="LiberationSerif"/>
          <w:color w:val="000000"/>
          <w:kern w:val="0"/>
          <w:sz w:val="30"/>
          <w:szCs w:val="30"/>
        </w:rPr>
        <w:t xml:space="preserve">class of the </w:t>
      </w:r>
      <w:r w:rsidRPr="00482101">
        <w:rPr>
          <w:rFonts w:ascii="LiberationMono" w:hAnsi="LiberationMono" w:cs="LiberationMono"/>
          <w:color w:val="000000"/>
          <w:kern w:val="0"/>
          <w:sz w:val="22"/>
          <w:szCs w:val="22"/>
        </w:rPr>
        <w:t xml:space="preserve">sitemaps </w:t>
      </w:r>
      <w:r w:rsidRPr="00482101">
        <w:rPr>
          <w:rFonts w:ascii="LiberationSerif" w:hAnsi="LiberationSerif" w:cs="LiberationSerif"/>
          <w:color w:val="000000"/>
          <w:kern w:val="0"/>
          <w:sz w:val="30"/>
          <w:szCs w:val="30"/>
        </w:rPr>
        <w:t xml:space="preserve">module. The </w:t>
      </w:r>
      <w:r w:rsidRPr="00482101">
        <w:rPr>
          <w:rFonts w:ascii="LiberationMono" w:hAnsi="LiberationMono" w:cs="LiberationMono"/>
          <w:color w:val="000000"/>
          <w:kern w:val="0"/>
          <w:sz w:val="22"/>
          <w:szCs w:val="22"/>
        </w:rPr>
        <w:t xml:space="preserve">changefreq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priority </w:t>
      </w:r>
      <w:r w:rsidRPr="00482101">
        <w:rPr>
          <w:rFonts w:ascii="LiberationSerif" w:hAnsi="LiberationSerif" w:cs="LiberationSerif"/>
          <w:color w:val="000000"/>
          <w:kern w:val="0"/>
          <w:sz w:val="30"/>
          <w:szCs w:val="30"/>
        </w:rPr>
        <w:t xml:space="preserve">attributes indicate the change frequency of your post pages and their relevance in your website (the maximum value is </w:t>
      </w:r>
      <w:r w:rsidRPr="00482101">
        <w:rPr>
          <w:rFonts w:ascii="LiberationMono" w:hAnsi="LiberationMono" w:cs="LiberationMono"/>
          <w:color w:val="000000"/>
          <w:kern w:val="0"/>
          <w:sz w:val="22"/>
          <w:szCs w:val="22"/>
        </w:rPr>
        <w:t xml:space="preserve">1 </w:t>
      </w:r>
      <w:r w:rsidRPr="00482101">
        <w:rPr>
          <w:rFonts w:ascii="LiberationSerif" w:hAnsi="LiberationSerif" w:cs="LiberationSerif"/>
          <w:color w:val="000000"/>
          <w:kern w:val="0"/>
          <w:sz w:val="30"/>
          <w:szCs w:val="30"/>
        </w:rPr>
        <w:t>).</w:t>
      </w:r>
    </w:p>
    <w:p w14:paraId="7B34DCF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60EB3A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items() </w:t>
      </w:r>
      <w:r w:rsidRPr="00482101">
        <w:rPr>
          <w:rFonts w:ascii="LiberationSerif" w:hAnsi="LiberationSerif" w:cs="LiberationSerif"/>
          <w:color w:val="000000"/>
          <w:kern w:val="0"/>
          <w:sz w:val="30"/>
          <w:szCs w:val="30"/>
        </w:rPr>
        <w:t xml:space="preserve">method returns the QuerySet of objects to include in this sitemap. By default, Django calls the </w:t>
      </w:r>
      <w:r w:rsidRPr="00482101">
        <w:rPr>
          <w:rFonts w:ascii="LiberationMono" w:hAnsi="LiberationMono" w:cs="LiberationMono"/>
          <w:color w:val="000000"/>
          <w:kern w:val="0"/>
          <w:sz w:val="22"/>
          <w:szCs w:val="22"/>
        </w:rPr>
        <w:t xml:space="preserve">get_absolute_url() </w:t>
      </w:r>
      <w:r w:rsidRPr="00482101">
        <w:rPr>
          <w:rFonts w:ascii="LiberationSerif" w:hAnsi="LiberationSerif" w:cs="LiberationSerif"/>
          <w:color w:val="000000"/>
          <w:kern w:val="0"/>
          <w:sz w:val="30"/>
          <w:szCs w:val="30"/>
        </w:rPr>
        <w:t xml:space="preserve">method on each object to retrieve its URL. Remember that we implemented this method in </w:t>
      </w:r>
      <w:r w:rsidRPr="00482101">
        <w:rPr>
          <w:rFonts w:ascii="LiberationSerif-Italic" w:hAnsi="LiberationSerif-Italic" w:cs="LiberationSerif-Italic"/>
          <w:i/>
          <w:iCs/>
          <w:color w:val="000000"/>
          <w:kern w:val="0"/>
          <w:sz w:val="30"/>
          <w:szCs w:val="30"/>
        </w:rPr>
        <w:t>Chapter 2</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 xml:space="preserve">Enhancing Your Blog with Advanced </w:t>
      </w:r>
      <w:r w:rsidRPr="00482101">
        <w:rPr>
          <w:rFonts w:ascii="LiberationSerif-Italic" w:hAnsi="LiberationSerif-Italic" w:cs="LiberationSerif-Italic"/>
          <w:i/>
          <w:iCs/>
          <w:color w:val="000000"/>
          <w:kern w:val="0"/>
          <w:sz w:val="30"/>
          <w:szCs w:val="30"/>
        </w:rPr>
        <w:lastRenderedPageBreak/>
        <w:t>Features</w:t>
      </w:r>
      <w:r w:rsidRPr="00482101">
        <w:rPr>
          <w:rFonts w:ascii="LiberationSerif" w:hAnsi="LiberationSerif" w:cs="LiberationSerif"/>
          <w:color w:val="000000"/>
          <w:kern w:val="0"/>
          <w:sz w:val="30"/>
          <w:szCs w:val="30"/>
        </w:rPr>
        <w:t xml:space="preserve">, to define the canonical URL for posts. If you want to specify the URL for each object, you can add a </w:t>
      </w:r>
      <w:r w:rsidRPr="00482101">
        <w:rPr>
          <w:rFonts w:ascii="LiberationMono" w:hAnsi="LiberationMono" w:cs="LiberationMono"/>
          <w:color w:val="000000"/>
          <w:kern w:val="0"/>
          <w:sz w:val="22"/>
          <w:szCs w:val="22"/>
        </w:rPr>
        <w:t xml:space="preserve">location </w:t>
      </w:r>
      <w:r w:rsidRPr="00482101">
        <w:rPr>
          <w:rFonts w:ascii="LiberationSerif" w:hAnsi="LiberationSerif" w:cs="LiberationSerif"/>
          <w:color w:val="000000"/>
          <w:kern w:val="0"/>
          <w:sz w:val="30"/>
          <w:szCs w:val="30"/>
        </w:rPr>
        <w:t>method to your sitemap class.</w:t>
      </w:r>
    </w:p>
    <w:p w14:paraId="6D0EA3C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5ADACC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lastmod </w:t>
      </w:r>
      <w:r w:rsidRPr="00482101">
        <w:rPr>
          <w:rFonts w:ascii="LiberationSerif" w:hAnsi="LiberationSerif" w:cs="LiberationSerif"/>
          <w:color w:val="000000"/>
          <w:kern w:val="0"/>
          <w:sz w:val="30"/>
          <w:szCs w:val="30"/>
        </w:rPr>
        <w:t xml:space="preserve">method receives each object returned by </w:t>
      </w:r>
      <w:r w:rsidRPr="00482101">
        <w:rPr>
          <w:rFonts w:ascii="LiberationMono" w:hAnsi="LiberationMono" w:cs="LiberationMono"/>
          <w:color w:val="000000"/>
          <w:kern w:val="0"/>
          <w:sz w:val="22"/>
          <w:szCs w:val="22"/>
        </w:rPr>
        <w:t xml:space="preserve">items() </w:t>
      </w:r>
      <w:r w:rsidRPr="00482101">
        <w:rPr>
          <w:rFonts w:ascii="LiberationSerif" w:hAnsi="LiberationSerif" w:cs="LiberationSerif"/>
          <w:color w:val="000000"/>
          <w:kern w:val="0"/>
          <w:sz w:val="30"/>
          <w:szCs w:val="30"/>
        </w:rPr>
        <w:t>and returns the last time the object was modified.</w:t>
      </w:r>
    </w:p>
    <w:p w14:paraId="52CB5EE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F05D99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Both the </w:t>
      </w:r>
      <w:r w:rsidRPr="00482101">
        <w:rPr>
          <w:rFonts w:ascii="LiberationMono" w:hAnsi="LiberationMono" w:cs="LiberationMono"/>
          <w:color w:val="000000"/>
          <w:kern w:val="0"/>
          <w:sz w:val="22"/>
          <w:szCs w:val="22"/>
        </w:rPr>
        <w:t xml:space="preserve">changefreq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priority </w:t>
      </w:r>
      <w:r w:rsidRPr="00482101">
        <w:rPr>
          <w:rFonts w:ascii="LiberationSerif" w:hAnsi="LiberationSerif" w:cs="LiberationSerif"/>
          <w:color w:val="000000"/>
          <w:kern w:val="0"/>
          <w:sz w:val="30"/>
          <w:szCs w:val="30"/>
        </w:rPr>
        <w:t xml:space="preserve">attributes can be either methods or attributes. You can take a look at the complete sitemap reference in the official Django documentation located at </w:t>
      </w:r>
      <w:r w:rsidRPr="00482101">
        <w:rPr>
          <w:rFonts w:ascii="LiberationMono" w:hAnsi="LiberationMono" w:cs="LiberationMono"/>
          <w:color w:val="0000EF"/>
          <w:kern w:val="0"/>
          <w:sz w:val="30"/>
          <w:szCs w:val="30"/>
        </w:rPr>
        <w:t>https://docs.djangoproject.com/en/5.0/ref/contrib/sitemaps/</w:t>
      </w:r>
      <w:r w:rsidRPr="00482101">
        <w:rPr>
          <w:rFonts w:ascii="LiberationSerif" w:hAnsi="LiberationSerif" w:cs="LiberationSerif"/>
          <w:color w:val="000000"/>
          <w:kern w:val="0"/>
          <w:sz w:val="30"/>
          <w:szCs w:val="30"/>
        </w:rPr>
        <w:t>.</w:t>
      </w:r>
    </w:p>
    <w:p w14:paraId="7E78EC0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0041D5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We have created the sitemap. Now we just need to create a URL for it.</w:t>
      </w:r>
    </w:p>
    <w:p w14:paraId="38E6670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A0C2C6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main </w:t>
      </w:r>
      <w:r w:rsidRPr="00482101">
        <w:rPr>
          <w:rFonts w:ascii="LiberationMono" w:hAnsi="LiberationMono" w:cs="LiberationMono"/>
          <w:color w:val="000000"/>
          <w:kern w:val="0"/>
          <w:sz w:val="22"/>
          <w:szCs w:val="22"/>
        </w:rPr>
        <w:t xml:space="preserve">urls.py </w:t>
      </w:r>
      <w:r w:rsidRPr="00482101">
        <w:rPr>
          <w:rFonts w:ascii="LiberationSerif" w:hAnsi="LiberationSerif" w:cs="LiberationSerif"/>
          <w:color w:val="000000"/>
          <w:kern w:val="0"/>
          <w:sz w:val="30"/>
          <w:szCs w:val="30"/>
        </w:rPr>
        <w:t xml:space="preserve">file of the </w:t>
      </w:r>
      <w:r w:rsidRPr="00482101">
        <w:rPr>
          <w:rFonts w:ascii="LiberationMono" w:hAnsi="LiberationMono" w:cs="LiberationMono"/>
          <w:color w:val="000000"/>
          <w:kern w:val="0"/>
          <w:sz w:val="22"/>
          <w:szCs w:val="22"/>
        </w:rPr>
        <w:t xml:space="preserve">mysite </w:t>
      </w:r>
      <w:r w:rsidRPr="00482101">
        <w:rPr>
          <w:rFonts w:ascii="LiberationSerif" w:hAnsi="LiberationSerif" w:cs="LiberationSerif"/>
          <w:color w:val="000000"/>
          <w:kern w:val="0"/>
          <w:sz w:val="30"/>
          <w:szCs w:val="30"/>
        </w:rPr>
        <w:t xml:space="preserve">project and add the sitemap, as </w:t>
      </w:r>
      <w:r w:rsidRPr="00482101">
        <w:rPr>
          <w:rFonts w:ascii="LiberationSerif" w:hAnsi="LiberationSerif" w:cs="LiberationSerif"/>
          <w:color w:val="000000"/>
          <w:kern w:val="0"/>
          <w:sz w:val="30"/>
          <w:szCs w:val="30"/>
        </w:rPr>
        <w:tab/>
        <w:t>follows. New lines are highlighted in bold:</w:t>
      </w:r>
    </w:p>
    <w:p w14:paraId="4010221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django.contrib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admin</w:t>
      </w:r>
    </w:p>
    <w:p w14:paraId="45F9A374"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from </w:t>
      </w:r>
      <w:r w:rsidRPr="00482101">
        <w:rPr>
          <w:rFonts w:ascii="LiberationMono-Bold" w:hAnsi="LiberationMono-Bold" w:cs="LiberationMono-Bold"/>
          <w:b/>
          <w:bCs/>
          <w:color w:val="383A42"/>
          <w:kern w:val="0"/>
          <w:sz w:val="22"/>
          <w:szCs w:val="22"/>
        </w:rPr>
        <w:t xml:space="preserve">django.contrib.sitemaps.views </w:t>
      </w:r>
      <w:r w:rsidRPr="00482101">
        <w:rPr>
          <w:rFonts w:ascii="LiberationMono-Bold" w:hAnsi="LiberationMono-Bold" w:cs="LiberationMono-Bold"/>
          <w:b/>
          <w:bCs/>
          <w:color w:val="A726A5"/>
          <w:kern w:val="0"/>
          <w:sz w:val="22"/>
          <w:szCs w:val="22"/>
        </w:rPr>
        <w:t xml:space="preserve">import </w:t>
      </w:r>
      <w:r w:rsidRPr="00482101">
        <w:rPr>
          <w:rFonts w:ascii="LiberationMono-Bold" w:hAnsi="LiberationMono-Bold" w:cs="LiberationMono-Bold"/>
          <w:b/>
          <w:bCs/>
          <w:color w:val="383A42"/>
          <w:kern w:val="0"/>
          <w:sz w:val="22"/>
          <w:szCs w:val="22"/>
        </w:rPr>
        <w:t>sitemap</w:t>
      </w:r>
    </w:p>
    <w:p w14:paraId="150068B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django.urls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include, path</w:t>
      </w:r>
    </w:p>
    <w:p w14:paraId="4BBE0A9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from </w:t>
      </w:r>
      <w:r w:rsidRPr="00482101">
        <w:rPr>
          <w:rFonts w:ascii="LiberationMono-Bold" w:hAnsi="LiberationMono-Bold" w:cs="LiberationMono-Bold"/>
          <w:b/>
          <w:bCs/>
          <w:color w:val="383A42"/>
          <w:kern w:val="0"/>
          <w:sz w:val="22"/>
          <w:szCs w:val="22"/>
        </w:rPr>
        <w:t xml:space="preserve">blog.sitemaps </w:t>
      </w:r>
      <w:r w:rsidRPr="00482101">
        <w:rPr>
          <w:rFonts w:ascii="LiberationMono-Bold" w:hAnsi="LiberationMono-Bold" w:cs="LiberationMono-Bold"/>
          <w:b/>
          <w:bCs/>
          <w:color w:val="A726A5"/>
          <w:kern w:val="0"/>
          <w:sz w:val="22"/>
          <w:szCs w:val="22"/>
        </w:rPr>
        <w:t xml:space="preserve">import </w:t>
      </w:r>
      <w:r w:rsidRPr="00482101">
        <w:rPr>
          <w:rFonts w:ascii="LiberationMono-Bold" w:hAnsi="LiberationMono-Bold" w:cs="LiberationMono-Bold"/>
          <w:b/>
          <w:bCs/>
          <w:color w:val="383A42"/>
          <w:kern w:val="0"/>
          <w:sz w:val="22"/>
          <w:szCs w:val="22"/>
        </w:rPr>
        <w:t>PostSitemap</w:t>
      </w:r>
    </w:p>
    <w:p w14:paraId="54A877ED"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sitemaps = {</w:t>
      </w:r>
    </w:p>
    <w:p w14:paraId="5E0DA6B9"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'posts'</w:t>
      </w:r>
      <w:r w:rsidRPr="00482101">
        <w:rPr>
          <w:rFonts w:ascii="LiberationMono-Bold" w:hAnsi="LiberationMono-Bold" w:cs="LiberationMono-Bold"/>
          <w:b/>
          <w:bCs/>
          <w:color w:val="383A42"/>
          <w:kern w:val="0"/>
          <w:sz w:val="22"/>
          <w:szCs w:val="22"/>
        </w:rPr>
        <w:t>: PostSitemap,</w:t>
      </w:r>
    </w:p>
    <w:p w14:paraId="4CC1E910"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w:t>
      </w:r>
    </w:p>
    <w:p w14:paraId="4616ED3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urlpatterns = [</w:t>
      </w:r>
    </w:p>
    <w:p w14:paraId="78965D9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'admin/'</w:t>
      </w:r>
      <w:r w:rsidRPr="00482101">
        <w:rPr>
          <w:rFonts w:ascii="LiberationMono" w:hAnsi="LiberationMono" w:cs="LiberationMono"/>
          <w:color w:val="383A42"/>
          <w:kern w:val="0"/>
          <w:sz w:val="22"/>
          <w:szCs w:val="22"/>
        </w:rPr>
        <w:t>, admin.site.urls),</w:t>
      </w:r>
    </w:p>
    <w:p w14:paraId="3B91868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'blog/'</w:t>
      </w:r>
      <w:r w:rsidRPr="00482101">
        <w:rPr>
          <w:rFonts w:ascii="LiberationMono" w:hAnsi="LiberationMono" w:cs="LiberationMono"/>
          <w:color w:val="383A42"/>
          <w:kern w:val="0"/>
          <w:sz w:val="22"/>
          <w:szCs w:val="22"/>
        </w:rPr>
        <w:t>, include(</w:t>
      </w:r>
      <w:r w:rsidRPr="00482101">
        <w:rPr>
          <w:rFonts w:ascii="LiberationMono" w:hAnsi="LiberationMono" w:cs="LiberationMono"/>
          <w:color w:val="50A24F"/>
          <w:kern w:val="0"/>
          <w:sz w:val="22"/>
          <w:szCs w:val="22"/>
        </w:rPr>
        <w:t>'blog.urls'</w:t>
      </w:r>
      <w:r w:rsidRPr="00482101">
        <w:rPr>
          <w:rFonts w:ascii="LiberationMono" w:hAnsi="LiberationMono" w:cs="LiberationMono"/>
          <w:color w:val="383A42"/>
          <w:kern w:val="0"/>
          <w:sz w:val="22"/>
          <w:szCs w:val="22"/>
        </w:rPr>
        <w:t>, namespace=</w:t>
      </w:r>
      <w:r w:rsidRPr="00482101">
        <w:rPr>
          <w:rFonts w:ascii="LiberationMono" w:hAnsi="LiberationMono" w:cs="LiberationMono"/>
          <w:color w:val="50A24F"/>
          <w:kern w:val="0"/>
          <w:sz w:val="22"/>
          <w:szCs w:val="22"/>
        </w:rPr>
        <w:t>'blog'</w:t>
      </w:r>
      <w:r w:rsidRPr="00482101">
        <w:rPr>
          <w:rFonts w:ascii="LiberationMono" w:hAnsi="LiberationMono" w:cs="LiberationMono"/>
          <w:color w:val="383A42"/>
          <w:kern w:val="0"/>
          <w:sz w:val="22"/>
          <w:szCs w:val="22"/>
        </w:rPr>
        <w:t>)),</w:t>
      </w:r>
    </w:p>
    <w:p w14:paraId="58E2E20D"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path(</w:t>
      </w:r>
    </w:p>
    <w:p w14:paraId="1306F3F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 xml:space="preserve">          'sitemap.xml'</w:t>
      </w:r>
      <w:r w:rsidRPr="00482101">
        <w:rPr>
          <w:rFonts w:ascii="LiberationMono-Bold" w:hAnsi="LiberationMono-Bold" w:cs="LiberationMono-Bold"/>
          <w:b/>
          <w:bCs/>
          <w:color w:val="383A42"/>
          <w:kern w:val="0"/>
          <w:sz w:val="22"/>
          <w:szCs w:val="22"/>
        </w:rPr>
        <w:t>,</w:t>
      </w:r>
    </w:p>
    <w:p w14:paraId="0CCA7CD7"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sitemap,</w:t>
      </w:r>
    </w:p>
    <w:p w14:paraId="4F23EE5D"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w:t>
      </w:r>
      <w:r w:rsidRPr="00482101">
        <w:rPr>
          <w:rFonts w:ascii="LiberationMono-Bold" w:hAnsi="LiberationMono-Bold" w:cs="LiberationMono-Bold"/>
          <w:b/>
          <w:bCs/>
          <w:color w:val="50A24F"/>
          <w:kern w:val="0"/>
          <w:sz w:val="22"/>
          <w:szCs w:val="22"/>
        </w:rPr>
        <w:t>'sitemaps'</w:t>
      </w:r>
      <w:r w:rsidRPr="00482101">
        <w:rPr>
          <w:rFonts w:ascii="LiberationMono-Bold" w:hAnsi="LiberationMono-Bold" w:cs="LiberationMono-Bold"/>
          <w:b/>
          <w:bCs/>
          <w:color w:val="383A42"/>
          <w:kern w:val="0"/>
          <w:sz w:val="22"/>
          <w:szCs w:val="22"/>
        </w:rPr>
        <w:t>: sitemaps},</w:t>
      </w:r>
    </w:p>
    <w:p w14:paraId="307C50B6" w14:textId="77777777" w:rsidR="00482101" w:rsidRPr="00482101" w:rsidRDefault="00482101" w:rsidP="00482101">
      <w:pPr>
        <w:autoSpaceDE w:val="0"/>
        <w:autoSpaceDN w:val="0"/>
        <w:adjustRightInd w:val="0"/>
        <w:spacing w:after="0" w:line="240" w:lineRule="auto"/>
        <w:ind w:left="1440"/>
        <w:rPr>
          <w:rFonts w:ascii="LiberationMono-Bold" w:hAnsi="LiberationMono-Bold" w:cs="LiberationMono-Bold"/>
          <w:b/>
          <w:bCs/>
          <w:color w:val="50A24F"/>
          <w:kern w:val="0"/>
          <w:sz w:val="22"/>
          <w:szCs w:val="22"/>
        </w:rPr>
      </w:pPr>
      <w:r w:rsidRPr="00482101">
        <w:rPr>
          <w:rFonts w:ascii="LiberationMono-Bold" w:hAnsi="LiberationMono-Bold" w:cs="LiberationMono-Bold"/>
          <w:b/>
          <w:bCs/>
          <w:color w:val="383A42"/>
          <w:kern w:val="0"/>
          <w:sz w:val="22"/>
          <w:szCs w:val="22"/>
        </w:rPr>
        <w:t>name=</w:t>
      </w:r>
      <w:r w:rsidRPr="00482101">
        <w:rPr>
          <w:rFonts w:ascii="LiberationMono-Bold" w:hAnsi="LiberationMono-Bold" w:cs="LiberationMono-Bold"/>
          <w:b/>
          <w:bCs/>
          <w:color w:val="50A24F"/>
          <w:kern w:val="0"/>
          <w:sz w:val="22"/>
          <w:szCs w:val="22"/>
        </w:rPr>
        <w:t>'django.contrib.sitemaps.views.sitemap'</w:t>
      </w:r>
    </w:p>
    <w:p w14:paraId="2C311150"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w:t>
      </w:r>
    </w:p>
    <w:p w14:paraId="7171F09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3B26E7F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E9D707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code, we have included the required imports and defined a </w:t>
      </w:r>
      <w:r w:rsidRPr="00482101">
        <w:rPr>
          <w:rFonts w:ascii="LiberationMono" w:hAnsi="LiberationMono" w:cs="LiberationMono"/>
          <w:color w:val="000000"/>
          <w:kern w:val="0"/>
          <w:sz w:val="22"/>
          <w:szCs w:val="22"/>
        </w:rPr>
        <w:t xml:space="preserve">sitemaps </w:t>
      </w:r>
      <w:r w:rsidRPr="00482101">
        <w:rPr>
          <w:rFonts w:ascii="LiberationSerif" w:hAnsi="LiberationSerif" w:cs="LiberationSerif"/>
          <w:color w:val="000000"/>
          <w:kern w:val="0"/>
          <w:sz w:val="30"/>
          <w:szCs w:val="30"/>
        </w:rPr>
        <w:t xml:space="preserve">dictionary. Multiple sitemaps can be defined for the site. We have defined a URL pattern that matches the </w:t>
      </w:r>
      <w:r w:rsidRPr="00482101">
        <w:rPr>
          <w:rFonts w:ascii="LiberationMono" w:hAnsi="LiberationMono" w:cs="LiberationMono"/>
          <w:color w:val="000000"/>
          <w:kern w:val="0"/>
          <w:sz w:val="22"/>
          <w:szCs w:val="22"/>
        </w:rPr>
        <w:t xml:space="preserve">sitemap.xml </w:t>
      </w:r>
      <w:r w:rsidRPr="00482101">
        <w:rPr>
          <w:rFonts w:ascii="LiberationSerif" w:hAnsi="LiberationSerif" w:cs="LiberationSerif"/>
          <w:color w:val="000000"/>
          <w:kern w:val="0"/>
          <w:sz w:val="30"/>
          <w:szCs w:val="30"/>
        </w:rPr>
        <w:t xml:space="preserve">pattern and uses the </w:t>
      </w:r>
      <w:r w:rsidRPr="00482101">
        <w:rPr>
          <w:rFonts w:ascii="LiberationMono" w:hAnsi="LiberationMono" w:cs="LiberationMono"/>
          <w:color w:val="000000"/>
          <w:kern w:val="0"/>
          <w:sz w:val="22"/>
          <w:szCs w:val="22"/>
        </w:rPr>
        <w:t xml:space="preserve">sitemap </w:t>
      </w:r>
      <w:r w:rsidRPr="00482101">
        <w:rPr>
          <w:rFonts w:ascii="LiberationSerif" w:hAnsi="LiberationSerif" w:cs="LiberationSerif"/>
          <w:color w:val="000000"/>
          <w:kern w:val="0"/>
          <w:sz w:val="30"/>
          <w:szCs w:val="30"/>
        </w:rPr>
        <w:t xml:space="preserve">view provided by Django. The </w:t>
      </w:r>
      <w:r w:rsidRPr="00482101">
        <w:rPr>
          <w:rFonts w:ascii="LiberationMono" w:hAnsi="LiberationMono" w:cs="LiberationMono"/>
          <w:color w:val="000000"/>
          <w:kern w:val="0"/>
          <w:sz w:val="22"/>
          <w:szCs w:val="22"/>
        </w:rPr>
        <w:t xml:space="preserve">sitemaps </w:t>
      </w:r>
      <w:r w:rsidRPr="00482101">
        <w:rPr>
          <w:rFonts w:ascii="LiberationSerif" w:hAnsi="LiberationSerif" w:cs="LiberationSerif"/>
          <w:color w:val="000000"/>
          <w:kern w:val="0"/>
          <w:sz w:val="30"/>
          <w:szCs w:val="30"/>
        </w:rPr>
        <w:t xml:space="preserve">dictionary is passed to the </w:t>
      </w:r>
      <w:r w:rsidRPr="00482101">
        <w:rPr>
          <w:rFonts w:ascii="LiberationMono" w:hAnsi="LiberationMono" w:cs="LiberationMono"/>
          <w:color w:val="000000"/>
          <w:kern w:val="0"/>
          <w:sz w:val="22"/>
          <w:szCs w:val="22"/>
        </w:rPr>
        <w:t xml:space="preserve">sitemap </w:t>
      </w:r>
      <w:r w:rsidRPr="00482101">
        <w:rPr>
          <w:rFonts w:ascii="LiberationSerif" w:hAnsi="LiberationSerif" w:cs="LiberationSerif"/>
          <w:color w:val="000000"/>
          <w:kern w:val="0"/>
          <w:sz w:val="30"/>
          <w:szCs w:val="30"/>
        </w:rPr>
        <w:t>view.</w:t>
      </w:r>
    </w:p>
    <w:p w14:paraId="58EFF2C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842621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Start the development server from the shell prompt with the following</w:t>
      </w:r>
    </w:p>
    <w:p w14:paraId="75B9C7F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command:</w:t>
      </w:r>
    </w:p>
    <w:p w14:paraId="733A71F4"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runserver</w:t>
      </w:r>
    </w:p>
    <w:p w14:paraId="2432824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0BC68C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http://127.0.0.1:8000/sitemap.xml </w:t>
      </w:r>
      <w:r w:rsidRPr="00482101">
        <w:rPr>
          <w:rFonts w:ascii="LiberationSerif" w:hAnsi="LiberationSerif" w:cs="LiberationSerif"/>
          <w:color w:val="000000"/>
          <w:kern w:val="0"/>
          <w:sz w:val="30"/>
          <w:szCs w:val="30"/>
        </w:rPr>
        <w:t>in your browser. You will see an XML output including all of the published posts, like this:</w:t>
      </w:r>
    </w:p>
    <w:p w14:paraId="170D9B94" w14:textId="77777777" w:rsidR="00482101" w:rsidRPr="00482101" w:rsidRDefault="00482101" w:rsidP="00482101">
      <w:pPr>
        <w:autoSpaceDE w:val="0"/>
        <w:autoSpaceDN w:val="0"/>
        <w:adjustRightInd w:val="0"/>
        <w:spacing w:after="0" w:line="240" w:lineRule="auto"/>
        <w:rPr>
          <w:rFonts w:ascii="LiberationMono" w:hAnsi="LiberationMono" w:cs="LiberationMono"/>
          <w:color w:val="996801"/>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urlset </w:t>
      </w:r>
      <w:r w:rsidRPr="00482101">
        <w:rPr>
          <w:rFonts w:ascii="LiberationMono" w:hAnsi="LiberationMono" w:cs="LiberationMono"/>
          <w:color w:val="996801"/>
          <w:kern w:val="0"/>
          <w:sz w:val="22"/>
          <w:szCs w:val="22"/>
        </w:rPr>
        <w:t>xmlns</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xml:space="preserve">"http://www.sitemaps.org/schemas/sitemap/0.9" </w:t>
      </w:r>
      <w:r w:rsidRPr="00482101">
        <w:rPr>
          <w:rFonts w:ascii="LiberationMono" w:hAnsi="LiberationMono" w:cs="LiberationMono"/>
          <w:color w:val="996801"/>
          <w:kern w:val="0"/>
          <w:sz w:val="22"/>
          <w:szCs w:val="22"/>
        </w:rPr>
        <w:t>xmln</w:t>
      </w:r>
    </w:p>
    <w:p w14:paraId="0016301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6E3FCC7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loc</w:t>
      </w:r>
      <w:r w:rsidRPr="00482101">
        <w:rPr>
          <w:rFonts w:ascii="LiberationMono" w:hAnsi="LiberationMono" w:cs="LiberationMono"/>
          <w:color w:val="383A42"/>
          <w:kern w:val="0"/>
          <w:sz w:val="22"/>
          <w:szCs w:val="22"/>
        </w:rPr>
        <w:t>&gt;http://example.com/blog/2024/1/2/markdown-post/&lt;/</w:t>
      </w:r>
      <w:r w:rsidRPr="00482101">
        <w:rPr>
          <w:rFonts w:ascii="LiberationMono" w:hAnsi="LiberationMono" w:cs="LiberationMono"/>
          <w:color w:val="E55649"/>
          <w:kern w:val="0"/>
          <w:sz w:val="22"/>
          <w:szCs w:val="22"/>
        </w:rPr>
        <w:t>loc</w:t>
      </w:r>
      <w:r w:rsidRPr="00482101">
        <w:rPr>
          <w:rFonts w:ascii="LiberationMono" w:hAnsi="LiberationMono" w:cs="LiberationMono"/>
          <w:color w:val="383A42"/>
          <w:kern w:val="0"/>
          <w:sz w:val="22"/>
          <w:szCs w:val="22"/>
        </w:rPr>
        <w:t>&gt;</w:t>
      </w:r>
    </w:p>
    <w:p w14:paraId="20935FC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&gt;2024-01-02&lt;/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w:t>
      </w:r>
    </w:p>
    <w:p w14:paraId="50CE0A1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&gt;weekly&lt;/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t>
      </w:r>
    </w:p>
    <w:p w14:paraId="0B66FCE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&gt;0.9&lt;/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w:t>
      </w:r>
    </w:p>
    <w:p w14:paraId="0901529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12C9F31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687FDF2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loc</w:t>
      </w:r>
      <w:r w:rsidRPr="00482101">
        <w:rPr>
          <w:rFonts w:ascii="LiberationMono" w:hAnsi="LiberationMono" w:cs="LiberationMono"/>
          <w:color w:val="383A42"/>
          <w:kern w:val="0"/>
          <w:sz w:val="22"/>
          <w:szCs w:val="22"/>
        </w:rPr>
        <w:t>&gt;http://example.com/blog/2024/1/2/notes-on-duke-ellington/&lt;/</w:t>
      </w:r>
    </w:p>
    <w:p w14:paraId="0CA173B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&gt;2024-01-02&lt;/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w:t>
      </w:r>
    </w:p>
    <w:p w14:paraId="28E0764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&gt;weekly&lt;/</w:t>
      </w:r>
      <w:r w:rsidRPr="00482101">
        <w:rPr>
          <w:rFonts w:ascii="LiberationMono" w:hAnsi="LiberationMono" w:cs="LiberationMono"/>
          <w:color w:val="E55649"/>
          <w:kern w:val="0"/>
          <w:sz w:val="22"/>
          <w:szCs w:val="22"/>
        </w:rPr>
        <w:t>changefreqa</w:t>
      </w:r>
      <w:r w:rsidRPr="00482101">
        <w:rPr>
          <w:rFonts w:ascii="LiberationMono" w:hAnsi="LiberationMono" w:cs="LiberationMono"/>
          <w:color w:val="383A42"/>
          <w:kern w:val="0"/>
          <w:sz w:val="22"/>
          <w:szCs w:val="22"/>
        </w:rPr>
        <w:t>&gt;</w:t>
      </w:r>
    </w:p>
    <w:p w14:paraId="4625D92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&gt;0.9&lt;/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w:t>
      </w:r>
    </w:p>
    <w:p w14:paraId="3509A8A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4E98F56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5D0C24B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loc</w:t>
      </w:r>
      <w:r w:rsidRPr="00482101">
        <w:rPr>
          <w:rFonts w:ascii="LiberationMono" w:hAnsi="LiberationMono" w:cs="LiberationMono"/>
          <w:color w:val="383A42"/>
          <w:kern w:val="0"/>
          <w:sz w:val="22"/>
          <w:szCs w:val="22"/>
        </w:rPr>
        <w:t>&gt;http://example.com/blog/2024/1/2/who-was-miles-davis/&lt;/</w:t>
      </w:r>
      <w:r w:rsidRPr="00482101">
        <w:rPr>
          <w:rFonts w:ascii="LiberationMono" w:hAnsi="LiberationMono" w:cs="LiberationMono"/>
          <w:color w:val="E55649"/>
          <w:kern w:val="0"/>
          <w:sz w:val="22"/>
          <w:szCs w:val="22"/>
        </w:rPr>
        <w:t>loc</w:t>
      </w:r>
      <w:r w:rsidRPr="00482101">
        <w:rPr>
          <w:rFonts w:ascii="LiberationMono" w:hAnsi="LiberationMono" w:cs="LiberationMono"/>
          <w:color w:val="383A42"/>
          <w:kern w:val="0"/>
          <w:sz w:val="22"/>
          <w:szCs w:val="22"/>
        </w:rPr>
        <w:t>&gt;</w:t>
      </w:r>
    </w:p>
    <w:p w14:paraId="35EA9E8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&gt;2024-01-02&lt;/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w:t>
      </w:r>
    </w:p>
    <w:p w14:paraId="04D0BDD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&gt;weekly&lt;/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t>
      </w:r>
    </w:p>
    <w:p w14:paraId="5710CE2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&gt;0.9&lt;/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w:t>
      </w:r>
    </w:p>
    <w:p w14:paraId="3AC1AC9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3306474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12E9AB1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loc</w:t>
      </w:r>
      <w:r w:rsidRPr="00482101">
        <w:rPr>
          <w:rFonts w:ascii="LiberationMono" w:hAnsi="LiberationMono" w:cs="LiberationMono"/>
          <w:color w:val="383A42"/>
          <w:kern w:val="0"/>
          <w:sz w:val="22"/>
          <w:szCs w:val="22"/>
        </w:rPr>
        <w:t>&gt;http://example.com/blog/2024/1/1/who-was-django-reinhardt/&lt;</w:t>
      </w:r>
    </w:p>
    <w:p w14:paraId="2955569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&gt;2024-01-01&lt;/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w:t>
      </w:r>
    </w:p>
    <w:p w14:paraId="49E7B26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&gt;weekly&lt;/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t>
      </w:r>
    </w:p>
    <w:p w14:paraId="58B3E13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&gt;0.9&lt;/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w:t>
      </w:r>
    </w:p>
    <w:p w14:paraId="07D33BD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4DAA960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244B0B0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loc</w:t>
      </w:r>
      <w:r w:rsidRPr="00482101">
        <w:rPr>
          <w:rFonts w:ascii="LiberationMono" w:hAnsi="LiberationMono" w:cs="LiberationMono"/>
          <w:color w:val="383A42"/>
          <w:kern w:val="0"/>
          <w:sz w:val="22"/>
          <w:szCs w:val="22"/>
        </w:rPr>
        <w:t>&gt;http://example.com/blog/2024/1/1/another-post/&lt;/</w:t>
      </w:r>
      <w:r w:rsidRPr="00482101">
        <w:rPr>
          <w:rFonts w:ascii="LiberationMono" w:hAnsi="LiberationMono" w:cs="LiberationMono"/>
          <w:color w:val="E55649"/>
          <w:kern w:val="0"/>
          <w:sz w:val="22"/>
          <w:szCs w:val="22"/>
        </w:rPr>
        <w:t>loc</w:t>
      </w:r>
      <w:r w:rsidRPr="00482101">
        <w:rPr>
          <w:rFonts w:ascii="LiberationMono" w:hAnsi="LiberationMono" w:cs="LiberationMono"/>
          <w:color w:val="383A42"/>
          <w:kern w:val="0"/>
          <w:sz w:val="22"/>
          <w:szCs w:val="22"/>
        </w:rPr>
        <w:t>&gt;</w:t>
      </w:r>
    </w:p>
    <w:p w14:paraId="6DF2B5A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&gt;2024-01-01&lt;/</w:t>
      </w:r>
      <w:r w:rsidRPr="00482101">
        <w:rPr>
          <w:rFonts w:ascii="LiberationMono" w:hAnsi="LiberationMono" w:cs="LiberationMono"/>
          <w:color w:val="E55649"/>
          <w:kern w:val="0"/>
          <w:sz w:val="22"/>
          <w:szCs w:val="22"/>
        </w:rPr>
        <w:t>lastmod</w:t>
      </w:r>
      <w:r w:rsidRPr="00482101">
        <w:rPr>
          <w:rFonts w:ascii="LiberationMono" w:hAnsi="LiberationMono" w:cs="LiberationMono"/>
          <w:color w:val="383A42"/>
          <w:kern w:val="0"/>
          <w:sz w:val="22"/>
          <w:szCs w:val="22"/>
        </w:rPr>
        <w:t>&gt;</w:t>
      </w:r>
    </w:p>
    <w:p w14:paraId="132FA4A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&gt;weekly&lt;/</w:t>
      </w:r>
      <w:r w:rsidRPr="00482101">
        <w:rPr>
          <w:rFonts w:ascii="LiberationMono" w:hAnsi="LiberationMono" w:cs="LiberationMono"/>
          <w:color w:val="E55649"/>
          <w:kern w:val="0"/>
          <w:sz w:val="22"/>
          <w:szCs w:val="22"/>
        </w:rPr>
        <w:t>changefreq</w:t>
      </w:r>
      <w:r w:rsidRPr="00482101">
        <w:rPr>
          <w:rFonts w:ascii="LiberationMono" w:hAnsi="LiberationMono" w:cs="LiberationMono"/>
          <w:color w:val="383A42"/>
          <w:kern w:val="0"/>
          <w:sz w:val="22"/>
          <w:szCs w:val="22"/>
        </w:rPr>
        <w:t>&gt;</w:t>
      </w:r>
    </w:p>
    <w:p w14:paraId="25CC848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&gt;0.9&lt;/</w:t>
      </w:r>
      <w:r w:rsidRPr="00482101">
        <w:rPr>
          <w:rFonts w:ascii="LiberationMono" w:hAnsi="LiberationMono" w:cs="LiberationMono"/>
          <w:color w:val="E55649"/>
          <w:kern w:val="0"/>
          <w:sz w:val="22"/>
          <w:szCs w:val="22"/>
        </w:rPr>
        <w:t>priority</w:t>
      </w:r>
      <w:r w:rsidRPr="00482101">
        <w:rPr>
          <w:rFonts w:ascii="LiberationMono" w:hAnsi="LiberationMono" w:cs="LiberationMono"/>
          <w:color w:val="383A42"/>
          <w:kern w:val="0"/>
          <w:sz w:val="22"/>
          <w:szCs w:val="22"/>
        </w:rPr>
        <w:t>&gt;</w:t>
      </w:r>
    </w:p>
    <w:p w14:paraId="3205953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w:t>
      </w:r>
      <w:r w:rsidRPr="00482101">
        <w:rPr>
          <w:rFonts w:ascii="LiberationMono" w:hAnsi="LiberationMono" w:cs="LiberationMono"/>
          <w:color w:val="383A42"/>
          <w:kern w:val="0"/>
          <w:sz w:val="22"/>
          <w:szCs w:val="22"/>
        </w:rPr>
        <w:t>&gt;</w:t>
      </w:r>
    </w:p>
    <w:p w14:paraId="1B3A858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urlset</w:t>
      </w:r>
      <w:r w:rsidRPr="00482101">
        <w:rPr>
          <w:rFonts w:ascii="LiberationMono" w:hAnsi="LiberationMono" w:cs="LiberationMono"/>
          <w:color w:val="383A42"/>
          <w:kern w:val="0"/>
          <w:sz w:val="22"/>
          <w:szCs w:val="22"/>
        </w:rPr>
        <w:t>&gt;</w:t>
      </w:r>
    </w:p>
    <w:p w14:paraId="2F221D8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AD3C3C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The URL for each </w:t>
      </w:r>
      <w:r w:rsidRPr="00482101">
        <w:rPr>
          <w:rFonts w:ascii="LiberationMono" w:hAnsi="LiberationMono" w:cs="LiberationMono"/>
          <w:color w:val="000000"/>
          <w:kern w:val="0"/>
          <w:sz w:val="22"/>
          <w:szCs w:val="22"/>
        </w:rPr>
        <w:t xml:space="preserve">Post </w:t>
      </w:r>
      <w:r w:rsidRPr="00482101">
        <w:rPr>
          <w:rFonts w:ascii="LiberationSerif" w:hAnsi="LiberationSerif" w:cs="LiberationSerif"/>
          <w:color w:val="000000"/>
          <w:kern w:val="0"/>
          <w:sz w:val="30"/>
          <w:szCs w:val="30"/>
        </w:rPr>
        <w:t xml:space="preserve">object is built by calling its </w:t>
      </w:r>
      <w:r w:rsidRPr="00482101">
        <w:rPr>
          <w:rFonts w:ascii="LiberationMono" w:hAnsi="LiberationMono" w:cs="LiberationMono"/>
          <w:color w:val="000000"/>
          <w:kern w:val="0"/>
          <w:sz w:val="22"/>
          <w:szCs w:val="22"/>
        </w:rPr>
        <w:t xml:space="preserve">get_absolute_url() </w:t>
      </w:r>
      <w:r w:rsidRPr="00482101">
        <w:rPr>
          <w:rFonts w:ascii="LiberationSerif" w:hAnsi="LiberationSerif" w:cs="LiberationSerif"/>
          <w:color w:val="000000"/>
          <w:kern w:val="0"/>
          <w:sz w:val="30"/>
          <w:szCs w:val="30"/>
        </w:rPr>
        <w:t>method.</w:t>
      </w:r>
    </w:p>
    <w:p w14:paraId="390B375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E56A9F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lastmod </w:t>
      </w:r>
      <w:r w:rsidRPr="00482101">
        <w:rPr>
          <w:rFonts w:ascii="LiberationSerif" w:hAnsi="LiberationSerif" w:cs="LiberationSerif"/>
          <w:color w:val="000000"/>
          <w:kern w:val="0"/>
          <w:sz w:val="30"/>
          <w:szCs w:val="30"/>
        </w:rPr>
        <w:t xml:space="preserve">attribute corresponds to the post </w:t>
      </w:r>
      <w:r w:rsidRPr="00482101">
        <w:rPr>
          <w:rFonts w:ascii="LiberationMono" w:hAnsi="LiberationMono" w:cs="LiberationMono"/>
          <w:color w:val="000000"/>
          <w:kern w:val="0"/>
          <w:sz w:val="22"/>
          <w:szCs w:val="22"/>
        </w:rPr>
        <w:t xml:space="preserve">updated </w:t>
      </w:r>
      <w:r w:rsidRPr="00482101">
        <w:rPr>
          <w:rFonts w:ascii="LiberationSerif" w:hAnsi="LiberationSerif" w:cs="LiberationSerif"/>
          <w:color w:val="000000"/>
          <w:kern w:val="0"/>
          <w:sz w:val="30"/>
          <w:szCs w:val="30"/>
        </w:rPr>
        <w:t xml:space="preserve">date field, as you specified in your sitemap, and the </w:t>
      </w:r>
      <w:r w:rsidRPr="00482101">
        <w:rPr>
          <w:rFonts w:ascii="LiberationMono" w:hAnsi="LiberationMono" w:cs="LiberationMono"/>
          <w:color w:val="000000"/>
          <w:kern w:val="0"/>
          <w:sz w:val="22"/>
          <w:szCs w:val="22"/>
        </w:rPr>
        <w:t xml:space="preserve">changefreq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priority </w:t>
      </w:r>
      <w:r w:rsidRPr="00482101">
        <w:rPr>
          <w:rFonts w:ascii="LiberationSerif" w:hAnsi="LiberationSerif" w:cs="LiberationSerif"/>
          <w:color w:val="000000"/>
          <w:kern w:val="0"/>
          <w:sz w:val="30"/>
          <w:szCs w:val="30"/>
        </w:rPr>
        <w:t xml:space="preserve">attributes are also taken from the </w:t>
      </w:r>
      <w:r w:rsidRPr="00482101">
        <w:rPr>
          <w:rFonts w:ascii="LiberationMono" w:hAnsi="LiberationMono" w:cs="LiberationMono"/>
          <w:color w:val="000000"/>
          <w:kern w:val="0"/>
          <w:sz w:val="22"/>
          <w:szCs w:val="22"/>
        </w:rPr>
        <w:t xml:space="preserve">PostSitemap </w:t>
      </w:r>
      <w:r w:rsidRPr="00482101">
        <w:rPr>
          <w:rFonts w:ascii="LiberationSerif" w:hAnsi="LiberationSerif" w:cs="LiberationSerif"/>
          <w:color w:val="000000"/>
          <w:kern w:val="0"/>
          <w:sz w:val="30"/>
          <w:szCs w:val="30"/>
        </w:rPr>
        <w:t>class.</w:t>
      </w:r>
    </w:p>
    <w:p w14:paraId="5DC4679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2C7D31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domain used to build the URLs is </w:t>
      </w:r>
      <w:r w:rsidRPr="00482101">
        <w:rPr>
          <w:rFonts w:ascii="LiberationMono" w:hAnsi="LiberationMono" w:cs="LiberationMono"/>
          <w:color w:val="000000"/>
          <w:kern w:val="0"/>
          <w:sz w:val="22"/>
          <w:szCs w:val="22"/>
        </w:rPr>
        <w:t xml:space="preserve">example.com </w:t>
      </w:r>
      <w:r w:rsidRPr="00482101">
        <w:rPr>
          <w:rFonts w:ascii="LiberationSerif" w:hAnsi="LiberationSerif" w:cs="LiberationSerif"/>
          <w:color w:val="000000"/>
          <w:kern w:val="0"/>
          <w:sz w:val="30"/>
          <w:szCs w:val="30"/>
        </w:rPr>
        <w:t xml:space="preserve">. This domain comes from a </w:t>
      </w:r>
      <w:r w:rsidRPr="00482101">
        <w:rPr>
          <w:rFonts w:ascii="LiberationMono" w:hAnsi="LiberationMono" w:cs="LiberationMono"/>
          <w:color w:val="000000"/>
          <w:kern w:val="0"/>
          <w:sz w:val="22"/>
          <w:szCs w:val="22"/>
        </w:rPr>
        <w:t xml:space="preserve">Site </w:t>
      </w:r>
      <w:r w:rsidRPr="00482101">
        <w:rPr>
          <w:rFonts w:ascii="LiberationSerif" w:hAnsi="LiberationSerif" w:cs="LiberationSerif"/>
          <w:color w:val="000000"/>
          <w:kern w:val="0"/>
          <w:sz w:val="30"/>
          <w:szCs w:val="30"/>
        </w:rPr>
        <w:t xml:space="preserve">object stored in the database. This default object was created when you synced the site’s framework with your database. You can read more about the </w:t>
      </w:r>
      <w:r w:rsidRPr="00482101">
        <w:rPr>
          <w:rFonts w:ascii="LiberationMono" w:hAnsi="LiberationMono" w:cs="LiberationMono"/>
          <w:color w:val="000000"/>
          <w:kern w:val="0"/>
          <w:sz w:val="22"/>
          <w:szCs w:val="22"/>
        </w:rPr>
        <w:t xml:space="preserve">sites </w:t>
      </w:r>
      <w:r w:rsidRPr="00482101">
        <w:rPr>
          <w:rFonts w:ascii="LiberationSerif" w:hAnsi="LiberationSerif" w:cs="LiberationSerif"/>
          <w:color w:val="000000"/>
          <w:kern w:val="0"/>
          <w:sz w:val="30"/>
          <w:szCs w:val="30"/>
        </w:rPr>
        <w:t>framework at</w:t>
      </w:r>
    </w:p>
    <w:p w14:paraId="56F915A1"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sidRPr="00482101">
        <w:rPr>
          <w:rFonts w:ascii="LiberationMono" w:hAnsi="LiberationMono" w:cs="LiberationMono"/>
          <w:color w:val="0000EF"/>
          <w:kern w:val="0"/>
          <w:sz w:val="30"/>
          <w:szCs w:val="30"/>
        </w:rPr>
        <w:t>https://docs.djangoproject.com/en/5.0/ref/contrib/sites/</w:t>
      </w:r>
      <w:r w:rsidRPr="00482101">
        <w:rPr>
          <w:rFonts w:ascii="LiberationSerif" w:hAnsi="LiberationSerif" w:cs="LiberationSerif"/>
          <w:color w:val="000000"/>
          <w:kern w:val="0"/>
          <w:sz w:val="30"/>
          <w:szCs w:val="30"/>
        </w:rPr>
        <w:t>.</w:t>
      </w:r>
    </w:p>
    <w:p w14:paraId="2CBFB54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1994A7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http://127.0.0.1:8000/admin/sites/site/ </w:t>
      </w:r>
      <w:r w:rsidRPr="00482101">
        <w:rPr>
          <w:rFonts w:ascii="LiberationSerif" w:hAnsi="LiberationSerif" w:cs="LiberationSerif"/>
          <w:color w:val="000000"/>
          <w:kern w:val="0"/>
          <w:sz w:val="30"/>
          <w:szCs w:val="30"/>
        </w:rPr>
        <w:t>in your browser. You should see something like this:</w:t>
      </w:r>
    </w:p>
    <w:p w14:paraId="00C9A400"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lastRenderedPageBreak/>
        <w:drawing>
          <wp:inline distT="0" distB="0" distL="0" distR="0" wp14:anchorId="2E8E3A79" wp14:editId="2165FDEA">
            <wp:extent cx="6697980" cy="2476500"/>
            <wp:effectExtent l="0" t="0" r="7620" b="0"/>
            <wp:docPr id="16470173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7980" cy="2476500"/>
                    </a:xfrm>
                    <a:prstGeom prst="rect">
                      <a:avLst/>
                    </a:prstGeom>
                    <a:noFill/>
                    <a:ln>
                      <a:noFill/>
                    </a:ln>
                  </pic:spPr>
                </pic:pic>
              </a:graphicData>
            </a:graphic>
          </wp:inline>
        </w:drawing>
      </w:r>
    </w:p>
    <w:p w14:paraId="52A54A66"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3.18: The Django administration list view for the Site model of the site’s framework</w:t>
      </w:r>
    </w:p>
    <w:p w14:paraId="2A23FFF4"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21EEAD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Italic" w:hAnsi="LiberationSerif-Italic" w:cs="LiberationSerif-Italic"/>
          <w:i/>
          <w:iCs/>
          <w:color w:val="000000"/>
          <w:kern w:val="0"/>
          <w:sz w:val="30"/>
          <w:szCs w:val="30"/>
        </w:rPr>
        <w:t xml:space="preserve">Figure 3.18 </w:t>
      </w:r>
      <w:r w:rsidRPr="00482101">
        <w:rPr>
          <w:rFonts w:ascii="LiberationSerif" w:hAnsi="LiberationSerif" w:cs="LiberationSerif"/>
          <w:color w:val="000000"/>
          <w:kern w:val="0"/>
          <w:sz w:val="30"/>
          <w:szCs w:val="30"/>
        </w:rPr>
        <w:t xml:space="preserve">contains the list display administration view for the site’s framework. Here, you can set the domain or host to be used by the site’s framework and the applications that depend on it. To generate URLs that exist in your local environment, change the domain name to </w:t>
      </w:r>
      <w:r w:rsidRPr="00482101">
        <w:rPr>
          <w:rFonts w:ascii="LiberationMono" w:hAnsi="LiberationMono" w:cs="LiberationMono"/>
          <w:color w:val="000000"/>
          <w:kern w:val="0"/>
          <w:sz w:val="22"/>
          <w:szCs w:val="22"/>
        </w:rPr>
        <w:t xml:space="preserve">localhost:8000 </w:t>
      </w:r>
      <w:r w:rsidRPr="00482101">
        <w:rPr>
          <w:rFonts w:ascii="LiberationSerif" w:hAnsi="LiberationSerif" w:cs="LiberationSerif"/>
          <w:color w:val="000000"/>
          <w:kern w:val="0"/>
          <w:sz w:val="30"/>
          <w:szCs w:val="30"/>
        </w:rPr>
        <w:t xml:space="preserve">, as shown in </w:t>
      </w:r>
      <w:r w:rsidRPr="00482101">
        <w:rPr>
          <w:rFonts w:ascii="LiberationSerif-Italic" w:hAnsi="LiberationSerif-Italic" w:cs="LiberationSerif-Italic"/>
          <w:i/>
          <w:iCs/>
          <w:color w:val="000000"/>
          <w:kern w:val="0"/>
          <w:sz w:val="30"/>
          <w:szCs w:val="30"/>
        </w:rPr>
        <w:t>Figure 3.19</w:t>
      </w:r>
      <w:r w:rsidRPr="00482101">
        <w:rPr>
          <w:rFonts w:ascii="LiberationSerif" w:hAnsi="LiberationSerif" w:cs="LiberationSerif"/>
          <w:color w:val="000000"/>
          <w:kern w:val="0"/>
          <w:sz w:val="30"/>
          <w:szCs w:val="30"/>
        </w:rPr>
        <w:t>, and save it:</w:t>
      </w:r>
    </w:p>
    <w:p w14:paraId="3724F51B"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60CAB832" wp14:editId="5C094D39">
            <wp:extent cx="6697980" cy="2773680"/>
            <wp:effectExtent l="0" t="0" r="7620" b="7620"/>
            <wp:docPr id="15400505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980" cy="2773680"/>
                    </a:xfrm>
                    <a:prstGeom prst="rect">
                      <a:avLst/>
                    </a:prstGeom>
                    <a:noFill/>
                    <a:ln>
                      <a:noFill/>
                    </a:ln>
                  </pic:spPr>
                </pic:pic>
              </a:graphicData>
            </a:graphic>
          </wp:inline>
        </w:drawing>
      </w:r>
    </w:p>
    <w:p w14:paraId="1FDBD7F7"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3.19: The Django administration edit view for the Site model of the site’s framework</w:t>
      </w:r>
    </w:p>
    <w:p w14:paraId="4FF8D953"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18B620A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http://127.0.0.1:8000/sitemap.xml </w:t>
      </w:r>
      <w:r w:rsidRPr="00482101">
        <w:rPr>
          <w:rFonts w:ascii="LiberationSerif" w:hAnsi="LiberationSerif" w:cs="LiberationSerif"/>
          <w:color w:val="000000"/>
          <w:kern w:val="0"/>
          <w:sz w:val="30"/>
          <w:szCs w:val="30"/>
        </w:rPr>
        <w:t xml:space="preserve">in your browser again. The URLs displayed in your sitemap will now use the new hostname and look like </w:t>
      </w:r>
      <w:r w:rsidRPr="00482101">
        <w:rPr>
          <w:rFonts w:ascii="LiberationMono" w:hAnsi="LiberationMono" w:cs="LiberationMono"/>
          <w:color w:val="000000"/>
          <w:kern w:val="0"/>
          <w:sz w:val="22"/>
          <w:szCs w:val="22"/>
        </w:rPr>
        <w:t xml:space="preserve">http://localhost:8000/blog/2024/1/22/markdown-post/ </w:t>
      </w:r>
      <w:r w:rsidRPr="00482101">
        <w:rPr>
          <w:rFonts w:ascii="LiberationSerif" w:hAnsi="LiberationSerif" w:cs="LiberationSerif"/>
          <w:color w:val="000000"/>
          <w:kern w:val="0"/>
          <w:sz w:val="30"/>
          <w:szCs w:val="30"/>
        </w:rPr>
        <w:t>. Links are now accessible in your local environment. In a production environment, you will have to use your website’s domain to generate absolute URLs.</w:t>
      </w:r>
    </w:p>
    <w:p w14:paraId="1E0F051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14381E6"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p>
    <w:p w14:paraId="55DB2B05"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p>
    <w:p w14:paraId="540E502F"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lastRenderedPageBreak/>
        <w:t>Creating feeds for blog posts</w:t>
      </w:r>
    </w:p>
    <w:p w14:paraId="4426EE1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Django has a built-in syndication feed framework that you can use to dynamically generate RSS or Atom feeds in a similar manner to creating sitemaps using the site’s framework. A web feed is a data format (usually XML) that provides users with the most recently updated content. Users can subscribe to the feed using a feed aggregator, a software that is used to read feeds and get new content notifications.</w:t>
      </w:r>
    </w:p>
    <w:p w14:paraId="2488F27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4C9F68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Create a new file in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 xml:space="preserve">application directory and name it </w:t>
      </w:r>
      <w:r w:rsidRPr="00482101">
        <w:rPr>
          <w:rFonts w:ascii="LiberationMono" w:hAnsi="LiberationMono" w:cs="LiberationMono"/>
          <w:color w:val="000000"/>
          <w:kern w:val="0"/>
          <w:sz w:val="22"/>
          <w:szCs w:val="22"/>
        </w:rPr>
        <w:t xml:space="preserve">feeds.py </w:t>
      </w:r>
      <w:r w:rsidRPr="00482101">
        <w:rPr>
          <w:rFonts w:ascii="LiberationSerif" w:hAnsi="LiberationSerif" w:cs="LiberationSerif"/>
          <w:color w:val="000000"/>
          <w:kern w:val="0"/>
          <w:sz w:val="30"/>
          <w:szCs w:val="30"/>
        </w:rPr>
        <w:t>.</w:t>
      </w:r>
    </w:p>
    <w:p w14:paraId="430451B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Add the following lines to it:</w:t>
      </w:r>
    </w:p>
    <w:p w14:paraId="17BFD92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markdown</w:t>
      </w:r>
    </w:p>
    <w:p w14:paraId="35FAC12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django.contrib.syndication.views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Feed</w:t>
      </w:r>
    </w:p>
    <w:p w14:paraId="6FD0C50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django.template.defaultfilters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truncatewords_html</w:t>
      </w:r>
    </w:p>
    <w:p w14:paraId="3724029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django.urls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reverse_lazy</w:t>
      </w:r>
    </w:p>
    <w:p w14:paraId="7B848C0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.models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Post</w:t>
      </w:r>
    </w:p>
    <w:p w14:paraId="26FE0B8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class </w:t>
      </w:r>
      <w:r w:rsidRPr="00482101">
        <w:rPr>
          <w:rFonts w:ascii="LiberationMono" w:hAnsi="LiberationMono" w:cs="LiberationMono"/>
          <w:color w:val="4078F3"/>
          <w:kern w:val="0"/>
          <w:sz w:val="22"/>
          <w:szCs w:val="22"/>
        </w:rPr>
        <w:t>LatestPostsFeed</w:t>
      </w:r>
      <w:r w:rsidRPr="00482101">
        <w:rPr>
          <w:rFonts w:ascii="LiberationMono" w:hAnsi="LiberationMono" w:cs="LiberationMono"/>
          <w:color w:val="383A42"/>
          <w:kern w:val="0"/>
          <w:sz w:val="22"/>
          <w:szCs w:val="22"/>
        </w:rPr>
        <w:t>(</w:t>
      </w:r>
      <w:r w:rsidRPr="00482101">
        <w:rPr>
          <w:rFonts w:ascii="LiberationMono" w:hAnsi="LiberationMono" w:cs="LiberationMono"/>
          <w:color w:val="4078F3"/>
          <w:kern w:val="0"/>
          <w:sz w:val="22"/>
          <w:szCs w:val="22"/>
        </w:rPr>
        <w:t>Feed</w:t>
      </w:r>
      <w:r w:rsidRPr="00482101">
        <w:rPr>
          <w:rFonts w:ascii="LiberationMono" w:hAnsi="LiberationMono" w:cs="LiberationMono"/>
          <w:color w:val="383A42"/>
          <w:kern w:val="0"/>
          <w:sz w:val="22"/>
          <w:szCs w:val="22"/>
        </w:rPr>
        <w:t>):</w:t>
      </w:r>
    </w:p>
    <w:p w14:paraId="7B0DA324"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 xml:space="preserve">title = </w:t>
      </w:r>
      <w:r w:rsidRPr="00482101">
        <w:rPr>
          <w:rFonts w:ascii="LiberationMono" w:hAnsi="LiberationMono" w:cs="LiberationMono"/>
          <w:color w:val="50A24F"/>
          <w:kern w:val="0"/>
          <w:sz w:val="22"/>
          <w:szCs w:val="22"/>
        </w:rPr>
        <w:t>'My blog'</w:t>
      </w:r>
    </w:p>
    <w:p w14:paraId="55389F80"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link = reverse_lazy(</w:t>
      </w:r>
      <w:r w:rsidRPr="00482101">
        <w:rPr>
          <w:rFonts w:ascii="LiberationMono" w:hAnsi="LiberationMono" w:cs="LiberationMono"/>
          <w:color w:val="50A24F"/>
          <w:kern w:val="0"/>
          <w:sz w:val="22"/>
          <w:szCs w:val="22"/>
        </w:rPr>
        <w:t>'blog:post_list'</w:t>
      </w:r>
      <w:r w:rsidRPr="00482101">
        <w:rPr>
          <w:rFonts w:ascii="LiberationMono" w:hAnsi="LiberationMono" w:cs="LiberationMono"/>
          <w:color w:val="383A42"/>
          <w:kern w:val="0"/>
          <w:sz w:val="22"/>
          <w:szCs w:val="22"/>
        </w:rPr>
        <w:t>)</w:t>
      </w:r>
    </w:p>
    <w:p w14:paraId="784BE26A"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 xml:space="preserve">description = </w:t>
      </w:r>
      <w:r w:rsidRPr="00482101">
        <w:rPr>
          <w:rFonts w:ascii="LiberationMono" w:hAnsi="LiberationMono" w:cs="LiberationMono"/>
          <w:color w:val="50A24F"/>
          <w:kern w:val="0"/>
          <w:sz w:val="22"/>
          <w:szCs w:val="22"/>
        </w:rPr>
        <w:t>'New posts of my blog.'</w:t>
      </w:r>
    </w:p>
    <w:p w14:paraId="1239F27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items</w:t>
      </w:r>
      <w:r w:rsidRPr="00482101">
        <w:rPr>
          <w:rFonts w:ascii="LiberationMono" w:hAnsi="LiberationMono" w:cs="LiberationMono"/>
          <w:color w:val="383A42"/>
          <w:kern w:val="0"/>
          <w:sz w:val="22"/>
          <w:szCs w:val="22"/>
        </w:rPr>
        <w:t>(self):</w:t>
      </w:r>
    </w:p>
    <w:p w14:paraId="5416D5A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Post.published.</w:t>
      </w:r>
      <w:r w:rsidRPr="00482101">
        <w:rPr>
          <w:rFonts w:ascii="LiberationMono" w:hAnsi="LiberationMono" w:cs="LiberationMono"/>
          <w:color w:val="C28501"/>
          <w:kern w:val="0"/>
          <w:sz w:val="22"/>
          <w:szCs w:val="22"/>
        </w:rPr>
        <w:t>all</w:t>
      </w:r>
      <w:r w:rsidRPr="00482101">
        <w:rPr>
          <w:rFonts w:ascii="LiberationMono" w:hAnsi="LiberationMono" w:cs="LiberationMono"/>
          <w:color w:val="383A42"/>
          <w:kern w:val="0"/>
          <w:sz w:val="22"/>
          <w:szCs w:val="22"/>
        </w:rPr>
        <w:t>()[:</w:t>
      </w:r>
      <w:r w:rsidRPr="00482101">
        <w:rPr>
          <w:rFonts w:ascii="LiberationMono" w:hAnsi="LiberationMono" w:cs="LiberationMono"/>
          <w:color w:val="996801"/>
          <w:kern w:val="0"/>
          <w:sz w:val="22"/>
          <w:szCs w:val="22"/>
        </w:rPr>
        <w:t>5</w:t>
      </w:r>
      <w:r w:rsidRPr="00482101">
        <w:rPr>
          <w:rFonts w:ascii="LiberationMono" w:hAnsi="LiberationMono" w:cs="LiberationMono"/>
          <w:color w:val="383A42"/>
          <w:kern w:val="0"/>
          <w:sz w:val="22"/>
          <w:szCs w:val="22"/>
        </w:rPr>
        <w:t>]</w:t>
      </w:r>
    </w:p>
    <w:p w14:paraId="0B0F6A7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def </w:t>
      </w:r>
      <w:r w:rsidRPr="00482101">
        <w:rPr>
          <w:rFonts w:ascii="LiberationMono" w:hAnsi="LiberationMono" w:cs="LiberationMono"/>
          <w:color w:val="4078F3"/>
          <w:kern w:val="0"/>
          <w:sz w:val="22"/>
          <w:szCs w:val="22"/>
        </w:rPr>
        <w:t>item_title</w:t>
      </w:r>
      <w:r w:rsidRPr="00482101">
        <w:rPr>
          <w:rFonts w:ascii="LiberationMono" w:hAnsi="LiberationMono" w:cs="LiberationMono"/>
          <w:color w:val="383A42"/>
          <w:kern w:val="0"/>
          <w:sz w:val="22"/>
          <w:szCs w:val="22"/>
        </w:rPr>
        <w:t>(self, item):</w:t>
      </w:r>
    </w:p>
    <w:p w14:paraId="6975432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item.title</w:t>
      </w:r>
    </w:p>
    <w:p w14:paraId="529E382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def </w:t>
      </w:r>
      <w:r w:rsidRPr="00482101">
        <w:rPr>
          <w:rFonts w:ascii="LiberationMono" w:hAnsi="LiberationMono" w:cs="LiberationMono"/>
          <w:color w:val="4078F3"/>
          <w:kern w:val="0"/>
          <w:sz w:val="22"/>
          <w:szCs w:val="22"/>
        </w:rPr>
        <w:t>item_description</w:t>
      </w:r>
      <w:r w:rsidRPr="00482101">
        <w:rPr>
          <w:rFonts w:ascii="LiberationMono" w:hAnsi="LiberationMono" w:cs="LiberationMono"/>
          <w:color w:val="383A42"/>
          <w:kern w:val="0"/>
          <w:sz w:val="22"/>
          <w:szCs w:val="22"/>
        </w:rPr>
        <w:t>(self, item):</w:t>
      </w:r>
    </w:p>
    <w:p w14:paraId="1ADC720E"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truncatewords_html(markdown.markdown(item.body),</w:t>
      </w:r>
    </w:p>
    <w:p w14:paraId="161046A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def </w:t>
      </w:r>
      <w:r w:rsidRPr="00482101">
        <w:rPr>
          <w:rFonts w:ascii="LiberationMono" w:hAnsi="LiberationMono" w:cs="LiberationMono"/>
          <w:color w:val="4078F3"/>
          <w:kern w:val="0"/>
          <w:sz w:val="22"/>
          <w:szCs w:val="22"/>
        </w:rPr>
        <w:t>item_pubdate</w:t>
      </w:r>
      <w:r w:rsidRPr="00482101">
        <w:rPr>
          <w:rFonts w:ascii="LiberationMono" w:hAnsi="LiberationMono" w:cs="LiberationMono"/>
          <w:color w:val="383A42"/>
          <w:kern w:val="0"/>
          <w:sz w:val="22"/>
          <w:szCs w:val="22"/>
        </w:rPr>
        <w:t>(self, item):</w:t>
      </w:r>
    </w:p>
    <w:p w14:paraId="0974082F"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item.publish</w:t>
      </w:r>
    </w:p>
    <w:p w14:paraId="436AA26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CE6280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code, we have defined a feed by subclassing the </w:t>
      </w:r>
      <w:r w:rsidRPr="00482101">
        <w:rPr>
          <w:rFonts w:ascii="LiberationMono" w:hAnsi="LiberationMono" w:cs="LiberationMono"/>
          <w:color w:val="000000"/>
          <w:kern w:val="0"/>
          <w:sz w:val="22"/>
          <w:szCs w:val="22"/>
        </w:rPr>
        <w:t xml:space="preserve">Feed </w:t>
      </w:r>
      <w:r w:rsidRPr="00482101">
        <w:rPr>
          <w:rFonts w:ascii="LiberationSerif" w:hAnsi="LiberationSerif" w:cs="LiberationSerif"/>
          <w:color w:val="000000"/>
          <w:kern w:val="0"/>
          <w:sz w:val="30"/>
          <w:szCs w:val="30"/>
        </w:rPr>
        <w:t xml:space="preserve">class of the syndication framework. The </w:t>
      </w:r>
      <w:r w:rsidRPr="00482101">
        <w:rPr>
          <w:rFonts w:ascii="LiberationMono" w:hAnsi="LiberationMono" w:cs="LiberationMono"/>
          <w:color w:val="000000"/>
          <w:kern w:val="0"/>
          <w:sz w:val="22"/>
          <w:szCs w:val="22"/>
        </w:rPr>
        <w:t xml:space="preserve">title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link </w:t>
      </w:r>
      <w:r w:rsidRPr="00482101">
        <w:rPr>
          <w:rFonts w:ascii="LiberationSerif" w:hAnsi="LiberationSerif" w:cs="LiberationSerif"/>
          <w:color w:val="000000"/>
          <w:kern w:val="0"/>
          <w:sz w:val="30"/>
          <w:szCs w:val="30"/>
        </w:rPr>
        <w:t xml:space="preserve">, and </w:t>
      </w:r>
      <w:r w:rsidRPr="00482101">
        <w:rPr>
          <w:rFonts w:ascii="LiberationMono" w:hAnsi="LiberationMono" w:cs="LiberationMono"/>
          <w:color w:val="000000"/>
          <w:kern w:val="0"/>
          <w:sz w:val="22"/>
          <w:szCs w:val="22"/>
        </w:rPr>
        <w:t xml:space="preserve">description </w:t>
      </w:r>
      <w:r w:rsidRPr="00482101">
        <w:rPr>
          <w:rFonts w:ascii="LiberationSerif" w:hAnsi="LiberationSerif" w:cs="LiberationSerif"/>
          <w:color w:val="000000"/>
          <w:kern w:val="0"/>
          <w:sz w:val="30"/>
          <w:szCs w:val="30"/>
        </w:rPr>
        <w:t xml:space="preserve">attributes correspond to the </w:t>
      </w:r>
      <w:r w:rsidRPr="00482101">
        <w:rPr>
          <w:rFonts w:ascii="LiberationMono" w:hAnsi="LiberationMono" w:cs="LiberationMono"/>
          <w:color w:val="000000"/>
          <w:kern w:val="0"/>
          <w:sz w:val="22"/>
          <w:szCs w:val="22"/>
        </w:rPr>
        <w:t xml:space="preserve">&lt;title&gt;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&lt;link&gt; </w:t>
      </w:r>
      <w:r w:rsidRPr="00482101">
        <w:rPr>
          <w:rFonts w:ascii="LiberationSerif" w:hAnsi="LiberationSerif" w:cs="LiberationSerif"/>
          <w:color w:val="000000"/>
          <w:kern w:val="0"/>
          <w:sz w:val="30"/>
          <w:szCs w:val="30"/>
        </w:rPr>
        <w:t xml:space="preserve">, and </w:t>
      </w:r>
      <w:r w:rsidRPr="00482101">
        <w:rPr>
          <w:rFonts w:ascii="LiberationMono" w:hAnsi="LiberationMono" w:cs="LiberationMono"/>
          <w:color w:val="000000"/>
          <w:kern w:val="0"/>
          <w:sz w:val="22"/>
          <w:szCs w:val="22"/>
        </w:rPr>
        <w:t xml:space="preserve">&lt;description&gt; </w:t>
      </w:r>
      <w:r w:rsidRPr="00482101">
        <w:rPr>
          <w:rFonts w:ascii="LiberationSerif" w:hAnsi="LiberationSerif" w:cs="LiberationSerif"/>
          <w:color w:val="000000"/>
          <w:kern w:val="0"/>
          <w:sz w:val="30"/>
          <w:szCs w:val="30"/>
        </w:rPr>
        <w:t>RSS elements, respectively.</w:t>
      </w:r>
    </w:p>
    <w:p w14:paraId="5499AA9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632695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use </w:t>
      </w:r>
      <w:r w:rsidRPr="00482101">
        <w:rPr>
          <w:rFonts w:ascii="LiberationMono" w:hAnsi="LiberationMono" w:cs="LiberationMono"/>
          <w:color w:val="000000"/>
          <w:kern w:val="0"/>
          <w:sz w:val="22"/>
          <w:szCs w:val="22"/>
        </w:rPr>
        <w:t xml:space="preserve">reverse_lazy() </w:t>
      </w:r>
      <w:r w:rsidRPr="00482101">
        <w:rPr>
          <w:rFonts w:ascii="LiberationSerif" w:hAnsi="LiberationSerif" w:cs="LiberationSerif"/>
          <w:color w:val="000000"/>
          <w:kern w:val="0"/>
          <w:sz w:val="30"/>
          <w:szCs w:val="30"/>
        </w:rPr>
        <w:t xml:space="preserve">to generate the URL for the </w:t>
      </w:r>
      <w:r w:rsidRPr="00482101">
        <w:rPr>
          <w:rFonts w:ascii="LiberationMono" w:hAnsi="LiberationMono" w:cs="LiberationMono"/>
          <w:color w:val="000000"/>
          <w:kern w:val="0"/>
          <w:sz w:val="22"/>
          <w:szCs w:val="22"/>
        </w:rPr>
        <w:t xml:space="preserve">link </w:t>
      </w:r>
      <w:r w:rsidRPr="00482101">
        <w:rPr>
          <w:rFonts w:ascii="LiberationSerif" w:hAnsi="LiberationSerif" w:cs="LiberationSerif"/>
          <w:color w:val="000000"/>
          <w:kern w:val="0"/>
          <w:sz w:val="30"/>
          <w:szCs w:val="30"/>
        </w:rPr>
        <w:t xml:space="preserve">attribute. The </w:t>
      </w:r>
      <w:r w:rsidRPr="00482101">
        <w:rPr>
          <w:rFonts w:ascii="LiberationMono" w:hAnsi="LiberationMono" w:cs="LiberationMono"/>
          <w:color w:val="000000"/>
          <w:kern w:val="0"/>
          <w:sz w:val="22"/>
          <w:szCs w:val="22"/>
        </w:rPr>
        <w:t xml:space="preserve">reverse() </w:t>
      </w:r>
      <w:r w:rsidRPr="00482101">
        <w:rPr>
          <w:rFonts w:ascii="LiberationSerif" w:hAnsi="LiberationSerif" w:cs="LiberationSerif"/>
          <w:color w:val="000000"/>
          <w:kern w:val="0"/>
          <w:sz w:val="30"/>
          <w:szCs w:val="30"/>
        </w:rPr>
        <w:t xml:space="preserve">method allows you to build URLs by their name and pass optional parameters. We used </w:t>
      </w:r>
      <w:r w:rsidRPr="00482101">
        <w:rPr>
          <w:rFonts w:ascii="LiberationMono" w:hAnsi="LiberationMono" w:cs="LiberationMono"/>
          <w:color w:val="000000"/>
          <w:kern w:val="0"/>
          <w:sz w:val="22"/>
          <w:szCs w:val="22"/>
        </w:rPr>
        <w:t xml:space="preserve">reverse() </w:t>
      </w:r>
      <w:r w:rsidRPr="00482101">
        <w:rPr>
          <w:rFonts w:ascii="LiberationSerif" w:hAnsi="LiberationSerif" w:cs="LiberationSerif"/>
          <w:color w:val="000000"/>
          <w:kern w:val="0"/>
          <w:sz w:val="30"/>
          <w:szCs w:val="30"/>
        </w:rPr>
        <w:t xml:space="preserve">in </w:t>
      </w:r>
      <w:r w:rsidRPr="00482101">
        <w:rPr>
          <w:rFonts w:ascii="LiberationSerif-Italic" w:hAnsi="LiberationSerif-Italic" w:cs="LiberationSerif-Italic"/>
          <w:i/>
          <w:iCs/>
          <w:color w:val="000000"/>
          <w:kern w:val="0"/>
          <w:sz w:val="30"/>
          <w:szCs w:val="30"/>
        </w:rPr>
        <w:t>Chapter 2</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Enhancing Your Blog</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with Advanced Features</w:t>
      </w:r>
      <w:r w:rsidRPr="00482101">
        <w:rPr>
          <w:rFonts w:ascii="LiberationSerif" w:hAnsi="LiberationSerif" w:cs="LiberationSerif"/>
          <w:color w:val="000000"/>
          <w:kern w:val="0"/>
          <w:sz w:val="30"/>
          <w:szCs w:val="30"/>
        </w:rPr>
        <w:t>.</w:t>
      </w:r>
    </w:p>
    <w:p w14:paraId="77007D4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8D2257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reverse_lazy() </w:t>
      </w:r>
      <w:r w:rsidRPr="00482101">
        <w:rPr>
          <w:rFonts w:ascii="LiberationSerif" w:hAnsi="LiberationSerif" w:cs="LiberationSerif"/>
          <w:color w:val="000000"/>
          <w:kern w:val="0"/>
          <w:sz w:val="30"/>
          <w:szCs w:val="30"/>
        </w:rPr>
        <w:t xml:space="preserve">utility function is a lazily evaluated version of </w:t>
      </w:r>
      <w:r w:rsidRPr="00482101">
        <w:rPr>
          <w:rFonts w:ascii="LiberationMono" w:hAnsi="LiberationMono" w:cs="LiberationMono"/>
          <w:color w:val="000000"/>
          <w:kern w:val="0"/>
          <w:sz w:val="22"/>
          <w:szCs w:val="22"/>
        </w:rPr>
        <w:t xml:space="preserve">reverse() </w:t>
      </w:r>
      <w:r w:rsidRPr="00482101">
        <w:rPr>
          <w:rFonts w:ascii="LiberationSerif" w:hAnsi="LiberationSerif" w:cs="LiberationSerif"/>
          <w:color w:val="000000"/>
          <w:kern w:val="0"/>
          <w:sz w:val="30"/>
          <w:szCs w:val="30"/>
        </w:rPr>
        <w:t>. It allows you to use a URL reversal before the project’s URL configuration is loaded.</w:t>
      </w:r>
    </w:p>
    <w:p w14:paraId="60F4340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37BC1D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items() </w:t>
      </w:r>
      <w:r w:rsidRPr="00482101">
        <w:rPr>
          <w:rFonts w:ascii="LiberationSerif" w:hAnsi="LiberationSerif" w:cs="LiberationSerif"/>
          <w:color w:val="000000"/>
          <w:kern w:val="0"/>
          <w:sz w:val="30"/>
          <w:szCs w:val="30"/>
        </w:rPr>
        <w:t>method retrieves the objects to be included in the feed. We retrieve the last five published posts to include them in the feed.</w:t>
      </w:r>
    </w:p>
    <w:p w14:paraId="0DC70BE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82141E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item_title()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item_description() </w:t>
      </w:r>
      <w:r w:rsidRPr="00482101">
        <w:rPr>
          <w:rFonts w:ascii="LiberationSerif" w:hAnsi="LiberationSerif" w:cs="LiberationSerif"/>
          <w:color w:val="000000"/>
          <w:kern w:val="0"/>
          <w:sz w:val="30"/>
          <w:szCs w:val="30"/>
        </w:rPr>
        <w:t xml:space="preserve">, and </w:t>
      </w:r>
      <w:r w:rsidRPr="00482101">
        <w:rPr>
          <w:rFonts w:ascii="LiberationMono" w:hAnsi="LiberationMono" w:cs="LiberationMono"/>
          <w:color w:val="000000"/>
          <w:kern w:val="0"/>
          <w:sz w:val="22"/>
          <w:szCs w:val="22"/>
        </w:rPr>
        <w:t xml:space="preserve">item_pubdate() </w:t>
      </w:r>
      <w:r w:rsidRPr="00482101">
        <w:rPr>
          <w:rFonts w:ascii="LiberationSerif" w:hAnsi="LiberationSerif" w:cs="LiberationSerif"/>
          <w:color w:val="000000"/>
          <w:kern w:val="0"/>
          <w:sz w:val="30"/>
          <w:szCs w:val="30"/>
        </w:rPr>
        <w:t xml:space="preserve">methods will receive each object returned by </w:t>
      </w:r>
      <w:r w:rsidRPr="00482101">
        <w:rPr>
          <w:rFonts w:ascii="LiberationMono" w:hAnsi="LiberationMono" w:cs="LiberationMono"/>
          <w:color w:val="000000"/>
          <w:kern w:val="0"/>
          <w:sz w:val="22"/>
          <w:szCs w:val="22"/>
        </w:rPr>
        <w:t xml:space="preserve">items() </w:t>
      </w:r>
      <w:r w:rsidRPr="00482101">
        <w:rPr>
          <w:rFonts w:ascii="LiberationSerif" w:hAnsi="LiberationSerif" w:cs="LiberationSerif"/>
          <w:color w:val="000000"/>
          <w:kern w:val="0"/>
          <w:sz w:val="30"/>
          <w:szCs w:val="30"/>
        </w:rPr>
        <w:t>and return the title, description, and publication date for each item.</w:t>
      </w:r>
    </w:p>
    <w:p w14:paraId="1EE9838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In the </w:t>
      </w:r>
      <w:r w:rsidRPr="00482101">
        <w:rPr>
          <w:rFonts w:ascii="LiberationMono" w:hAnsi="LiberationMono" w:cs="LiberationMono"/>
          <w:color w:val="000000"/>
          <w:kern w:val="0"/>
          <w:sz w:val="22"/>
          <w:szCs w:val="22"/>
        </w:rPr>
        <w:t xml:space="preserve">item_description() </w:t>
      </w:r>
      <w:r w:rsidRPr="00482101">
        <w:rPr>
          <w:rFonts w:ascii="LiberationSerif" w:hAnsi="LiberationSerif" w:cs="LiberationSerif"/>
          <w:color w:val="000000"/>
          <w:kern w:val="0"/>
          <w:sz w:val="30"/>
          <w:szCs w:val="30"/>
        </w:rPr>
        <w:t xml:space="preserve">method, we use the </w:t>
      </w:r>
      <w:r w:rsidRPr="00482101">
        <w:rPr>
          <w:rFonts w:ascii="LiberationMono" w:hAnsi="LiberationMono" w:cs="LiberationMono"/>
          <w:color w:val="000000"/>
          <w:kern w:val="0"/>
          <w:sz w:val="22"/>
          <w:szCs w:val="22"/>
        </w:rPr>
        <w:t xml:space="preserve">markdown() </w:t>
      </w:r>
      <w:r w:rsidRPr="00482101">
        <w:rPr>
          <w:rFonts w:ascii="LiberationSerif" w:hAnsi="LiberationSerif" w:cs="LiberationSerif"/>
          <w:color w:val="000000"/>
          <w:kern w:val="0"/>
          <w:sz w:val="30"/>
          <w:szCs w:val="30"/>
        </w:rPr>
        <w:t xml:space="preserve">function to convert Markdown content to HTML and the </w:t>
      </w:r>
      <w:r w:rsidRPr="00482101">
        <w:rPr>
          <w:rFonts w:ascii="LiberationMono" w:hAnsi="LiberationMono" w:cs="LiberationMono"/>
          <w:color w:val="000000"/>
          <w:kern w:val="0"/>
          <w:sz w:val="22"/>
          <w:szCs w:val="22"/>
        </w:rPr>
        <w:t>truncatewords_html()</w:t>
      </w:r>
      <w:r w:rsidRPr="00482101">
        <w:rPr>
          <w:rFonts w:ascii="LiberationSerif" w:hAnsi="LiberationSerif" w:cs="LiberationSerif"/>
          <w:color w:val="000000"/>
          <w:kern w:val="0"/>
          <w:sz w:val="30"/>
          <w:szCs w:val="30"/>
        </w:rPr>
        <w:t xml:space="preserve"> template filter function to cut the description of posts after 30 words, avoiding unclosed HTML tags.</w:t>
      </w:r>
    </w:p>
    <w:p w14:paraId="7F6862C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2A2731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edit the </w:t>
      </w:r>
      <w:r w:rsidRPr="00482101">
        <w:rPr>
          <w:rFonts w:ascii="LiberationMono" w:hAnsi="LiberationMono" w:cs="LiberationMono"/>
          <w:color w:val="000000"/>
          <w:kern w:val="0"/>
          <w:sz w:val="22"/>
          <w:szCs w:val="22"/>
        </w:rPr>
        <w:t xml:space="preserve">blog/urls.py </w:t>
      </w:r>
      <w:r w:rsidRPr="00482101">
        <w:rPr>
          <w:rFonts w:ascii="LiberationSerif" w:hAnsi="LiberationSerif" w:cs="LiberationSerif"/>
          <w:color w:val="000000"/>
          <w:kern w:val="0"/>
          <w:sz w:val="30"/>
          <w:szCs w:val="30"/>
        </w:rPr>
        <w:t xml:space="preserve">file, import the </w:t>
      </w:r>
      <w:r w:rsidRPr="00482101">
        <w:rPr>
          <w:rFonts w:ascii="LiberationMono" w:hAnsi="LiberationMono" w:cs="LiberationMono"/>
          <w:color w:val="000000"/>
          <w:kern w:val="0"/>
          <w:sz w:val="22"/>
          <w:szCs w:val="22"/>
        </w:rPr>
        <w:t xml:space="preserve">LatestPostsFeed </w:t>
      </w:r>
      <w:r w:rsidRPr="00482101">
        <w:rPr>
          <w:rFonts w:ascii="LiberationSerif" w:hAnsi="LiberationSerif" w:cs="LiberationSerif"/>
          <w:color w:val="000000"/>
          <w:kern w:val="0"/>
          <w:sz w:val="30"/>
          <w:szCs w:val="30"/>
        </w:rPr>
        <w:t>class, and</w:t>
      </w:r>
    </w:p>
    <w:p w14:paraId="0D260A8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instantiate the feed in a new URL pattern, as follows. New lines are</w:t>
      </w:r>
    </w:p>
    <w:p w14:paraId="076DC5D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highlighted in bold:</w:t>
      </w:r>
    </w:p>
    <w:p w14:paraId="194B8DD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django.urls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path</w:t>
      </w:r>
    </w:p>
    <w:p w14:paraId="028C540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views</w:t>
      </w:r>
    </w:p>
    <w:p w14:paraId="5C8181B7"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from </w:t>
      </w:r>
      <w:r w:rsidRPr="00482101">
        <w:rPr>
          <w:rFonts w:ascii="LiberationMono-Bold" w:hAnsi="LiberationMono-Bold" w:cs="LiberationMono-Bold"/>
          <w:b/>
          <w:bCs/>
          <w:color w:val="383A42"/>
          <w:kern w:val="0"/>
          <w:sz w:val="22"/>
          <w:szCs w:val="22"/>
        </w:rPr>
        <w:t xml:space="preserve">.feeds </w:t>
      </w:r>
      <w:r w:rsidRPr="00482101">
        <w:rPr>
          <w:rFonts w:ascii="LiberationMono-Bold" w:hAnsi="LiberationMono-Bold" w:cs="LiberationMono-Bold"/>
          <w:b/>
          <w:bCs/>
          <w:color w:val="A726A5"/>
          <w:kern w:val="0"/>
          <w:sz w:val="22"/>
          <w:szCs w:val="22"/>
        </w:rPr>
        <w:t xml:space="preserve">import </w:t>
      </w:r>
      <w:r w:rsidRPr="00482101">
        <w:rPr>
          <w:rFonts w:ascii="LiberationMono-Bold" w:hAnsi="LiberationMono-Bold" w:cs="LiberationMono-Bold"/>
          <w:b/>
          <w:bCs/>
          <w:color w:val="383A42"/>
          <w:kern w:val="0"/>
          <w:sz w:val="22"/>
          <w:szCs w:val="22"/>
        </w:rPr>
        <w:t>LatestPostsFeed</w:t>
      </w:r>
    </w:p>
    <w:p w14:paraId="6F5A2125" w14:textId="77777777" w:rsidR="00482101" w:rsidRPr="00482101" w:rsidRDefault="00482101" w:rsidP="00482101">
      <w:pPr>
        <w:autoSpaceDE w:val="0"/>
        <w:autoSpaceDN w:val="0"/>
        <w:adjustRightInd w:val="0"/>
        <w:spacing w:after="0" w:line="240" w:lineRule="auto"/>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 xml:space="preserve">app_name = </w:t>
      </w:r>
      <w:r w:rsidRPr="00482101">
        <w:rPr>
          <w:rFonts w:ascii="LiberationMono" w:hAnsi="LiberationMono" w:cs="LiberationMono"/>
          <w:color w:val="50A24F"/>
          <w:kern w:val="0"/>
          <w:sz w:val="22"/>
          <w:szCs w:val="22"/>
        </w:rPr>
        <w:t>'blog'</w:t>
      </w:r>
    </w:p>
    <w:p w14:paraId="6FB68D3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urlpatterns = [</w:t>
      </w:r>
    </w:p>
    <w:p w14:paraId="49544BB9" w14:textId="77777777" w:rsidR="00482101" w:rsidRPr="00482101" w:rsidRDefault="00482101" w:rsidP="00482101">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Post views</w:t>
      </w:r>
    </w:p>
    <w:p w14:paraId="41E9E2D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w:t>
      </w:r>
      <w:r w:rsidRPr="00482101">
        <w:rPr>
          <w:rFonts w:ascii="LiberationMono" w:hAnsi="LiberationMono" w:cs="LiberationMono"/>
          <w:color w:val="383A42"/>
          <w:kern w:val="0"/>
          <w:sz w:val="22"/>
          <w:szCs w:val="22"/>
        </w:rPr>
        <w:t>, views.post_list, name=</w:t>
      </w:r>
      <w:r w:rsidRPr="00482101">
        <w:rPr>
          <w:rFonts w:ascii="LiberationMono" w:hAnsi="LiberationMono" w:cs="LiberationMono"/>
          <w:color w:val="50A24F"/>
          <w:kern w:val="0"/>
          <w:sz w:val="22"/>
          <w:szCs w:val="22"/>
        </w:rPr>
        <w:t>'post_list'</w:t>
      </w:r>
      <w:r w:rsidRPr="00482101">
        <w:rPr>
          <w:rFonts w:ascii="LiberationMono" w:hAnsi="LiberationMono" w:cs="LiberationMono"/>
          <w:color w:val="383A42"/>
          <w:kern w:val="0"/>
          <w:sz w:val="22"/>
          <w:szCs w:val="22"/>
        </w:rPr>
        <w:t>),</w:t>
      </w:r>
    </w:p>
    <w:p w14:paraId="44AFCB10" w14:textId="77777777" w:rsidR="00482101" w:rsidRPr="00482101" w:rsidRDefault="00482101" w:rsidP="00482101">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path('', views.PostListView.as_view(), name='post_list'),</w:t>
      </w:r>
    </w:p>
    <w:p w14:paraId="270DFBCE"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5E81E341"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482101">
        <w:rPr>
          <w:rFonts w:ascii="LiberationMono" w:hAnsi="LiberationMono" w:cs="LiberationMono"/>
          <w:color w:val="50A24F"/>
          <w:kern w:val="0"/>
          <w:sz w:val="22"/>
          <w:szCs w:val="22"/>
        </w:rPr>
        <w:t>'tag/&lt;slug:tag_slug&gt;/'</w:t>
      </w:r>
      <w:r w:rsidRPr="00482101">
        <w:rPr>
          <w:rFonts w:ascii="LiberationMono" w:hAnsi="LiberationMono" w:cs="LiberationMono"/>
          <w:color w:val="383A42"/>
          <w:kern w:val="0"/>
          <w:sz w:val="22"/>
          <w:szCs w:val="22"/>
        </w:rPr>
        <w:t>, views.post_list, name=</w:t>
      </w:r>
      <w:r w:rsidRPr="00482101">
        <w:rPr>
          <w:rFonts w:ascii="LiberationMono" w:hAnsi="LiberationMono" w:cs="LiberationMono"/>
          <w:color w:val="50A24F"/>
          <w:kern w:val="0"/>
          <w:sz w:val="22"/>
          <w:szCs w:val="22"/>
        </w:rPr>
        <w:t>'post_list</w:t>
      </w:r>
    </w:p>
    <w:p w14:paraId="37F8112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42B6C52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78B66E03"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'&lt;int:year&gt;/&lt;int:month&gt;/&lt;int:day&gt;/&lt;slug:post&gt;/'</w:t>
      </w:r>
      <w:r w:rsidRPr="00482101">
        <w:rPr>
          <w:rFonts w:ascii="LiberationMono" w:hAnsi="LiberationMono" w:cs="LiberationMono"/>
          <w:color w:val="383A42"/>
          <w:kern w:val="0"/>
          <w:sz w:val="22"/>
          <w:szCs w:val="22"/>
        </w:rPr>
        <w:t>,</w:t>
      </w:r>
    </w:p>
    <w:p w14:paraId="09A76B2B" w14:textId="77777777" w:rsidR="00482101" w:rsidRPr="00482101" w:rsidRDefault="00482101" w:rsidP="00482101">
      <w:pPr>
        <w:autoSpaceDE w:val="0"/>
        <w:autoSpaceDN w:val="0"/>
        <w:adjustRightInd w:val="0"/>
        <w:spacing w:after="0" w:line="240" w:lineRule="auto"/>
        <w:ind w:left="144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views.post_detail,</w:t>
      </w:r>
    </w:p>
    <w:p w14:paraId="76C710AF"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name=</w:t>
      </w:r>
      <w:r w:rsidRPr="00482101">
        <w:rPr>
          <w:rFonts w:ascii="LiberationMono" w:hAnsi="LiberationMono" w:cs="LiberationMono"/>
          <w:color w:val="50A24F"/>
          <w:kern w:val="0"/>
          <w:sz w:val="22"/>
          <w:szCs w:val="22"/>
        </w:rPr>
        <w:t>'post_detail'</w:t>
      </w:r>
    </w:p>
    <w:p w14:paraId="4DD7EF0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6FF9B74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'&lt;int:post_id&gt;/share/'</w:t>
      </w:r>
      <w:r w:rsidRPr="00482101">
        <w:rPr>
          <w:rFonts w:ascii="LiberationMono" w:hAnsi="LiberationMono" w:cs="LiberationMono"/>
          <w:color w:val="383A42"/>
          <w:kern w:val="0"/>
          <w:sz w:val="22"/>
          <w:szCs w:val="22"/>
        </w:rPr>
        <w:t>, views.post_share, name=</w:t>
      </w:r>
      <w:r w:rsidRPr="00482101">
        <w:rPr>
          <w:rFonts w:ascii="LiberationMono" w:hAnsi="LiberationMono" w:cs="LiberationMono"/>
          <w:color w:val="50A24F"/>
          <w:kern w:val="0"/>
          <w:sz w:val="22"/>
          <w:szCs w:val="22"/>
        </w:rPr>
        <w:t>'post_sh</w:t>
      </w:r>
    </w:p>
    <w:p w14:paraId="59F939E5"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492EE008"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482101">
        <w:rPr>
          <w:rFonts w:ascii="LiberationMono" w:hAnsi="LiberationMono" w:cs="LiberationMono"/>
          <w:color w:val="50A24F"/>
          <w:kern w:val="0"/>
          <w:sz w:val="22"/>
          <w:szCs w:val="22"/>
        </w:rPr>
        <w:t>'&lt;int:post_id&gt;/comment/'</w:t>
      </w:r>
      <w:r w:rsidRPr="00482101">
        <w:rPr>
          <w:rFonts w:ascii="LiberationMono" w:hAnsi="LiberationMono" w:cs="LiberationMono"/>
          <w:color w:val="383A42"/>
          <w:kern w:val="0"/>
          <w:sz w:val="22"/>
          <w:szCs w:val="22"/>
        </w:rPr>
        <w:t>, views.post_comment, name=</w:t>
      </w:r>
      <w:r w:rsidRPr="00482101">
        <w:rPr>
          <w:rFonts w:ascii="LiberationMono" w:hAnsi="LiberationMono" w:cs="LiberationMono"/>
          <w:color w:val="50A24F"/>
          <w:kern w:val="0"/>
          <w:sz w:val="22"/>
          <w:szCs w:val="22"/>
        </w:rPr>
        <w:t>'post</w:t>
      </w:r>
    </w:p>
    <w:p w14:paraId="2655649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35005B28"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path(</w:t>
      </w:r>
      <w:r w:rsidRPr="00482101">
        <w:rPr>
          <w:rFonts w:ascii="LiberationMono-Bold" w:hAnsi="LiberationMono-Bold" w:cs="LiberationMono-Bold"/>
          <w:b/>
          <w:bCs/>
          <w:color w:val="50A24F"/>
          <w:kern w:val="0"/>
          <w:sz w:val="22"/>
          <w:szCs w:val="22"/>
        </w:rPr>
        <w:t>'feed/'</w:t>
      </w:r>
      <w:r w:rsidRPr="00482101">
        <w:rPr>
          <w:rFonts w:ascii="LiberationMono-Bold" w:hAnsi="LiberationMono-Bold" w:cs="LiberationMono-Bold"/>
          <w:b/>
          <w:bCs/>
          <w:color w:val="383A42"/>
          <w:kern w:val="0"/>
          <w:sz w:val="22"/>
          <w:szCs w:val="22"/>
        </w:rPr>
        <w:t>, LatestPostsFeed(), name=</w:t>
      </w:r>
      <w:r w:rsidRPr="00482101">
        <w:rPr>
          <w:rFonts w:ascii="LiberationMono-Bold" w:hAnsi="LiberationMono-Bold" w:cs="LiberationMono-Bold"/>
          <w:b/>
          <w:bCs/>
          <w:color w:val="50A24F"/>
          <w:kern w:val="0"/>
          <w:sz w:val="22"/>
          <w:szCs w:val="22"/>
        </w:rPr>
        <w:t>'post_feed'</w:t>
      </w:r>
      <w:r w:rsidRPr="00482101">
        <w:rPr>
          <w:rFonts w:ascii="LiberationMono-Bold" w:hAnsi="LiberationMono-Bold" w:cs="LiberationMono-Bold"/>
          <w:b/>
          <w:bCs/>
          <w:color w:val="383A42"/>
          <w:kern w:val="0"/>
          <w:sz w:val="22"/>
          <w:szCs w:val="22"/>
        </w:rPr>
        <w:t>),</w:t>
      </w:r>
    </w:p>
    <w:p w14:paraId="69B5DBC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00BC6D3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7B73C6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Navigate to </w:t>
      </w:r>
      <w:r w:rsidRPr="00482101">
        <w:rPr>
          <w:rFonts w:ascii="LiberationMono" w:hAnsi="LiberationMono" w:cs="LiberationMono"/>
          <w:color w:val="000000"/>
          <w:kern w:val="0"/>
          <w:sz w:val="22"/>
          <w:szCs w:val="22"/>
        </w:rPr>
        <w:t xml:space="preserve">http://127.0.0.1:8000/blog/feed/ </w:t>
      </w:r>
      <w:r w:rsidRPr="00482101">
        <w:rPr>
          <w:rFonts w:ascii="LiberationSerif" w:hAnsi="LiberationSerif" w:cs="LiberationSerif"/>
          <w:color w:val="000000"/>
          <w:kern w:val="0"/>
          <w:sz w:val="30"/>
          <w:szCs w:val="30"/>
        </w:rPr>
        <w:t>in your browser. You should now see the RSS feed, including the last five blog posts:</w:t>
      </w:r>
    </w:p>
    <w:p w14:paraId="2B956908"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&lt;?xml version=</w:t>
      </w:r>
      <w:r w:rsidRPr="00482101">
        <w:rPr>
          <w:rFonts w:ascii="LiberationMono" w:hAnsi="LiberationMono" w:cs="LiberationMono"/>
          <w:color w:val="50A24F"/>
          <w:kern w:val="0"/>
          <w:sz w:val="22"/>
          <w:szCs w:val="22"/>
        </w:rPr>
        <w:t xml:space="preserve">"1.0" </w:t>
      </w:r>
      <w:r w:rsidRPr="00482101">
        <w:rPr>
          <w:rFonts w:ascii="LiberationMono" w:hAnsi="LiberationMono" w:cs="LiberationMono"/>
          <w:color w:val="4078F3"/>
          <w:kern w:val="0"/>
          <w:sz w:val="22"/>
          <w:szCs w:val="22"/>
        </w:rPr>
        <w:t>encoding=</w:t>
      </w:r>
      <w:r w:rsidRPr="00482101">
        <w:rPr>
          <w:rFonts w:ascii="LiberationMono" w:hAnsi="LiberationMono" w:cs="LiberationMono"/>
          <w:color w:val="50A24F"/>
          <w:kern w:val="0"/>
          <w:sz w:val="22"/>
          <w:szCs w:val="22"/>
        </w:rPr>
        <w:t>"utf-8"</w:t>
      </w:r>
      <w:r w:rsidRPr="00482101">
        <w:rPr>
          <w:rFonts w:ascii="LiberationMono" w:hAnsi="LiberationMono" w:cs="LiberationMono"/>
          <w:color w:val="4078F3"/>
          <w:kern w:val="0"/>
          <w:sz w:val="22"/>
          <w:szCs w:val="22"/>
        </w:rPr>
        <w:t>?&gt;</w:t>
      </w:r>
    </w:p>
    <w:p w14:paraId="1DEB118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rss </w:t>
      </w:r>
      <w:r w:rsidRPr="00482101">
        <w:rPr>
          <w:rFonts w:ascii="LiberationMono" w:hAnsi="LiberationMono" w:cs="LiberationMono"/>
          <w:color w:val="996801"/>
          <w:kern w:val="0"/>
          <w:sz w:val="22"/>
          <w:szCs w:val="22"/>
        </w:rPr>
        <w:t>xmlns:atom</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xml:space="preserve">"http://www.w3.org/2005/Atom" </w:t>
      </w:r>
      <w:r w:rsidRPr="00482101">
        <w:rPr>
          <w:rFonts w:ascii="LiberationMono" w:hAnsi="LiberationMono" w:cs="LiberationMono"/>
          <w:color w:val="996801"/>
          <w:kern w:val="0"/>
          <w:sz w:val="22"/>
          <w:szCs w:val="22"/>
        </w:rPr>
        <w:t>version</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"2.0"</w:t>
      </w:r>
      <w:r w:rsidRPr="00482101">
        <w:rPr>
          <w:rFonts w:ascii="LiberationMono" w:hAnsi="LiberationMono" w:cs="LiberationMono"/>
          <w:color w:val="383A42"/>
          <w:kern w:val="0"/>
          <w:sz w:val="22"/>
          <w:szCs w:val="22"/>
        </w:rPr>
        <w:t>&gt;</w:t>
      </w:r>
    </w:p>
    <w:p w14:paraId="5E0C35A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channel</w:t>
      </w:r>
      <w:r w:rsidRPr="00482101">
        <w:rPr>
          <w:rFonts w:ascii="LiberationMono" w:hAnsi="LiberationMono" w:cs="LiberationMono"/>
          <w:color w:val="383A42"/>
          <w:kern w:val="0"/>
          <w:sz w:val="22"/>
          <w:szCs w:val="22"/>
        </w:rPr>
        <w:t>&gt;</w:t>
      </w:r>
    </w:p>
    <w:p w14:paraId="1573C1D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w:t>
      </w:r>
    </w:p>
    <w:p w14:paraId="14E0B52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link</w:t>
      </w:r>
      <w:r w:rsidRPr="00482101">
        <w:rPr>
          <w:rFonts w:ascii="LiberationMono" w:hAnsi="LiberationMono" w:cs="LiberationMono"/>
          <w:color w:val="383A42"/>
          <w:kern w:val="0"/>
          <w:sz w:val="22"/>
          <w:szCs w:val="22"/>
        </w:rPr>
        <w:t>&gt;http://localhost:8000/blog/&lt;/</w:t>
      </w:r>
      <w:r w:rsidRPr="00482101">
        <w:rPr>
          <w:rFonts w:ascii="LiberationMono" w:hAnsi="LiberationMono" w:cs="LiberationMono"/>
          <w:color w:val="E55649"/>
          <w:kern w:val="0"/>
          <w:sz w:val="22"/>
          <w:szCs w:val="22"/>
        </w:rPr>
        <w:t>link</w:t>
      </w:r>
      <w:r w:rsidRPr="00482101">
        <w:rPr>
          <w:rFonts w:ascii="LiberationMono" w:hAnsi="LiberationMono" w:cs="LiberationMono"/>
          <w:color w:val="383A42"/>
          <w:kern w:val="0"/>
          <w:sz w:val="22"/>
          <w:szCs w:val="22"/>
        </w:rPr>
        <w:t>&gt;</w:t>
      </w:r>
    </w:p>
    <w:p w14:paraId="0B9203F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description</w:t>
      </w:r>
      <w:r w:rsidRPr="00482101">
        <w:rPr>
          <w:rFonts w:ascii="LiberationMono" w:hAnsi="LiberationMono" w:cs="LiberationMono"/>
          <w:color w:val="383A42"/>
          <w:kern w:val="0"/>
          <w:sz w:val="22"/>
          <w:szCs w:val="22"/>
        </w:rPr>
        <w:t>&gt;New posts of my blog.&lt;/</w:t>
      </w:r>
      <w:r w:rsidRPr="00482101">
        <w:rPr>
          <w:rFonts w:ascii="LiberationMono" w:hAnsi="LiberationMono" w:cs="LiberationMono"/>
          <w:color w:val="E55649"/>
          <w:kern w:val="0"/>
          <w:sz w:val="22"/>
          <w:szCs w:val="22"/>
        </w:rPr>
        <w:t>description</w:t>
      </w:r>
      <w:r w:rsidRPr="00482101">
        <w:rPr>
          <w:rFonts w:ascii="LiberationMono" w:hAnsi="LiberationMono" w:cs="LiberationMono"/>
          <w:color w:val="383A42"/>
          <w:kern w:val="0"/>
          <w:sz w:val="22"/>
          <w:szCs w:val="22"/>
        </w:rPr>
        <w:t>&gt;</w:t>
      </w:r>
    </w:p>
    <w:p w14:paraId="7BAEE50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atom:link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xml:space="preserve">"http://localhost:8000/blog/feed/" </w:t>
      </w:r>
      <w:r w:rsidRPr="00482101">
        <w:rPr>
          <w:rFonts w:ascii="LiberationMono" w:hAnsi="LiberationMono" w:cs="LiberationMono"/>
          <w:color w:val="996801"/>
          <w:kern w:val="0"/>
          <w:sz w:val="22"/>
          <w:szCs w:val="22"/>
        </w:rPr>
        <w:t>rel</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"self"</w:t>
      </w:r>
      <w:r w:rsidRPr="00482101">
        <w:rPr>
          <w:rFonts w:ascii="LiberationMono" w:hAnsi="LiberationMono" w:cs="LiberationMono"/>
          <w:color w:val="383A42"/>
          <w:kern w:val="0"/>
          <w:sz w:val="22"/>
          <w:szCs w:val="22"/>
        </w:rPr>
        <w:t>/&gt;</w:t>
      </w:r>
    </w:p>
    <w:p w14:paraId="7F96517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language</w:t>
      </w:r>
      <w:r w:rsidRPr="00482101">
        <w:rPr>
          <w:rFonts w:ascii="LiberationMono" w:hAnsi="LiberationMono" w:cs="LiberationMono"/>
          <w:color w:val="383A42"/>
          <w:kern w:val="0"/>
          <w:sz w:val="22"/>
          <w:szCs w:val="22"/>
        </w:rPr>
        <w:t>&gt;en-us&lt;/</w:t>
      </w:r>
      <w:r w:rsidRPr="00482101">
        <w:rPr>
          <w:rFonts w:ascii="LiberationMono" w:hAnsi="LiberationMono" w:cs="LiberationMono"/>
          <w:color w:val="E55649"/>
          <w:kern w:val="0"/>
          <w:sz w:val="22"/>
          <w:szCs w:val="22"/>
        </w:rPr>
        <w:t>language</w:t>
      </w:r>
      <w:r w:rsidRPr="00482101">
        <w:rPr>
          <w:rFonts w:ascii="LiberationMono" w:hAnsi="LiberationMono" w:cs="LiberationMono"/>
          <w:color w:val="383A42"/>
          <w:kern w:val="0"/>
          <w:sz w:val="22"/>
          <w:szCs w:val="22"/>
        </w:rPr>
        <w:t>&gt;</w:t>
      </w:r>
    </w:p>
    <w:p w14:paraId="44C0BE3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lastBuildDate</w:t>
      </w:r>
      <w:r w:rsidRPr="00482101">
        <w:rPr>
          <w:rFonts w:ascii="LiberationMono" w:hAnsi="LiberationMono" w:cs="LiberationMono"/>
          <w:color w:val="383A42"/>
          <w:kern w:val="0"/>
          <w:sz w:val="22"/>
          <w:szCs w:val="22"/>
        </w:rPr>
        <w:t>&gt;Tue, 02 Jan 2024 16:30:00 +0000&lt;/</w:t>
      </w:r>
      <w:r w:rsidRPr="00482101">
        <w:rPr>
          <w:rFonts w:ascii="LiberationMono" w:hAnsi="LiberationMono" w:cs="LiberationMono"/>
          <w:color w:val="E55649"/>
          <w:kern w:val="0"/>
          <w:sz w:val="22"/>
          <w:szCs w:val="22"/>
        </w:rPr>
        <w:t>lastBuildDate</w:t>
      </w:r>
      <w:r w:rsidRPr="00482101">
        <w:rPr>
          <w:rFonts w:ascii="LiberationMono" w:hAnsi="LiberationMono" w:cs="LiberationMono"/>
          <w:color w:val="383A42"/>
          <w:kern w:val="0"/>
          <w:sz w:val="22"/>
          <w:szCs w:val="22"/>
        </w:rPr>
        <w:t>&gt;</w:t>
      </w:r>
    </w:p>
    <w:p w14:paraId="314E186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item</w:t>
      </w:r>
      <w:r w:rsidRPr="00482101">
        <w:rPr>
          <w:rFonts w:ascii="LiberationMono" w:hAnsi="LiberationMono" w:cs="LiberationMono"/>
          <w:color w:val="383A42"/>
          <w:kern w:val="0"/>
          <w:sz w:val="22"/>
          <w:szCs w:val="22"/>
        </w:rPr>
        <w:t>&gt;</w:t>
      </w:r>
    </w:p>
    <w:p w14:paraId="1C0BDC4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&gt;Markdown post&lt;/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w:t>
      </w:r>
    </w:p>
    <w:p w14:paraId="0E0E38A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link</w:t>
      </w:r>
      <w:r w:rsidRPr="00482101">
        <w:rPr>
          <w:rFonts w:ascii="LiberationMono" w:hAnsi="LiberationMono" w:cs="LiberationMono"/>
          <w:color w:val="383A42"/>
          <w:kern w:val="0"/>
          <w:sz w:val="22"/>
          <w:szCs w:val="22"/>
        </w:rPr>
        <w:t>&gt;http://localhost:8000/blog/2024/1/2/markdown-post/&lt;/</w:t>
      </w:r>
      <w:r w:rsidRPr="00482101">
        <w:rPr>
          <w:rFonts w:ascii="LiberationMono" w:hAnsi="LiberationMono" w:cs="LiberationMono"/>
          <w:color w:val="E55649"/>
          <w:kern w:val="0"/>
          <w:sz w:val="22"/>
          <w:szCs w:val="22"/>
        </w:rPr>
        <w:t>link</w:t>
      </w:r>
      <w:r w:rsidRPr="00482101">
        <w:rPr>
          <w:rFonts w:ascii="LiberationMono" w:hAnsi="LiberationMono" w:cs="LiberationMono"/>
          <w:color w:val="383A42"/>
          <w:kern w:val="0"/>
          <w:sz w:val="22"/>
          <w:szCs w:val="22"/>
        </w:rPr>
        <w:t>&gt;</w:t>
      </w:r>
    </w:p>
    <w:p w14:paraId="529F521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description</w:t>
      </w:r>
      <w:r w:rsidRPr="00482101">
        <w:rPr>
          <w:rFonts w:ascii="LiberationMono" w:hAnsi="LiberationMono" w:cs="LiberationMono"/>
          <w:color w:val="383A42"/>
          <w:kern w:val="0"/>
          <w:sz w:val="22"/>
          <w:szCs w:val="22"/>
        </w:rPr>
        <w:t>&gt;This is a post formatted with ...&lt;/</w:t>
      </w:r>
      <w:r w:rsidRPr="00482101">
        <w:rPr>
          <w:rFonts w:ascii="LiberationMono" w:hAnsi="LiberationMono" w:cs="LiberationMono"/>
          <w:color w:val="E55649"/>
          <w:kern w:val="0"/>
          <w:sz w:val="22"/>
          <w:szCs w:val="22"/>
        </w:rPr>
        <w:t>description</w:t>
      </w:r>
      <w:r w:rsidRPr="00482101">
        <w:rPr>
          <w:rFonts w:ascii="LiberationMono" w:hAnsi="LiberationMono" w:cs="LiberationMono"/>
          <w:color w:val="383A42"/>
          <w:kern w:val="0"/>
          <w:sz w:val="22"/>
          <w:szCs w:val="22"/>
        </w:rPr>
        <w:t>&gt;</w:t>
      </w:r>
    </w:p>
    <w:p w14:paraId="451D929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guid</w:t>
      </w:r>
      <w:r w:rsidRPr="00482101">
        <w:rPr>
          <w:rFonts w:ascii="LiberationMono" w:hAnsi="LiberationMono" w:cs="LiberationMono"/>
          <w:color w:val="383A42"/>
          <w:kern w:val="0"/>
          <w:sz w:val="22"/>
          <w:szCs w:val="22"/>
        </w:rPr>
        <w:t>&gt;http://localhost:8000/blog/2024/1/2/markdown-post/&lt;/</w:t>
      </w:r>
      <w:r w:rsidRPr="00482101">
        <w:rPr>
          <w:rFonts w:ascii="LiberationMono" w:hAnsi="LiberationMono" w:cs="LiberationMono"/>
          <w:color w:val="E55649"/>
          <w:kern w:val="0"/>
          <w:sz w:val="22"/>
          <w:szCs w:val="22"/>
        </w:rPr>
        <w:t>guid</w:t>
      </w:r>
      <w:r w:rsidRPr="00482101">
        <w:rPr>
          <w:rFonts w:ascii="LiberationMono" w:hAnsi="LiberationMono" w:cs="LiberationMono"/>
          <w:color w:val="383A42"/>
          <w:kern w:val="0"/>
          <w:sz w:val="22"/>
          <w:szCs w:val="22"/>
        </w:rPr>
        <w:t>&gt;</w:t>
      </w:r>
    </w:p>
    <w:p w14:paraId="1A8CF72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item</w:t>
      </w:r>
      <w:r w:rsidRPr="00482101">
        <w:rPr>
          <w:rFonts w:ascii="LiberationMono" w:hAnsi="LiberationMono" w:cs="LiberationMono"/>
          <w:color w:val="383A42"/>
          <w:kern w:val="0"/>
          <w:sz w:val="22"/>
          <w:szCs w:val="22"/>
        </w:rPr>
        <w:t>&gt;</w:t>
      </w:r>
    </w:p>
    <w:p w14:paraId="2CF286A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6F23CB2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channel</w:t>
      </w:r>
      <w:r w:rsidRPr="00482101">
        <w:rPr>
          <w:rFonts w:ascii="LiberationMono" w:hAnsi="LiberationMono" w:cs="LiberationMono"/>
          <w:color w:val="383A42"/>
          <w:kern w:val="0"/>
          <w:sz w:val="22"/>
          <w:szCs w:val="22"/>
        </w:rPr>
        <w:t>&gt;</w:t>
      </w:r>
    </w:p>
    <w:p w14:paraId="4B36140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&lt;/</w:t>
      </w:r>
      <w:r w:rsidRPr="00482101">
        <w:rPr>
          <w:rFonts w:ascii="LiberationMono" w:hAnsi="LiberationMono" w:cs="LiberationMono"/>
          <w:color w:val="E55649"/>
          <w:kern w:val="0"/>
          <w:sz w:val="22"/>
          <w:szCs w:val="22"/>
        </w:rPr>
        <w:t>rss</w:t>
      </w:r>
      <w:r w:rsidRPr="00482101">
        <w:rPr>
          <w:rFonts w:ascii="LiberationMono" w:hAnsi="LiberationMono" w:cs="LiberationMono"/>
          <w:color w:val="383A42"/>
          <w:kern w:val="0"/>
          <w:sz w:val="22"/>
          <w:szCs w:val="22"/>
        </w:rPr>
        <w:t>&gt;</w:t>
      </w:r>
    </w:p>
    <w:p w14:paraId="74AC120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83DB36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If you use Chrome, you will see the XML code. If you use Safari, it will ask you to install an RSS feed reader.</w:t>
      </w:r>
    </w:p>
    <w:p w14:paraId="421823E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326123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Let’s install an RSS desktop client to view the RSS feed with a user-friendly interface. We will use Fluent Reader, which is a multi-platform RSS reader.</w:t>
      </w:r>
    </w:p>
    <w:p w14:paraId="56956B6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D46E4D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Download Fluent Reader for Linux, macOS, or Windows from</w:t>
      </w:r>
    </w:p>
    <w:p w14:paraId="63C65822"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sidRPr="00482101">
        <w:rPr>
          <w:rFonts w:ascii="LiberationMono" w:hAnsi="LiberationMono" w:cs="LiberationMono"/>
          <w:color w:val="0000EF"/>
          <w:kern w:val="0"/>
          <w:sz w:val="30"/>
          <w:szCs w:val="30"/>
        </w:rPr>
        <w:t>https://github.com/yang991178/fluentreader/releases</w:t>
      </w:r>
      <w:r w:rsidRPr="00482101">
        <w:rPr>
          <w:rFonts w:ascii="LiberationSerif" w:hAnsi="LiberationSerif" w:cs="LiberationSerif"/>
          <w:color w:val="000000"/>
          <w:kern w:val="0"/>
          <w:sz w:val="30"/>
          <w:szCs w:val="30"/>
        </w:rPr>
        <w:t>.</w:t>
      </w:r>
    </w:p>
    <w:p w14:paraId="4B30017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BB6234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Install Fluent Reader and open it. You will see the following screen:</w:t>
      </w:r>
    </w:p>
    <w:p w14:paraId="65733E57"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6BE47598" wp14:editId="36804C05">
            <wp:extent cx="6697980" cy="2720340"/>
            <wp:effectExtent l="0" t="0" r="7620" b="3810"/>
            <wp:docPr id="6245693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7980" cy="2720340"/>
                    </a:xfrm>
                    <a:prstGeom prst="rect">
                      <a:avLst/>
                    </a:prstGeom>
                    <a:noFill/>
                    <a:ln>
                      <a:noFill/>
                    </a:ln>
                  </pic:spPr>
                </pic:pic>
              </a:graphicData>
            </a:graphic>
          </wp:inline>
        </w:drawing>
      </w:r>
    </w:p>
    <w:p w14:paraId="112B859F"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3.20: Fluent Reader with no RSS feed sources</w:t>
      </w:r>
    </w:p>
    <w:p w14:paraId="4DB1DB7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B3D084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Click on the settings icon in the top-right corner of the window. You will see a screen to add RSS feed sources like the following one:</w:t>
      </w:r>
    </w:p>
    <w:p w14:paraId="2F73271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72F122C5" wp14:editId="27CFE04C">
            <wp:extent cx="6697980" cy="1882140"/>
            <wp:effectExtent l="0" t="0" r="7620" b="3810"/>
            <wp:docPr id="15928209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7980" cy="1882140"/>
                    </a:xfrm>
                    <a:prstGeom prst="rect">
                      <a:avLst/>
                    </a:prstGeom>
                    <a:noFill/>
                    <a:ln>
                      <a:noFill/>
                    </a:ln>
                  </pic:spPr>
                </pic:pic>
              </a:graphicData>
            </a:graphic>
          </wp:inline>
        </w:drawing>
      </w:r>
    </w:p>
    <w:p w14:paraId="6FAE9582"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3.21: Adding an RSS feed in Fluent Reader</w:t>
      </w:r>
    </w:p>
    <w:p w14:paraId="17AA905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5712E9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Enter </w:t>
      </w:r>
      <w:r w:rsidRPr="00482101">
        <w:rPr>
          <w:rFonts w:ascii="LiberationMono" w:hAnsi="LiberationMono" w:cs="LiberationMono"/>
          <w:color w:val="000000"/>
          <w:kern w:val="0"/>
          <w:sz w:val="22"/>
          <w:szCs w:val="22"/>
        </w:rPr>
        <w:t xml:space="preserve">http://127.0.0.1:8000/blog/feed/ </w:t>
      </w:r>
      <w:r w:rsidRPr="00482101">
        <w:rPr>
          <w:rFonts w:ascii="LiberationSerif" w:hAnsi="LiberationSerif" w:cs="LiberationSerif"/>
          <w:color w:val="000000"/>
          <w:kern w:val="0"/>
          <w:sz w:val="30"/>
          <w:szCs w:val="30"/>
        </w:rPr>
        <w:t xml:space="preserve">in the </w:t>
      </w:r>
      <w:r w:rsidRPr="00482101">
        <w:rPr>
          <w:rFonts w:ascii="LiberationSerif-Bold" w:hAnsi="LiberationSerif-Bold" w:cs="LiberationSerif-Bold"/>
          <w:b/>
          <w:bCs/>
          <w:color w:val="000000"/>
          <w:kern w:val="0"/>
          <w:sz w:val="30"/>
          <w:szCs w:val="30"/>
        </w:rPr>
        <w:t xml:space="preserve">Add source </w:t>
      </w:r>
      <w:r w:rsidRPr="00482101">
        <w:rPr>
          <w:rFonts w:ascii="LiberationSerif" w:hAnsi="LiberationSerif" w:cs="LiberationSerif"/>
          <w:color w:val="000000"/>
          <w:kern w:val="0"/>
          <w:sz w:val="30"/>
          <w:szCs w:val="30"/>
        </w:rPr>
        <w:t xml:space="preserve">field and clickon the </w:t>
      </w:r>
      <w:r w:rsidRPr="00482101">
        <w:rPr>
          <w:rFonts w:ascii="LiberationSerif-Bold" w:hAnsi="LiberationSerif-Bold" w:cs="LiberationSerif-Bold"/>
          <w:b/>
          <w:bCs/>
          <w:color w:val="000000"/>
          <w:kern w:val="0"/>
          <w:sz w:val="30"/>
          <w:szCs w:val="30"/>
        </w:rPr>
        <w:t xml:space="preserve">Add </w:t>
      </w:r>
      <w:r w:rsidRPr="00482101">
        <w:rPr>
          <w:rFonts w:ascii="LiberationSerif" w:hAnsi="LiberationSerif" w:cs="LiberationSerif"/>
          <w:color w:val="000000"/>
          <w:kern w:val="0"/>
          <w:sz w:val="30"/>
          <w:szCs w:val="30"/>
        </w:rPr>
        <w:t>button.</w:t>
      </w:r>
    </w:p>
    <w:p w14:paraId="6215BC9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6F09CE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You will see a new entry with the RSS feed of the blog in the table below the form, like this:</w:t>
      </w:r>
    </w:p>
    <w:p w14:paraId="07BF748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6CDC797B" wp14:editId="612D5486">
            <wp:extent cx="6697980" cy="2811780"/>
            <wp:effectExtent l="0" t="0" r="7620" b="7620"/>
            <wp:docPr id="12807065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7980" cy="2811780"/>
                    </a:xfrm>
                    <a:prstGeom prst="rect">
                      <a:avLst/>
                    </a:prstGeom>
                    <a:noFill/>
                    <a:ln>
                      <a:noFill/>
                    </a:ln>
                  </pic:spPr>
                </pic:pic>
              </a:graphicData>
            </a:graphic>
          </wp:inline>
        </w:drawing>
      </w:r>
    </w:p>
    <w:p w14:paraId="56E529A4"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3.22: RSS feed sources in Fluent Reader</w:t>
      </w:r>
    </w:p>
    <w:p w14:paraId="307B5BE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782B41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Now, go back to the main screen of Fluent Reader. You should be able to see the posts included in the blog RSS feed, as follows:</w:t>
      </w:r>
    </w:p>
    <w:p w14:paraId="3C44CA00" w14:textId="77777777" w:rsidR="00482101" w:rsidRPr="00482101" w:rsidRDefault="00482101" w:rsidP="00482101">
      <w:pPr>
        <w:autoSpaceDE w:val="0"/>
        <w:autoSpaceDN w:val="0"/>
        <w:adjustRightInd w:val="0"/>
        <w:spacing w:after="0" w:line="240" w:lineRule="auto"/>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noProof/>
          <w:color w:val="000000"/>
          <w:kern w:val="0"/>
          <w:sz w:val="22"/>
          <w:szCs w:val="22"/>
        </w:rPr>
        <w:drawing>
          <wp:inline distT="0" distB="0" distL="0" distR="0" wp14:anchorId="231087CD" wp14:editId="4C368542">
            <wp:extent cx="6697980" cy="2811780"/>
            <wp:effectExtent l="0" t="0" r="7620" b="7620"/>
            <wp:docPr id="2838273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7980" cy="2811780"/>
                    </a:xfrm>
                    <a:prstGeom prst="rect">
                      <a:avLst/>
                    </a:prstGeom>
                    <a:noFill/>
                    <a:ln>
                      <a:noFill/>
                    </a:ln>
                  </pic:spPr>
                </pic:pic>
              </a:graphicData>
            </a:graphic>
          </wp:inline>
        </w:drawing>
      </w:r>
    </w:p>
    <w:p w14:paraId="36063971"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3.23: RSS feed of the blog in Fluent Reader</w:t>
      </w:r>
    </w:p>
    <w:p w14:paraId="27D67CE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A83072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Click on a post to see a description:</w:t>
      </w:r>
    </w:p>
    <w:p w14:paraId="3FB7585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62A3213F" wp14:editId="273F59C9">
            <wp:extent cx="6697980" cy="1325880"/>
            <wp:effectExtent l="0" t="0" r="7620" b="7620"/>
            <wp:docPr id="2245397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7980" cy="1325880"/>
                    </a:xfrm>
                    <a:prstGeom prst="rect">
                      <a:avLst/>
                    </a:prstGeom>
                    <a:noFill/>
                    <a:ln>
                      <a:noFill/>
                    </a:ln>
                  </pic:spPr>
                </pic:pic>
              </a:graphicData>
            </a:graphic>
          </wp:inline>
        </w:drawing>
      </w:r>
    </w:p>
    <w:p w14:paraId="77C3BE6A"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3.24: The post description in Fluent Reader</w:t>
      </w:r>
    </w:p>
    <w:p w14:paraId="2B6CE20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Click on the third icon in the top-right corner of the window to load the full content of the post page:</w:t>
      </w:r>
    </w:p>
    <w:p w14:paraId="0B288B74"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44643D13" wp14:editId="5487DF90">
            <wp:extent cx="6697980" cy="5570220"/>
            <wp:effectExtent l="0" t="0" r="7620" b="0"/>
            <wp:docPr id="5897504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7980" cy="5570220"/>
                    </a:xfrm>
                    <a:prstGeom prst="rect">
                      <a:avLst/>
                    </a:prstGeom>
                    <a:noFill/>
                    <a:ln>
                      <a:noFill/>
                    </a:ln>
                  </pic:spPr>
                </pic:pic>
              </a:graphicData>
            </a:graphic>
          </wp:inline>
        </w:drawing>
      </w:r>
    </w:p>
    <w:p w14:paraId="2D7A913F"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3.25: The full content of a post in Fluent Reader</w:t>
      </w:r>
    </w:p>
    <w:p w14:paraId="5222E8E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04D45D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final step is to add an RSS feed subscription link to the blog’s sidebar.</w:t>
      </w:r>
    </w:p>
    <w:p w14:paraId="4F7D799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BAD5A1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the </w:t>
      </w:r>
      <w:r w:rsidRPr="00482101">
        <w:rPr>
          <w:rFonts w:ascii="LiberationMono" w:hAnsi="LiberationMono" w:cs="LiberationMono"/>
          <w:color w:val="000000"/>
          <w:kern w:val="0"/>
          <w:sz w:val="22"/>
          <w:szCs w:val="22"/>
        </w:rPr>
        <w:t xml:space="preserve">blog/base.html </w:t>
      </w:r>
      <w:r w:rsidRPr="00482101">
        <w:rPr>
          <w:rFonts w:ascii="LiberationSerif" w:hAnsi="LiberationSerif" w:cs="LiberationSerif"/>
          <w:color w:val="000000"/>
          <w:kern w:val="0"/>
          <w:sz w:val="30"/>
          <w:szCs w:val="30"/>
        </w:rPr>
        <w:t>template and add the following code highlighted in bold:</w:t>
      </w:r>
    </w:p>
    <w:p w14:paraId="6465D07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load blog_tags %}</w:t>
      </w:r>
    </w:p>
    <w:p w14:paraId="30FC24B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load static %}</w:t>
      </w:r>
    </w:p>
    <w:p w14:paraId="5419BAD4" w14:textId="77777777" w:rsidR="00482101" w:rsidRPr="00482101" w:rsidRDefault="00482101" w:rsidP="00482101">
      <w:pPr>
        <w:autoSpaceDE w:val="0"/>
        <w:autoSpaceDN w:val="0"/>
        <w:adjustRightInd w:val="0"/>
        <w:spacing w:after="0" w:line="240" w:lineRule="auto"/>
        <w:rPr>
          <w:rFonts w:ascii="LiberationMono" w:hAnsi="LiberationMono" w:cs="LiberationMono"/>
          <w:color w:val="4078F3"/>
          <w:kern w:val="0"/>
          <w:sz w:val="22"/>
          <w:szCs w:val="22"/>
        </w:rPr>
      </w:pPr>
      <w:r w:rsidRPr="00482101">
        <w:rPr>
          <w:rFonts w:ascii="LiberationMono" w:hAnsi="LiberationMono" w:cs="LiberationMono"/>
          <w:color w:val="4078F3"/>
          <w:kern w:val="0"/>
          <w:sz w:val="22"/>
          <w:szCs w:val="22"/>
        </w:rPr>
        <w:t xml:space="preserve">&lt;!DOCTYPE </w:t>
      </w:r>
      <w:r w:rsidRPr="00482101">
        <w:rPr>
          <w:rFonts w:ascii="LiberationMono" w:hAnsi="LiberationMono" w:cs="LiberationMono"/>
          <w:color w:val="A726A5"/>
          <w:kern w:val="0"/>
          <w:sz w:val="22"/>
          <w:szCs w:val="22"/>
        </w:rPr>
        <w:t>html</w:t>
      </w:r>
      <w:r w:rsidRPr="00482101">
        <w:rPr>
          <w:rFonts w:ascii="LiberationMono" w:hAnsi="LiberationMono" w:cs="LiberationMono"/>
          <w:color w:val="4078F3"/>
          <w:kern w:val="0"/>
          <w:sz w:val="22"/>
          <w:szCs w:val="22"/>
        </w:rPr>
        <w:t>&gt;</w:t>
      </w:r>
    </w:p>
    <w:p w14:paraId="7A2126E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html</w:t>
      </w:r>
      <w:r w:rsidRPr="00482101">
        <w:rPr>
          <w:rFonts w:ascii="LiberationMono" w:hAnsi="LiberationMono" w:cs="LiberationMono"/>
          <w:color w:val="383A42"/>
          <w:kern w:val="0"/>
          <w:sz w:val="22"/>
          <w:szCs w:val="22"/>
        </w:rPr>
        <w:t>&gt;</w:t>
      </w:r>
    </w:p>
    <w:p w14:paraId="64DDC46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head</w:t>
      </w:r>
      <w:r w:rsidRPr="00482101">
        <w:rPr>
          <w:rFonts w:ascii="LiberationMono" w:hAnsi="LiberationMono" w:cs="LiberationMono"/>
          <w:color w:val="383A42"/>
          <w:kern w:val="0"/>
          <w:sz w:val="22"/>
          <w:szCs w:val="22"/>
        </w:rPr>
        <w:t>&gt;</w:t>
      </w:r>
    </w:p>
    <w:p w14:paraId="2AC5947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 block title %}{% endblock %}&lt;/</w:t>
      </w:r>
      <w:r w:rsidRPr="00482101">
        <w:rPr>
          <w:rFonts w:ascii="LiberationMono" w:hAnsi="LiberationMono" w:cs="LiberationMono"/>
          <w:color w:val="E55649"/>
          <w:kern w:val="0"/>
          <w:sz w:val="22"/>
          <w:szCs w:val="22"/>
        </w:rPr>
        <w:t>title</w:t>
      </w:r>
      <w:r w:rsidRPr="00482101">
        <w:rPr>
          <w:rFonts w:ascii="LiberationMono" w:hAnsi="LiberationMono" w:cs="LiberationMono"/>
          <w:color w:val="383A42"/>
          <w:kern w:val="0"/>
          <w:sz w:val="22"/>
          <w:szCs w:val="22"/>
        </w:rPr>
        <w:t>&gt;</w:t>
      </w:r>
    </w:p>
    <w:p w14:paraId="78DC7CC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link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static "</w:t>
      </w:r>
      <w:r w:rsidRPr="00482101">
        <w:rPr>
          <w:rFonts w:ascii="LiberationMono" w:hAnsi="LiberationMono" w:cs="LiberationMono"/>
          <w:color w:val="996801"/>
          <w:kern w:val="0"/>
          <w:sz w:val="22"/>
          <w:szCs w:val="22"/>
        </w:rPr>
        <w:t>css</w:t>
      </w:r>
      <w:r w:rsidRPr="00482101">
        <w:rPr>
          <w:rFonts w:ascii="LiberationMono" w:hAnsi="LiberationMono" w:cs="LiberationMono"/>
          <w:color w:val="383A42"/>
          <w:kern w:val="0"/>
          <w:sz w:val="22"/>
          <w:szCs w:val="22"/>
        </w:rPr>
        <w:t>/</w:t>
      </w:r>
      <w:r w:rsidRPr="00482101">
        <w:rPr>
          <w:rFonts w:ascii="LiberationMono" w:hAnsi="LiberationMono" w:cs="LiberationMono"/>
          <w:color w:val="996801"/>
          <w:kern w:val="0"/>
          <w:sz w:val="22"/>
          <w:szCs w:val="22"/>
        </w:rPr>
        <w:t>blog.css</w:t>
      </w:r>
      <w:r w:rsidRPr="00482101">
        <w:rPr>
          <w:rFonts w:ascii="LiberationMono" w:hAnsi="LiberationMono" w:cs="LiberationMono"/>
          <w:color w:val="383A42"/>
          <w:kern w:val="0"/>
          <w:sz w:val="22"/>
          <w:szCs w:val="22"/>
        </w:rPr>
        <w:t xml:space="preserve">" %}" </w:t>
      </w:r>
      <w:r w:rsidRPr="00482101">
        <w:rPr>
          <w:rFonts w:ascii="LiberationMono" w:hAnsi="LiberationMono" w:cs="LiberationMono"/>
          <w:color w:val="996801"/>
          <w:kern w:val="0"/>
          <w:sz w:val="22"/>
          <w:szCs w:val="22"/>
        </w:rPr>
        <w:t>rel</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"stylesheet"</w:t>
      </w:r>
      <w:r w:rsidRPr="00482101">
        <w:rPr>
          <w:rFonts w:ascii="LiberationMono" w:hAnsi="LiberationMono" w:cs="LiberationMono"/>
          <w:color w:val="383A42"/>
          <w:kern w:val="0"/>
          <w:sz w:val="22"/>
          <w:szCs w:val="22"/>
        </w:rPr>
        <w:t>&gt;</w:t>
      </w:r>
    </w:p>
    <w:p w14:paraId="3DABD44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head</w:t>
      </w:r>
      <w:r w:rsidRPr="00482101">
        <w:rPr>
          <w:rFonts w:ascii="LiberationMono" w:hAnsi="LiberationMono" w:cs="LiberationMono"/>
          <w:color w:val="383A42"/>
          <w:kern w:val="0"/>
          <w:sz w:val="22"/>
          <w:szCs w:val="22"/>
        </w:rPr>
        <w:t>&gt;</w:t>
      </w:r>
    </w:p>
    <w:p w14:paraId="03FC917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body</w:t>
      </w:r>
      <w:r w:rsidRPr="00482101">
        <w:rPr>
          <w:rFonts w:ascii="LiberationMono" w:hAnsi="LiberationMono" w:cs="LiberationMono"/>
          <w:color w:val="383A42"/>
          <w:kern w:val="0"/>
          <w:sz w:val="22"/>
          <w:szCs w:val="22"/>
        </w:rPr>
        <w:t>&gt;</w:t>
      </w:r>
    </w:p>
    <w:p w14:paraId="0B65A05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id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"content"</w:t>
      </w:r>
      <w:r w:rsidRPr="00482101">
        <w:rPr>
          <w:rFonts w:ascii="LiberationMono" w:hAnsi="LiberationMono" w:cs="LiberationMono"/>
          <w:color w:val="383A42"/>
          <w:kern w:val="0"/>
          <w:sz w:val="22"/>
          <w:szCs w:val="22"/>
        </w:rPr>
        <w:t>&gt;</w:t>
      </w:r>
    </w:p>
    <w:p w14:paraId="54C49A6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block content %}</w:t>
      </w:r>
    </w:p>
    <w:p w14:paraId="1563F36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 xml:space="preserve">       {% endblock %}</w:t>
      </w:r>
    </w:p>
    <w:p w14:paraId="367D80A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07BE208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div </w:t>
      </w:r>
      <w:r w:rsidRPr="00482101">
        <w:rPr>
          <w:rFonts w:ascii="LiberationMono" w:hAnsi="LiberationMono" w:cs="LiberationMono"/>
          <w:color w:val="996801"/>
          <w:kern w:val="0"/>
          <w:sz w:val="22"/>
          <w:szCs w:val="22"/>
        </w:rPr>
        <w:t>id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"sidebar"</w:t>
      </w:r>
      <w:r w:rsidRPr="00482101">
        <w:rPr>
          <w:rFonts w:ascii="LiberationMono" w:hAnsi="LiberationMono" w:cs="LiberationMono"/>
          <w:color w:val="383A42"/>
          <w:kern w:val="0"/>
          <w:sz w:val="22"/>
          <w:szCs w:val="22"/>
        </w:rPr>
        <w:t>&gt;</w:t>
      </w:r>
    </w:p>
    <w:p w14:paraId="23F3817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&gt;My blog&lt;/</w:t>
      </w:r>
      <w:r w:rsidRPr="00482101">
        <w:rPr>
          <w:rFonts w:ascii="LiberationMono" w:hAnsi="LiberationMono" w:cs="LiberationMono"/>
          <w:color w:val="E55649"/>
          <w:kern w:val="0"/>
          <w:sz w:val="22"/>
          <w:szCs w:val="22"/>
        </w:rPr>
        <w:t>h2</w:t>
      </w:r>
      <w:r w:rsidRPr="00482101">
        <w:rPr>
          <w:rFonts w:ascii="LiberationMono" w:hAnsi="LiberationMono" w:cs="LiberationMono"/>
          <w:color w:val="383A42"/>
          <w:kern w:val="0"/>
          <w:sz w:val="22"/>
          <w:szCs w:val="22"/>
        </w:rPr>
        <w:t>&gt;</w:t>
      </w:r>
    </w:p>
    <w:p w14:paraId="4FB972B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1872A5D5"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This is my blog.</w:t>
      </w:r>
    </w:p>
    <w:p w14:paraId="01509D9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I've written {% total_posts %} posts so far.</w:t>
      </w:r>
    </w:p>
    <w:p w14:paraId="0CB99E9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4804E0D1"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p</w:t>
      </w:r>
      <w:r w:rsidRPr="00482101">
        <w:rPr>
          <w:rFonts w:ascii="LiberationMono-Bold" w:hAnsi="LiberationMono-Bold" w:cs="LiberationMono-Bold"/>
          <w:b/>
          <w:bCs/>
          <w:color w:val="383A42"/>
          <w:kern w:val="0"/>
          <w:sz w:val="22"/>
          <w:szCs w:val="22"/>
        </w:rPr>
        <w:t>&gt;</w:t>
      </w:r>
    </w:p>
    <w:p w14:paraId="7E31837B"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 xml:space="preserve">a </w:t>
      </w:r>
      <w:r w:rsidRPr="00482101">
        <w:rPr>
          <w:rFonts w:ascii="LiberationMono-Bold" w:hAnsi="LiberationMono-Bold" w:cs="LiberationMono-Bold"/>
          <w:b/>
          <w:bCs/>
          <w:color w:val="996801"/>
          <w:kern w:val="0"/>
          <w:sz w:val="22"/>
          <w:szCs w:val="22"/>
        </w:rPr>
        <w:t>href</w:t>
      </w:r>
      <w:r w:rsidRPr="00482101">
        <w:rPr>
          <w:rFonts w:ascii="LiberationMono-Bold" w:hAnsi="LiberationMono-Bold" w:cs="LiberationMono-Bold"/>
          <w:b/>
          <w:bCs/>
          <w:color w:val="383A42"/>
          <w:kern w:val="0"/>
          <w:sz w:val="22"/>
          <w:szCs w:val="22"/>
        </w:rPr>
        <w:t>=</w:t>
      </w:r>
      <w:r w:rsidRPr="00482101">
        <w:rPr>
          <w:rFonts w:ascii="LiberationMono-Bold" w:hAnsi="LiberationMono-Bold" w:cs="LiberationMono-Bold"/>
          <w:b/>
          <w:bCs/>
          <w:color w:val="50A24F"/>
          <w:kern w:val="0"/>
          <w:sz w:val="22"/>
          <w:szCs w:val="22"/>
        </w:rPr>
        <w:t>"{% url "</w:t>
      </w:r>
      <w:r w:rsidRPr="00482101">
        <w:rPr>
          <w:rFonts w:ascii="LiberationMono-Bold" w:hAnsi="LiberationMono-Bold" w:cs="LiberationMono-Bold"/>
          <w:b/>
          <w:bCs/>
          <w:color w:val="996801"/>
          <w:kern w:val="0"/>
          <w:sz w:val="22"/>
          <w:szCs w:val="22"/>
        </w:rPr>
        <w:t>blog:post_feed</w:t>
      </w:r>
      <w:r w:rsidRPr="00482101">
        <w:rPr>
          <w:rFonts w:ascii="LiberationMono-Bold" w:hAnsi="LiberationMono-Bold" w:cs="LiberationMono-Bold"/>
          <w:b/>
          <w:bCs/>
          <w:color w:val="383A42"/>
          <w:kern w:val="0"/>
          <w:sz w:val="22"/>
          <w:szCs w:val="22"/>
        </w:rPr>
        <w:t>" %}"&gt;</w:t>
      </w:r>
    </w:p>
    <w:p w14:paraId="4C8E0E34"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Subscribe to my RSS feed</w:t>
      </w:r>
    </w:p>
    <w:p w14:paraId="00C3B8F0"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a</w:t>
      </w:r>
      <w:r w:rsidRPr="00482101">
        <w:rPr>
          <w:rFonts w:ascii="LiberationMono-Bold" w:hAnsi="LiberationMono-Bold" w:cs="LiberationMono-Bold"/>
          <w:b/>
          <w:bCs/>
          <w:color w:val="383A42"/>
          <w:kern w:val="0"/>
          <w:sz w:val="22"/>
          <w:szCs w:val="22"/>
        </w:rPr>
        <w:t>&gt;</w:t>
      </w:r>
    </w:p>
    <w:p w14:paraId="6F9A6CB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&lt;/</w:t>
      </w:r>
      <w:r w:rsidRPr="00482101">
        <w:rPr>
          <w:rFonts w:ascii="LiberationMono-Bold" w:hAnsi="LiberationMono-Bold" w:cs="LiberationMono-Bold"/>
          <w:b/>
          <w:bCs/>
          <w:color w:val="E55649"/>
          <w:kern w:val="0"/>
          <w:sz w:val="22"/>
          <w:szCs w:val="22"/>
        </w:rPr>
        <w:t>p</w:t>
      </w:r>
      <w:r w:rsidRPr="00482101">
        <w:rPr>
          <w:rFonts w:ascii="LiberationMono-Bold" w:hAnsi="LiberationMono-Bold" w:cs="LiberationMono-Bold"/>
          <w:b/>
          <w:bCs/>
          <w:color w:val="383A42"/>
          <w:kern w:val="0"/>
          <w:sz w:val="22"/>
          <w:szCs w:val="22"/>
        </w:rPr>
        <w:t>&gt;</w:t>
      </w:r>
    </w:p>
    <w:p w14:paraId="12494B5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h3</w:t>
      </w:r>
      <w:r w:rsidRPr="00482101">
        <w:rPr>
          <w:rFonts w:ascii="LiberationMono" w:hAnsi="LiberationMono" w:cs="LiberationMono"/>
          <w:color w:val="383A42"/>
          <w:kern w:val="0"/>
          <w:sz w:val="22"/>
          <w:szCs w:val="22"/>
        </w:rPr>
        <w:t>&gt;Latest posts&lt;/</w:t>
      </w:r>
      <w:r w:rsidRPr="00482101">
        <w:rPr>
          <w:rFonts w:ascii="LiberationMono" w:hAnsi="LiberationMono" w:cs="LiberationMono"/>
          <w:color w:val="E55649"/>
          <w:kern w:val="0"/>
          <w:sz w:val="22"/>
          <w:szCs w:val="22"/>
        </w:rPr>
        <w:t>h3</w:t>
      </w:r>
      <w:r w:rsidRPr="00482101">
        <w:rPr>
          <w:rFonts w:ascii="LiberationMono" w:hAnsi="LiberationMono" w:cs="LiberationMono"/>
          <w:color w:val="383A42"/>
          <w:kern w:val="0"/>
          <w:sz w:val="22"/>
          <w:szCs w:val="22"/>
        </w:rPr>
        <w:t>&gt;</w:t>
      </w:r>
    </w:p>
    <w:p w14:paraId="20DB800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show_latest_posts 3 %}</w:t>
      </w:r>
    </w:p>
    <w:p w14:paraId="1FCA597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h3</w:t>
      </w:r>
      <w:r w:rsidRPr="00482101">
        <w:rPr>
          <w:rFonts w:ascii="LiberationMono" w:hAnsi="LiberationMono" w:cs="LiberationMono"/>
          <w:color w:val="383A42"/>
          <w:kern w:val="0"/>
          <w:sz w:val="22"/>
          <w:szCs w:val="22"/>
        </w:rPr>
        <w:t>&gt;Most commented posts&lt;/</w:t>
      </w:r>
      <w:r w:rsidRPr="00482101">
        <w:rPr>
          <w:rFonts w:ascii="LiberationMono" w:hAnsi="LiberationMono" w:cs="LiberationMono"/>
          <w:color w:val="E55649"/>
          <w:kern w:val="0"/>
          <w:sz w:val="22"/>
          <w:szCs w:val="22"/>
        </w:rPr>
        <w:t>h3</w:t>
      </w:r>
      <w:r w:rsidRPr="00482101">
        <w:rPr>
          <w:rFonts w:ascii="LiberationMono" w:hAnsi="LiberationMono" w:cs="LiberationMono"/>
          <w:color w:val="383A42"/>
          <w:kern w:val="0"/>
          <w:sz w:val="22"/>
          <w:szCs w:val="22"/>
        </w:rPr>
        <w:t>&gt;</w:t>
      </w:r>
    </w:p>
    <w:p w14:paraId="30D6FF6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get_most_commented_posts as most_commented_posts %}</w:t>
      </w:r>
    </w:p>
    <w:p w14:paraId="4311C03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ul</w:t>
      </w:r>
      <w:r w:rsidRPr="00482101">
        <w:rPr>
          <w:rFonts w:ascii="LiberationMono" w:hAnsi="LiberationMono" w:cs="LiberationMono"/>
          <w:color w:val="383A42"/>
          <w:kern w:val="0"/>
          <w:sz w:val="22"/>
          <w:szCs w:val="22"/>
        </w:rPr>
        <w:t>&gt;</w:t>
      </w:r>
    </w:p>
    <w:p w14:paraId="1B0863CA"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for post in most_commented_posts %}</w:t>
      </w:r>
    </w:p>
    <w:p w14:paraId="2BE8F36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li</w:t>
      </w:r>
      <w:r w:rsidRPr="00482101">
        <w:rPr>
          <w:rFonts w:ascii="LiberationMono" w:hAnsi="LiberationMono" w:cs="LiberationMono"/>
          <w:color w:val="383A42"/>
          <w:kern w:val="0"/>
          <w:sz w:val="22"/>
          <w:szCs w:val="22"/>
        </w:rPr>
        <w:t>&gt;</w:t>
      </w:r>
    </w:p>
    <w:p w14:paraId="22CDB68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post.get_absolute_url }}"</w:t>
      </w:r>
      <w:r w:rsidRPr="00482101">
        <w:rPr>
          <w:rFonts w:ascii="LiberationMono" w:hAnsi="LiberationMono" w:cs="LiberationMono"/>
          <w:color w:val="383A42"/>
          <w:kern w:val="0"/>
          <w:sz w:val="22"/>
          <w:szCs w:val="22"/>
        </w:rPr>
        <w:t>&gt;{{ post.title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48DFBD7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li</w:t>
      </w:r>
      <w:r w:rsidRPr="00482101">
        <w:rPr>
          <w:rFonts w:ascii="LiberationMono" w:hAnsi="LiberationMono" w:cs="LiberationMono"/>
          <w:color w:val="383A42"/>
          <w:kern w:val="0"/>
          <w:sz w:val="22"/>
          <w:szCs w:val="22"/>
        </w:rPr>
        <w:t>&gt;</w:t>
      </w:r>
    </w:p>
    <w:p w14:paraId="4A74846D"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endfor %}</w:t>
      </w:r>
    </w:p>
    <w:p w14:paraId="73092FA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ul</w:t>
      </w:r>
      <w:r w:rsidRPr="00482101">
        <w:rPr>
          <w:rFonts w:ascii="LiberationMono" w:hAnsi="LiberationMono" w:cs="LiberationMono"/>
          <w:color w:val="383A42"/>
          <w:kern w:val="0"/>
          <w:sz w:val="22"/>
          <w:szCs w:val="22"/>
        </w:rPr>
        <w:t>&gt;</w:t>
      </w:r>
    </w:p>
    <w:p w14:paraId="4275DC4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div</w:t>
      </w:r>
      <w:r w:rsidRPr="00482101">
        <w:rPr>
          <w:rFonts w:ascii="LiberationMono" w:hAnsi="LiberationMono" w:cs="LiberationMono"/>
          <w:color w:val="383A42"/>
          <w:kern w:val="0"/>
          <w:sz w:val="22"/>
          <w:szCs w:val="22"/>
        </w:rPr>
        <w:t>&gt;</w:t>
      </w:r>
    </w:p>
    <w:p w14:paraId="3E907C1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body</w:t>
      </w:r>
      <w:r w:rsidRPr="00482101">
        <w:rPr>
          <w:rFonts w:ascii="LiberationMono" w:hAnsi="LiberationMono" w:cs="LiberationMono"/>
          <w:color w:val="383A42"/>
          <w:kern w:val="0"/>
          <w:sz w:val="22"/>
          <w:szCs w:val="22"/>
        </w:rPr>
        <w:t>&gt;</w:t>
      </w:r>
    </w:p>
    <w:p w14:paraId="47F45DB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html</w:t>
      </w:r>
      <w:r w:rsidRPr="00482101">
        <w:rPr>
          <w:rFonts w:ascii="LiberationMono" w:hAnsi="LiberationMono" w:cs="LiberationMono"/>
          <w:color w:val="383A42"/>
          <w:kern w:val="0"/>
          <w:sz w:val="22"/>
          <w:szCs w:val="22"/>
        </w:rPr>
        <w:t>&gt;</w:t>
      </w:r>
    </w:p>
    <w:p w14:paraId="04BBD82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560EDA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open </w:t>
      </w:r>
      <w:r w:rsidRPr="00482101">
        <w:rPr>
          <w:rFonts w:ascii="LiberationMono" w:hAnsi="LiberationMono" w:cs="LiberationMono"/>
          <w:color w:val="000000"/>
          <w:kern w:val="0"/>
          <w:sz w:val="22"/>
          <w:szCs w:val="22"/>
        </w:rPr>
        <w:t xml:space="preserve">http://127.0.0.1:8000/blog/ </w:t>
      </w:r>
      <w:r w:rsidRPr="00482101">
        <w:rPr>
          <w:rFonts w:ascii="LiberationSerif" w:hAnsi="LiberationSerif" w:cs="LiberationSerif"/>
          <w:color w:val="000000"/>
          <w:kern w:val="0"/>
          <w:sz w:val="30"/>
          <w:szCs w:val="30"/>
        </w:rPr>
        <w:t>in your browser and take a look at the sidebar. The new link will take users to the blog’s feed:</w:t>
      </w:r>
    </w:p>
    <w:p w14:paraId="6289AEBA"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7B987319" wp14:editId="2284737B">
            <wp:extent cx="3070860" cy="3352800"/>
            <wp:effectExtent l="0" t="0" r="0" b="0"/>
            <wp:docPr id="14183256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0860" cy="3352800"/>
                    </a:xfrm>
                    <a:prstGeom prst="rect">
                      <a:avLst/>
                    </a:prstGeom>
                    <a:noFill/>
                    <a:ln>
                      <a:noFill/>
                    </a:ln>
                  </pic:spPr>
                </pic:pic>
              </a:graphicData>
            </a:graphic>
          </wp:inline>
        </w:drawing>
      </w:r>
    </w:p>
    <w:p w14:paraId="570102F7"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3.26: The RSS feed subscription link added to the sidebar</w:t>
      </w:r>
    </w:p>
    <w:p w14:paraId="5CDB9F1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07200C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You can read more about the Django syndication feed framework at</w:t>
      </w:r>
    </w:p>
    <w:p w14:paraId="6094B59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https://docs.djangoproject.com/en/5.0/ref/contrib/syndication/</w:t>
      </w:r>
      <w:r w:rsidRPr="00482101">
        <w:rPr>
          <w:rFonts w:ascii="LiberationSerif" w:hAnsi="LiberationSerif" w:cs="LiberationSerif"/>
          <w:color w:val="000000"/>
          <w:kern w:val="0"/>
          <w:sz w:val="30"/>
          <w:szCs w:val="30"/>
        </w:rPr>
        <w:t>.</w:t>
      </w:r>
    </w:p>
    <w:p w14:paraId="440695CE"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p>
    <w:p w14:paraId="4BADCBAA"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Adding full-text search to the blog</w:t>
      </w:r>
    </w:p>
    <w:p w14:paraId="656B0BB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Next, we will add search capabilities to the blog. Searching for data in the database with user input is a common task for web applications. The Django ORM allows you to perform simple matching operations using, for example, the </w:t>
      </w:r>
      <w:r w:rsidRPr="00482101">
        <w:rPr>
          <w:rFonts w:ascii="LiberationMono" w:hAnsi="LiberationMono" w:cs="LiberationMono"/>
          <w:color w:val="000000"/>
          <w:kern w:val="0"/>
          <w:sz w:val="22"/>
          <w:szCs w:val="22"/>
        </w:rPr>
        <w:t xml:space="preserve">contains </w:t>
      </w:r>
      <w:r w:rsidRPr="00482101">
        <w:rPr>
          <w:rFonts w:ascii="LiberationSerif" w:hAnsi="LiberationSerif" w:cs="LiberationSerif"/>
          <w:color w:val="000000"/>
          <w:kern w:val="0"/>
          <w:sz w:val="30"/>
          <w:szCs w:val="30"/>
        </w:rPr>
        <w:t xml:space="preserve">filter (or its case-insensitive version, </w:t>
      </w:r>
      <w:r w:rsidRPr="00482101">
        <w:rPr>
          <w:rFonts w:ascii="LiberationMono" w:hAnsi="LiberationMono" w:cs="LiberationMono"/>
          <w:color w:val="000000"/>
          <w:kern w:val="0"/>
          <w:sz w:val="22"/>
          <w:szCs w:val="22"/>
        </w:rPr>
        <w:t xml:space="preserve">icontains </w:t>
      </w:r>
      <w:r w:rsidRPr="00482101">
        <w:rPr>
          <w:rFonts w:ascii="LiberationSerif" w:hAnsi="LiberationSerif" w:cs="LiberationSerif"/>
          <w:color w:val="000000"/>
          <w:kern w:val="0"/>
          <w:sz w:val="30"/>
          <w:szCs w:val="30"/>
        </w:rPr>
        <w:t xml:space="preserve">). You can use the following query to find posts that contain the word </w:t>
      </w:r>
      <w:r w:rsidRPr="00482101">
        <w:rPr>
          <w:rFonts w:ascii="LiberationMono" w:hAnsi="LiberationMono" w:cs="LiberationMono"/>
          <w:color w:val="000000"/>
          <w:kern w:val="0"/>
          <w:sz w:val="22"/>
          <w:szCs w:val="22"/>
        </w:rPr>
        <w:t xml:space="preserve">framework </w:t>
      </w:r>
      <w:r w:rsidRPr="00482101">
        <w:rPr>
          <w:rFonts w:ascii="LiberationSerif" w:hAnsi="LiberationSerif" w:cs="LiberationSerif"/>
          <w:color w:val="000000"/>
          <w:kern w:val="0"/>
          <w:sz w:val="30"/>
          <w:szCs w:val="30"/>
        </w:rPr>
        <w:t>in their body:</w:t>
      </w:r>
    </w:p>
    <w:p w14:paraId="56ACD52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blog.models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Post</w:t>
      </w:r>
    </w:p>
    <w:p w14:paraId="3F7A0E1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Post.objects.</w:t>
      </w:r>
      <w:r w:rsidRPr="00482101">
        <w:rPr>
          <w:rFonts w:ascii="LiberationMono" w:hAnsi="LiberationMono" w:cs="LiberationMono"/>
          <w:color w:val="C28501"/>
          <w:kern w:val="0"/>
          <w:sz w:val="22"/>
          <w:szCs w:val="22"/>
        </w:rPr>
        <w:t>filter</w:t>
      </w:r>
      <w:r w:rsidRPr="00482101">
        <w:rPr>
          <w:rFonts w:ascii="LiberationMono" w:hAnsi="LiberationMono" w:cs="LiberationMono"/>
          <w:color w:val="383A42"/>
          <w:kern w:val="0"/>
          <w:sz w:val="22"/>
          <w:szCs w:val="22"/>
        </w:rPr>
        <w:t>(body__contains=</w:t>
      </w:r>
      <w:r w:rsidRPr="00482101">
        <w:rPr>
          <w:rFonts w:ascii="LiberationMono" w:hAnsi="LiberationMono" w:cs="LiberationMono"/>
          <w:color w:val="50A24F"/>
          <w:kern w:val="0"/>
          <w:sz w:val="22"/>
          <w:szCs w:val="22"/>
        </w:rPr>
        <w:t>'framework'</w:t>
      </w:r>
      <w:r w:rsidRPr="00482101">
        <w:rPr>
          <w:rFonts w:ascii="LiberationMono" w:hAnsi="LiberationMono" w:cs="LiberationMono"/>
          <w:color w:val="383A42"/>
          <w:kern w:val="0"/>
          <w:sz w:val="22"/>
          <w:szCs w:val="22"/>
        </w:rPr>
        <w:t>)</w:t>
      </w:r>
    </w:p>
    <w:p w14:paraId="487A4DE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p>
    <w:p w14:paraId="170CA6A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However, if you want to perform complex search lookups, retrieving results by similarity, or by weighting terms based on how frequently they appear in the text or how important different fields are (for example, the relevancy of the term appearing in the title versus in the body), you will need to use a full-text search engine. When you consider large blocks of text, building queries with operations on a string of characters is not enough. A full-text search examines the actual words against stored content as it tries to match search criteria.</w:t>
      </w:r>
    </w:p>
    <w:p w14:paraId="5B627D4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C6C1AF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Django provides a powerful search functionality built on top of PostgreSQL database full-text search features. The </w:t>
      </w:r>
      <w:r w:rsidRPr="00482101">
        <w:rPr>
          <w:rFonts w:ascii="LiberationMono" w:hAnsi="LiberationMono" w:cs="LiberationMono"/>
          <w:color w:val="000000"/>
          <w:kern w:val="0"/>
          <w:sz w:val="22"/>
          <w:szCs w:val="22"/>
        </w:rPr>
        <w:t xml:space="preserve">django.contrib.postgres </w:t>
      </w:r>
      <w:r w:rsidRPr="00482101">
        <w:rPr>
          <w:rFonts w:ascii="LiberationSerif" w:hAnsi="LiberationSerif" w:cs="LiberationSerif"/>
          <w:color w:val="000000"/>
          <w:kern w:val="0"/>
          <w:sz w:val="30"/>
          <w:szCs w:val="30"/>
        </w:rPr>
        <w:t>module provides functionalities offered by PostgreSQL that are not shared by the other databases that Django supports. You can learn about PostgreSQL’s fulltext search support at</w:t>
      </w:r>
    </w:p>
    <w:p w14:paraId="0A53C60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https://www.postgresql.org/docs/16/textsearch.html</w:t>
      </w:r>
      <w:r w:rsidRPr="00482101">
        <w:rPr>
          <w:rFonts w:ascii="LiberationSerif" w:hAnsi="LiberationSerif" w:cs="LiberationSerif"/>
          <w:color w:val="000000"/>
          <w:kern w:val="0"/>
          <w:sz w:val="30"/>
          <w:szCs w:val="30"/>
        </w:rPr>
        <w:t>.</w:t>
      </w:r>
    </w:p>
    <w:p w14:paraId="4AE0F93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3C6C5A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mc:AlternateContent>
          <mc:Choice Requires="wps">
            <w:drawing>
              <wp:anchor distT="45720" distB="45720" distL="114300" distR="114300" simplePos="0" relativeHeight="251663360" behindDoc="0" locked="0" layoutInCell="1" allowOverlap="1" wp14:anchorId="4E4EF0A7" wp14:editId="45730EA2">
                <wp:simplePos x="0" y="0"/>
                <wp:positionH relativeFrom="column">
                  <wp:posOffset>807720</wp:posOffset>
                </wp:positionH>
                <wp:positionV relativeFrom="paragraph">
                  <wp:posOffset>4445</wp:posOffset>
                </wp:positionV>
                <wp:extent cx="5082540" cy="1104900"/>
                <wp:effectExtent l="0" t="0" r="22860" b="19050"/>
                <wp:wrapSquare wrapText="bothSides"/>
                <wp:docPr id="7309197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1104900"/>
                        </a:xfrm>
                        <a:prstGeom prst="rect">
                          <a:avLst/>
                        </a:prstGeom>
                        <a:solidFill>
                          <a:srgbClr val="FFFFFF"/>
                        </a:solidFill>
                        <a:ln w="9525">
                          <a:solidFill>
                            <a:srgbClr val="000000"/>
                          </a:solidFill>
                          <a:miter lim="800000"/>
                          <a:headEnd/>
                          <a:tailEnd/>
                        </a:ln>
                      </wps:spPr>
                      <wps:txbx>
                        <w:txbxContent>
                          <w:p w14:paraId="37FF7CB8"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Although Django is a database-agnostic web framework, it</w:t>
                            </w:r>
                          </w:p>
                          <w:p w14:paraId="5F605EC2"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provides a module that supports part of the rich feature set</w:t>
                            </w:r>
                          </w:p>
                          <w:p w14:paraId="0F200FFF"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offered by PostgreSQL, which is not offered by other</w:t>
                            </w:r>
                          </w:p>
                          <w:p w14:paraId="5C12631B"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databases that Django supports.</w:t>
                            </w:r>
                          </w:p>
                          <w:p w14:paraId="4870E8DC" w14:textId="77777777" w:rsidR="00482101" w:rsidRDefault="00482101" w:rsidP="00482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EF0A7" id="_x0000_s1030" type="#_x0000_t202" style="position:absolute;margin-left:63.6pt;margin-top:.35pt;width:400.2pt;height:8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">
                <v:textbox>
                  <w:txbxContent>
                    <w:p w14:paraId="37FF7CB8"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Although Django is a database-agnostic web framework, it</w:t>
                      </w:r>
                    </w:p>
                    <w:p w14:paraId="5F605EC2"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provides a module that supports part of the rich feature set</w:t>
                      </w:r>
                    </w:p>
                    <w:p w14:paraId="0F200FFF"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offered by PostgreSQL, which is not offered by other</w:t>
                      </w:r>
                    </w:p>
                    <w:p w14:paraId="5C12631B"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databases that Django supports.</w:t>
                      </w:r>
                    </w:p>
                    <w:p w14:paraId="4870E8DC" w14:textId="77777777" w:rsidR="00482101" w:rsidRDefault="00482101" w:rsidP="00482101"/>
                  </w:txbxContent>
                </v:textbox>
                <w10:wrap type="square"/>
              </v:shape>
            </w:pict>
          </mc:Fallback>
        </mc:AlternateContent>
      </w:r>
      <w:r w:rsidRPr="00482101">
        <w:rPr>
          <w:rFonts w:ascii="LiberationSerif" w:hAnsi="LiberationSerif" w:cs="LiberationSerif"/>
          <w:noProof/>
          <w:color w:val="000000"/>
          <w:kern w:val="0"/>
          <w:sz w:val="30"/>
          <w:szCs w:val="30"/>
        </w:rPr>
        <w:drawing>
          <wp:inline distT="0" distB="0" distL="0" distR="0" wp14:anchorId="6A054021" wp14:editId="667A25AD">
            <wp:extent cx="693420" cy="1082040"/>
            <wp:effectExtent l="0" t="0" r="0" b="3810"/>
            <wp:docPr id="6835165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420" cy="1082040"/>
                    </a:xfrm>
                    <a:prstGeom prst="rect">
                      <a:avLst/>
                    </a:prstGeom>
                    <a:noFill/>
                    <a:ln>
                      <a:noFill/>
                    </a:ln>
                  </pic:spPr>
                </pic:pic>
              </a:graphicData>
            </a:graphic>
          </wp:inline>
        </w:drawing>
      </w:r>
    </w:p>
    <w:p w14:paraId="6B992A0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DEE154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are currently using an SQLite database for the </w:t>
      </w:r>
      <w:r w:rsidRPr="00482101">
        <w:rPr>
          <w:rFonts w:ascii="LiberationMono" w:hAnsi="LiberationMono" w:cs="LiberationMono"/>
          <w:color w:val="000000"/>
          <w:kern w:val="0"/>
          <w:sz w:val="22"/>
          <w:szCs w:val="22"/>
        </w:rPr>
        <w:t xml:space="preserve">mysite </w:t>
      </w:r>
      <w:r w:rsidRPr="00482101">
        <w:rPr>
          <w:rFonts w:ascii="LiberationSerif" w:hAnsi="LiberationSerif" w:cs="LiberationSerif"/>
          <w:color w:val="000000"/>
          <w:kern w:val="0"/>
          <w:sz w:val="30"/>
          <w:szCs w:val="30"/>
        </w:rPr>
        <w:t xml:space="preserve">project. SQLite support for full-text search is limited and Django doesn’t support it out of the box. However, PostgreSQL is much better suited for full-text search and we can use the </w:t>
      </w:r>
      <w:r w:rsidRPr="00482101">
        <w:rPr>
          <w:rFonts w:ascii="LiberationMono" w:hAnsi="LiberationMono" w:cs="LiberationMono"/>
          <w:color w:val="000000"/>
          <w:kern w:val="0"/>
          <w:sz w:val="22"/>
          <w:szCs w:val="22"/>
        </w:rPr>
        <w:t xml:space="preserve">django.contrib.postgres </w:t>
      </w:r>
      <w:r w:rsidRPr="00482101">
        <w:rPr>
          <w:rFonts w:ascii="LiberationSerif" w:hAnsi="LiberationSerif" w:cs="LiberationSerif"/>
          <w:color w:val="000000"/>
          <w:kern w:val="0"/>
          <w:sz w:val="30"/>
          <w:szCs w:val="30"/>
        </w:rPr>
        <w:t>module to use PostgreSQL’s fulltext search capabilities. We will migrate our data from SQLite to</w:t>
      </w:r>
    </w:p>
    <w:p w14:paraId="61B30A4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PostgreSQL to benefit from its full-text search features.</w:t>
      </w:r>
    </w:p>
    <w:p w14:paraId="2C9D21C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32591A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64384" behindDoc="0" locked="0" layoutInCell="1" allowOverlap="1" wp14:anchorId="77044911" wp14:editId="7A740E9A">
                <wp:simplePos x="0" y="0"/>
                <wp:positionH relativeFrom="column">
                  <wp:posOffset>822960</wp:posOffset>
                </wp:positionH>
                <wp:positionV relativeFrom="paragraph">
                  <wp:posOffset>15240</wp:posOffset>
                </wp:positionV>
                <wp:extent cx="4991100" cy="845820"/>
                <wp:effectExtent l="0" t="0" r="19050" b="11430"/>
                <wp:wrapSquare wrapText="bothSides"/>
                <wp:docPr id="895557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845820"/>
                        </a:xfrm>
                        <a:prstGeom prst="rect">
                          <a:avLst/>
                        </a:prstGeom>
                        <a:solidFill>
                          <a:srgbClr val="FFFFFF"/>
                        </a:solidFill>
                        <a:ln w="9525">
                          <a:solidFill>
                            <a:srgbClr val="000000"/>
                          </a:solidFill>
                          <a:miter lim="800000"/>
                          <a:headEnd/>
                          <a:tailEnd/>
                        </a:ln>
                      </wps:spPr>
                      <wps:txbx>
                        <w:txbxContent>
                          <w:p w14:paraId="1E07C564"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SQLite is sufficient for development purposes. However, for</w:t>
                            </w:r>
                          </w:p>
                          <w:p w14:paraId="2B2C4BE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production environment, you will need a more powerful</w:t>
                            </w:r>
                          </w:p>
                          <w:p w14:paraId="5D685D5E"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database, such as PostgreSQL, MariaDB, MySQL, or Oracle.</w:t>
                            </w:r>
                          </w:p>
                          <w:p w14:paraId="07D2BC70" w14:textId="77777777" w:rsidR="00482101" w:rsidRDefault="00482101" w:rsidP="00482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44911" id="_x0000_s1031" type="#_x0000_t202" style="position:absolute;margin-left:64.8pt;margin-top:1.2pt;width:393pt;height:6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">
                <v:textbox>
                  <w:txbxContent>
                    <w:p w14:paraId="1E07C564"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SQLite is sufficient for development purposes. However, for</w:t>
                      </w:r>
                    </w:p>
                    <w:p w14:paraId="2B2C4BE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production environment, you will need a more powerful</w:t>
                      </w:r>
                    </w:p>
                    <w:p w14:paraId="5D685D5E"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database, such as PostgreSQL, MariaDB, MySQL, or Oracle.</w:t>
                      </w:r>
                    </w:p>
                    <w:p w14:paraId="07D2BC70" w14:textId="77777777" w:rsidR="00482101" w:rsidRDefault="00482101" w:rsidP="00482101"/>
                  </w:txbxContent>
                </v:textbox>
                <w10:wrap type="square"/>
              </v:shape>
            </w:pict>
          </mc:Fallback>
        </mc:AlternateContent>
      </w:r>
      <w:r w:rsidRPr="00482101">
        <w:rPr>
          <w:rFonts w:ascii="LiberationSerif" w:hAnsi="LiberationSerif" w:cs="LiberationSerif"/>
          <w:noProof/>
          <w:color w:val="000000"/>
          <w:kern w:val="0"/>
          <w:sz w:val="30"/>
          <w:szCs w:val="30"/>
        </w:rPr>
        <w:drawing>
          <wp:inline distT="0" distB="0" distL="0" distR="0" wp14:anchorId="51612CD8" wp14:editId="180240E6">
            <wp:extent cx="693420" cy="853440"/>
            <wp:effectExtent l="0" t="0" r="0" b="3810"/>
            <wp:docPr id="16504479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7352978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28AFAC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PostgreSQL provides a Docker image that makes it very easy to deploy a PostgreSQL server with a standard configuration.</w:t>
      </w:r>
    </w:p>
    <w:p w14:paraId="68C409C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3B8BEF6"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Installing Docker</w:t>
      </w:r>
    </w:p>
    <w:p w14:paraId="2182B3C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Docker is a popular open-source containerization platform. It enables developers to package applications into containers, simplifying the process of building, running, managing, and distributing applications.</w:t>
      </w:r>
    </w:p>
    <w:p w14:paraId="2E373C3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80E1E4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First, download and install Docker for your OS. You will find instructions for downloading and installing Docker on Linux, macOS, and Windows at </w:t>
      </w:r>
    </w:p>
    <w:p w14:paraId="70ABDC1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https://docs.docker.com/get-docker/</w:t>
      </w:r>
      <w:r w:rsidRPr="00482101">
        <w:rPr>
          <w:rFonts w:ascii="LiberationSerif" w:hAnsi="LiberationSerif" w:cs="LiberationSerif"/>
          <w:color w:val="000000"/>
          <w:kern w:val="0"/>
          <w:sz w:val="30"/>
          <w:szCs w:val="30"/>
        </w:rPr>
        <w:t>. The installation includes both Docker Desktop and Docker command-line interface tools.</w:t>
      </w:r>
    </w:p>
    <w:p w14:paraId="0C27197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3091CEF"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Installing PostgreSQL</w:t>
      </w:r>
    </w:p>
    <w:p w14:paraId="1FA7DED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After installing Docker on your Linux, macOS, or Windows machine, you can easily pull the PostgreSQL Docker image. Run the following command from the shell:</w:t>
      </w:r>
    </w:p>
    <w:p w14:paraId="061C5B56"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docker pull postgres:16.2</w:t>
      </w:r>
    </w:p>
    <w:p w14:paraId="08E8B07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1C5630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This will download the PostgreSQL Docker image to your local machine. You can find information about the official PostgreSQL Docker image at </w:t>
      </w:r>
      <w:r w:rsidRPr="00482101">
        <w:rPr>
          <w:rFonts w:ascii="LiberationMono" w:hAnsi="LiberationMono" w:cs="LiberationMono"/>
          <w:color w:val="0000EF"/>
          <w:kern w:val="0"/>
          <w:sz w:val="30"/>
          <w:szCs w:val="30"/>
        </w:rPr>
        <w:t>https://hub.docker.com/_/postgres</w:t>
      </w:r>
      <w:r w:rsidRPr="00482101">
        <w:rPr>
          <w:rFonts w:ascii="LiberationSerif" w:hAnsi="LiberationSerif" w:cs="LiberationSerif"/>
          <w:color w:val="000000"/>
          <w:kern w:val="0"/>
          <w:sz w:val="30"/>
          <w:szCs w:val="30"/>
        </w:rPr>
        <w:t xml:space="preserve">. You can find other PostgreSQL packages and installers at </w:t>
      </w:r>
      <w:r w:rsidRPr="00482101">
        <w:rPr>
          <w:rFonts w:ascii="LiberationMono" w:hAnsi="LiberationMono" w:cs="LiberationMono"/>
          <w:color w:val="0000EF"/>
          <w:kern w:val="0"/>
          <w:sz w:val="30"/>
          <w:szCs w:val="30"/>
        </w:rPr>
        <w:t>https://www.postgresql.org/download/</w:t>
      </w:r>
      <w:r w:rsidRPr="00482101">
        <w:rPr>
          <w:rFonts w:ascii="LiberationSerif" w:hAnsi="LiberationSerif" w:cs="LiberationSerif"/>
          <w:color w:val="000000"/>
          <w:kern w:val="0"/>
          <w:sz w:val="30"/>
          <w:szCs w:val="30"/>
        </w:rPr>
        <w:t>.</w:t>
      </w:r>
    </w:p>
    <w:p w14:paraId="6C74A8B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279053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Execute the following command in the shell to start the PostgreSQL Docker container:</w:t>
      </w:r>
    </w:p>
    <w:p w14:paraId="07C8EFC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docker run --name=blog_db -e POSRGRES_DB=blog -e POSTGRES_USER=bl</w:t>
      </w:r>
    </w:p>
    <w:p w14:paraId="42A2BFD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8A6773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Replace </w:t>
      </w:r>
      <w:r w:rsidRPr="00482101">
        <w:rPr>
          <w:rFonts w:ascii="LiberationMono" w:hAnsi="LiberationMono" w:cs="LiberationMono"/>
          <w:color w:val="000000"/>
          <w:kern w:val="0"/>
          <w:sz w:val="22"/>
          <w:szCs w:val="22"/>
        </w:rPr>
        <w:t xml:space="preserve">xxxxx </w:t>
      </w:r>
      <w:r w:rsidRPr="00482101">
        <w:rPr>
          <w:rFonts w:ascii="LiberationSerif" w:hAnsi="LiberationSerif" w:cs="LiberationSerif"/>
          <w:color w:val="000000"/>
          <w:kern w:val="0"/>
          <w:sz w:val="30"/>
          <w:szCs w:val="30"/>
        </w:rPr>
        <w:t>with the desired password for your database user.</w:t>
      </w:r>
    </w:p>
    <w:p w14:paraId="253775B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BAB719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This command starts a PostgreSQL instance. The </w:t>
      </w:r>
      <w:r w:rsidRPr="00482101">
        <w:rPr>
          <w:rFonts w:ascii="LiberationMono" w:hAnsi="LiberationMono" w:cs="LiberationMono"/>
          <w:color w:val="000000"/>
          <w:kern w:val="0"/>
          <w:sz w:val="22"/>
          <w:szCs w:val="22"/>
        </w:rPr>
        <w:t xml:space="preserve">--name </w:t>
      </w:r>
      <w:r w:rsidRPr="00482101">
        <w:rPr>
          <w:rFonts w:ascii="LiberationSerif" w:hAnsi="LiberationSerif" w:cs="LiberationSerif"/>
          <w:color w:val="000000"/>
          <w:kern w:val="0"/>
          <w:sz w:val="30"/>
          <w:szCs w:val="30"/>
        </w:rPr>
        <w:t xml:space="preserve">option is used to assign a name to the container, in this case, </w:t>
      </w:r>
      <w:r w:rsidRPr="00482101">
        <w:rPr>
          <w:rFonts w:ascii="LiberationMono" w:hAnsi="LiberationMono" w:cs="LiberationMono"/>
          <w:color w:val="000000"/>
          <w:kern w:val="0"/>
          <w:sz w:val="22"/>
          <w:szCs w:val="22"/>
        </w:rPr>
        <w:t xml:space="preserve">blog_db </w:t>
      </w:r>
      <w:r w:rsidRPr="00482101">
        <w:rPr>
          <w:rFonts w:ascii="LiberationSerif" w:hAnsi="LiberationSerif" w:cs="LiberationSerif"/>
          <w:color w:val="000000"/>
          <w:kern w:val="0"/>
          <w:sz w:val="30"/>
          <w:szCs w:val="30"/>
        </w:rPr>
        <w:t xml:space="preserve">. The </w:t>
      </w:r>
      <w:r w:rsidRPr="00482101">
        <w:rPr>
          <w:rFonts w:ascii="LiberationMono" w:hAnsi="LiberationMono" w:cs="LiberationMono"/>
          <w:color w:val="000000"/>
          <w:kern w:val="0"/>
          <w:sz w:val="22"/>
          <w:szCs w:val="22"/>
        </w:rPr>
        <w:t xml:space="preserve">-e </w:t>
      </w:r>
      <w:r w:rsidRPr="00482101">
        <w:rPr>
          <w:rFonts w:ascii="LiberationSerif" w:hAnsi="LiberationSerif" w:cs="LiberationSerif"/>
          <w:color w:val="000000"/>
          <w:kern w:val="0"/>
          <w:sz w:val="30"/>
          <w:szCs w:val="30"/>
        </w:rPr>
        <w:t>option is to define environment variables for the instance. We set the following environment variables:</w:t>
      </w:r>
    </w:p>
    <w:p w14:paraId="5B31FA6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p>
    <w:p w14:paraId="27606357" w14:textId="77777777" w:rsidR="00482101" w:rsidRPr="00482101" w:rsidRDefault="00482101" w:rsidP="00482101">
      <w:pPr>
        <w:numPr>
          <w:ilvl w:val="0"/>
          <w:numId w:val="3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POSTGRES_DB </w:t>
      </w:r>
      <w:r w:rsidRPr="00482101">
        <w:rPr>
          <w:rFonts w:ascii="LiberationSerif" w:hAnsi="LiberationSerif" w:cs="LiberationSerif"/>
          <w:color w:val="000000"/>
          <w:kern w:val="0"/>
          <w:sz w:val="30"/>
          <w:szCs w:val="30"/>
        </w:rPr>
        <w:t xml:space="preserve">: Name of the PostgreSQL database. If not defined, the value of </w:t>
      </w:r>
      <w:r w:rsidRPr="00482101">
        <w:rPr>
          <w:rFonts w:ascii="LiberationMono" w:hAnsi="LiberationMono" w:cs="LiberationMono"/>
          <w:color w:val="000000"/>
          <w:kern w:val="0"/>
          <w:sz w:val="22"/>
          <w:szCs w:val="22"/>
        </w:rPr>
        <w:t xml:space="preserve">POSTGRES_USER </w:t>
      </w:r>
      <w:r w:rsidRPr="00482101">
        <w:rPr>
          <w:rFonts w:ascii="LiberationSerif" w:hAnsi="LiberationSerif" w:cs="LiberationSerif"/>
          <w:color w:val="000000"/>
          <w:kern w:val="0"/>
          <w:sz w:val="30"/>
          <w:szCs w:val="30"/>
        </w:rPr>
        <w:t>is used for the database name.</w:t>
      </w:r>
    </w:p>
    <w:p w14:paraId="37CFC83D" w14:textId="77777777" w:rsidR="00482101" w:rsidRPr="00482101" w:rsidRDefault="00482101" w:rsidP="00482101">
      <w:pPr>
        <w:numPr>
          <w:ilvl w:val="0"/>
          <w:numId w:val="3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lastRenderedPageBreak/>
        <w:t xml:space="preserve">POSTGRES_USER </w:t>
      </w:r>
      <w:r w:rsidRPr="00482101">
        <w:rPr>
          <w:rFonts w:ascii="LiberationSerif" w:hAnsi="LiberationSerif" w:cs="LiberationSerif"/>
          <w:color w:val="000000"/>
          <w:kern w:val="0"/>
          <w:sz w:val="30"/>
          <w:szCs w:val="30"/>
        </w:rPr>
        <w:t xml:space="preserve">: Used in conjunction with </w:t>
      </w:r>
      <w:r w:rsidRPr="00482101">
        <w:rPr>
          <w:rFonts w:ascii="LiberationMono" w:hAnsi="LiberationMono" w:cs="LiberationMono"/>
          <w:color w:val="000000"/>
          <w:kern w:val="0"/>
          <w:sz w:val="22"/>
          <w:szCs w:val="22"/>
        </w:rPr>
        <w:t xml:space="preserve">POSTGRES_PASSWORD </w:t>
      </w:r>
      <w:r w:rsidRPr="00482101">
        <w:rPr>
          <w:rFonts w:ascii="LiberationSerif" w:hAnsi="LiberationSerif" w:cs="LiberationSerif"/>
          <w:color w:val="000000"/>
          <w:kern w:val="0"/>
          <w:sz w:val="30"/>
          <w:szCs w:val="30"/>
        </w:rPr>
        <w:t>to define a username and password. The user is created with superuser power.</w:t>
      </w:r>
    </w:p>
    <w:p w14:paraId="3941988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p>
    <w:p w14:paraId="2484B6F4" w14:textId="77777777" w:rsidR="00482101" w:rsidRPr="00482101" w:rsidRDefault="00482101" w:rsidP="00482101">
      <w:pPr>
        <w:numPr>
          <w:ilvl w:val="0"/>
          <w:numId w:val="3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482101">
        <w:rPr>
          <w:rFonts w:ascii="LiberationMono" w:hAnsi="LiberationMono" w:cs="LiberationMono"/>
          <w:color w:val="000000"/>
          <w:kern w:val="0"/>
          <w:sz w:val="22"/>
          <w:szCs w:val="22"/>
        </w:rPr>
        <w:t xml:space="preserve">POSTGRES_PASSWORD </w:t>
      </w:r>
      <w:r w:rsidRPr="00482101">
        <w:rPr>
          <w:rFonts w:ascii="LiberationSerif" w:hAnsi="LiberationSerif" w:cs="LiberationSerif"/>
          <w:color w:val="000000"/>
          <w:kern w:val="0"/>
          <w:sz w:val="30"/>
          <w:szCs w:val="30"/>
        </w:rPr>
        <w:t xml:space="preserve">: Sets the superuser password for PostgreSQL. </w:t>
      </w:r>
    </w:p>
    <w:p w14:paraId="126B6E8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E7D151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w:t>
      </w:r>
      <w:r w:rsidRPr="00482101">
        <w:rPr>
          <w:rFonts w:ascii="LiberationMono" w:hAnsi="LiberationMono" w:cs="LiberationMono"/>
          <w:color w:val="000000"/>
          <w:kern w:val="0"/>
          <w:sz w:val="22"/>
          <w:szCs w:val="22"/>
        </w:rPr>
        <w:t xml:space="preserve">-p </w:t>
      </w:r>
      <w:r w:rsidRPr="00482101">
        <w:rPr>
          <w:rFonts w:ascii="LiberationSerif" w:hAnsi="LiberationSerif" w:cs="LiberationSerif"/>
          <w:color w:val="000000"/>
          <w:kern w:val="0"/>
          <w:sz w:val="30"/>
          <w:szCs w:val="30"/>
        </w:rPr>
        <w:t xml:space="preserve">option is used to publish the </w:t>
      </w:r>
      <w:r w:rsidRPr="00482101">
        <w:rPr>
          <w:rFonts w:ascii="LiberationMono" w:hAnsi="LiberationMono" w:cs="LiberationMono"/>
          <w:color w:val="000000"/>
          <w:kern w:val="0"/>
          <w:sz w:val="22"/>
          <w:szCs w:val="22"/>
        </w:rPr>
        <w:t xml:space="preserve">5432 </w:t>
      </w:r>
      <w:r w:rsidRPr="00482101">
        <w:rPr>
          <w:rFonts w:ascii="LiberationSerif" w:hAnsi="LiberationSerif" w:cs="LiberationSerif"/>
          <w:color w:val="000000"/>
          <w:kern w:val="0"/>
          <w:sz w:val="30"/>
          <w:szCs w:val="30"/>
        </w:rPr>
        <w:t xml:space="preserve">port, on which PostgreSQL runs, to the same host interface port. This allows external applications to access the database. The </w:t>
      </w:r>
      <w:r w:rsidRPr="00482101">
        <w:rPr>
          <w:rFonts w:ascii="LiberationMono" w:hAnsi="LiberationMono" w:cs="LiberationMono"/>
          <w:color w:val="000000"/>
          <w:kern w:val="0"/>
          <w:sz w:val="22"/>
          <w:szCs w:val="22"/>
        </w:rPr>
        <w:t xml:space="preserve">-d </w:t>
      </w:r>
      <w:r w:rsidRPr="00482101">
        <w:rPr>
          <w:rFonts w:ascii="LiberationSerif" w:hAnsi="LiberationSerif" w:cs="LiberationSerif"/>
          <w:color w:val="000000"/>
          <w:kern w:val="0"/>
          <w:sz w:val="30"/>
          <w:szCs w:val="30"/>
        </w:rPr>
        <w:t xml:space="preserve">option is for </w:t>
      </w:r>
      <w:r w:rsidRPr="00482101">
        <w:rPr>
          <w:rFonts w:ascii="LiberationSerif-Italic" w:hAnsi="LiberationSerif-Italic" w:cs="LiberationSerif-Italic"/>
          <w:i/>
          <w:iCs/>
          <w:color w:val="000000"/>
          <w:kern w:val="0"/>
          <w:sz w:val="30"/>
          <w:szCs w:val="30"/>
        </w:rPr>
        <w:t>detached mode</w:t>
      </w:r>
      <w:r w:rsidRPr="00482101">
        <w:rPr>
          <w:rFonts w:ascii="LiberationSerif" w:hAnsi="LiberationSerif" w:cs="LiberationSerif"/>
          <w:color w:val="000000"/>
          <w:kern w:val="0"/>
          <w:sz w:val="30"/>
          <w:szCs w:val="30"/>
        </w:rPr>
        <w:t>, which runs the Docker container in the background.</w:t>
      </w:r>
    </w:p>
    <w:p w14:paraId="5F9F664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12397D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the Docker Desktop application. You should see the new container running, as in </w:t>
      </w:r>
      <w:r w:rsidRPr="00482101">
        <w:rPr>
          <w:rFonts w:ascii="LiberationSerif-Italic" w:hAnsi="LiberationSerif-Italic" w:cs="LiberationSerif-Italic"/>
          <w:i/>
          <w:iCs/>
          <w:color w:val="000000"/>
          <w:kern w:val="0"/>
          <w:sz w:val="30"/>
          <w:szCs w:val="30"/>
        </w:rPr>
        <w:t>Figure 3.27</w:t>
      </w:r>
      <w:r w:rsidRPr="00482101">
        <w:rPr>
          <w:rFonts w:ascii="LiberationSerif" w:hAnsi="LiberationSerif" w:cs="LiberationSerif"/>
          <w:color w:val="000000"/>
          <w:kern w:val="0"/>
          <w:sz w:val="30"/>
          <w:szCs w:val="30"/>
        </w:rPr>
        <w:t>:</w:t>
      </w:r>
    </w:p>
    <w:p w14:paraId="4D852271"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298076A5" wp14:editId="40546F88">
            <wp:extent cx="6697980" cy="807720"/>
            <wp:effectExtent l="0" t="0" r="7620" b="0"/>
            <wp:docPr id="10292930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7980" cy="807720"/>
                    </a:xfrm>
                    <a:prstGeom prst="rect">
                      <a:avLst/>
                    </a:prstGeom>
                    <a:noFill/>
                    <a:ln>
                      <a:noFill/>
                    </a:ln>
                  </pic:spPr>
                </pic:pic>
              </a:graphicData>
            </a:graphic>
          </wp:inline>
        </w:drawing>
      </w:r>
    </w:p>
    <w:p w14:paraId="07873541"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3.27: PostgreSQL instance running in Docker Desktop</w:t>
      </w:r>
    </w:p>
    <w:p w14:paraId="6912A24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AE8695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will see the newly created </w:t>
      </w:r>
      <w:r w:rsidRPr="00482101">
        <w:rPr>
          <w:rFonts w:ascii="LiberationMono" w:hAnsi="LiberationMono" w:cs="LiberationMono"/>
          <w:color w:val="000000"/>
          <w:kern w:val="0"/>
          <w:sz w:val="22"/>
          <w:szCs w:val="22"/>
        </w:rPr>
        <w:t xml:space="preserve">blog_db </w:t>
      </w:r>
      <w:r w:rsidRPr="00482101">
        <w:rPr>
          <w:rFonts w:ascii="LiberationSerif" w:hAnsi="LiberationSerif" w:cs="LiberationSerif"/>
          <w:color w:val="000000"/>
          <w:kern w:val="0"/>
          <w:sz w:val="30"/>
          <w:szCs w:val="30"/>
        </w:rPr>
        <w:t xml:space="preserve">container, with the status </w:t>
      </w:r>
      <w:r w:rsidRPr="00482101">
        <w:rPr>
          <w:rFonts w:ascii="LiberationSerif-Bold" w:hAnsi="LiberationSerif-Bold" w:cs="LiberationSerif-Bold"/>
          <w:b/>
          <w:bCs/>
          <w:color w:val="000000"/>
          <w:kern w:val="0"/>
          <w:sz w:val="30"/>
          <w:szCs w:val="30"/>
        </w:rPr>
        <w:t>Running</w:t>
      </w:r>
      <w:r w:rsidRPr="00482101">
        <w:rPr>
          <w:rFonts w:ascii="LiberationSerif" w:hAnsi="LiberationSerif" w:cs="LiberationSerif"/>
          <w:color w:val="000000"/>
          <w:kern w:val="0"/>
          <w:sz w:val="30"/>
          <w:szCs w:val="30"/>
        </w:rPr>
        <w:t xml:space="preserve">. Under </w:t>
      </w:r>
      <w:r w:rsidRPr="00482101">
        <w:rPr>
          <w:rFonts w:ascii="LiberationSerif-Bold" w:hAnsi="LiberationSerif-Bold" w:cs="LiberationSerif-Bold"/>
          <w:b/>
          <w:bCs/>
          <w:color w:val="000000"/>
          <w:kern w:val="0"/>
          <w:sz w:val="30"/>
          <w:szCs w:val="30"/>
        </w:rPr>
        <w:t>Actions</w:t>
      </w:r>
      <w:r w:rsidRPr="00482101">
        <w:rPr>
          <w:rFonts w:ascii="LiberationSerif" w:hAnsi="LiberationSerif" w:cs="LiberationSerif"/>
          <w:color w:val="000000"/>
          <w:kern w:val="0"/>
          <w:sz w:val="30"/>
          <w:szCs w:val="30"/>
        </w:rPr>
        <w:t xml:space="preserve">, you can stop or restart the service. You can also delete the container. Note that deleting the container will also eliminate the database and all the data it contains. You will learn how to persist PostgreSQL data in the local filesystem using Docker in </w:t>
      </w:r>
      <w:r w:rsidRPr="00482101">
        <w:rPr>
          <w:rFonts w:ascii="LiberationSerif-Italic" w:hAnsi="LiberationSerif-Italic" w:cs="LiberationSerif-Italic"/>
          <w:i/>
          <w:iCs/>
          <w:color w:val="000000"/>
          <w:kern w:val="0"/>
          <w:sz w:val="30"/>
          <w:szCs w:val="30"/>
        </w:rPr>
        <w:t>Chapter 17</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Going Live</w:t>
      </w:r>
      <w:r w:rsidRPr="00482101">
        <w:rPr>
          <w:rFonts w:ascii="LiberationSerif" w:hAnsi="LiberationSerif" w:cs="LiberationSerif"/>
          <w:color w:val="000000"/>
          <w:kern w:val="0"/>
          <w:sz w:val="30"/>
          <w:szCs w:val="30"/>
        </w:rPr>
        <w:t>.</w:t>
      </w:r>
    </w:p>
    <w:p w14:paraId="111D150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3BB934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also need to install the </w:t>
      </w:r>
      <w:r w:rsidRPr="00482101">
        <w:rPr>
          <w:rFonts w:ascii="LiberationMono" w:hAnsi="LiberationMono" w:cs="LiberationMono"/>
          <w:color w:val="000000"/>
          <w:kern w:val="0"/>
          <w:sz w:val="22"/>
          <w:szCs w:val="22"/>
        </w:rPr>
        <w:t xml:space="preserve">psycopg </w:t>
      </w:r>
      <w:r w:rsidRPr="00482101">
        <w:rPr>
          <w:rFonts w:ascii="LiberationSerif" w:hAnsi="LiberationSerif" w:cs="LiberationSerif"/>
          <w:color w:val="000000"/>
          <w:kern w:val="0"/>
          <w:sz w:val="30"/>
          <w:szCs w:val="30"/>
        </w:rPr>
        <w:t>PostgreSQL adapter for Python. Run the following command in the shell prompt to install it:</w:t>
      </w:r>
    </w:p>
    <w:p w14:paraId="6E0D719D"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 pip install psycopg==3.1.18</w:t>
      </w:r>
    </w:p>
    <w:p w14:paraId="14CC930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731BBF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Next, we will migrate the existing data in the SQLite database to the new PostgreSQL instance.</w:t>
      </w:r>
    </w:p>
    <w:p w14:paraId="1A053B6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5C42F70"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Dumping the existing data</w:t>
      </w:r>
    </w:p>
    <w:p w14:paraId="625CB9C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Before switching the database in the Django project, we need to dump the existing data from the SQLite database. We will export the data, switch the project’s database to PostgreSQL, and import the data into the new database.</w:t>
      </w:r>
    </w:p>
    <w:p w14:paraId="1A50A65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30A52A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Django comes with a simple way to load and dump data from the database into files that are called </w:t>
      </w:r>
      <w:r w:rsidRPr="00482101">
        <w:rPr>
          <w:rFonts w:ascii="LiberationSerif-Bold" w:hAnsi="LiberationSerif-Bold" w:cs="LiberationSerif-Bold"/>
          <w:b/>
          <w:bCs/>
          <w:color w:val="000000"/>
          <w:kern w:val="0"/>
          <w:sz w:val="30"/>
          <w:szCs w:val="30"/>
        </w:rPr>
        <w:t>fixtures</w:t>
      </w:r>
      <w:r w:rsidRPr="00482101">
        <w:rPr>
          <w:rFonts w:ascii="LiberationSerif" w:hAnsi="LiberationSerif" w:cs="LiberationSerif"/>
          <w:color w:val="000000"/>
          <w:kern w:val="0"/>
          <w:sz w:val="30"/>
          <w:szCs w:val="30"/>
        </w:rPr>
        <w:t>. Django supports fixtures in JSON, XML, or YAML format. We are going to create a fixture with all data contained in the database.</w:t>
      </w:r>
    </w:p>
    <w:p w14:paraId="5E111AC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13DC6F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The </w:t>
      </w:r>
      <w:r w:rsidRPr="00482101">
        <w:rPr>
          <w:rFonts w:ascii="LiberationMono" w:hAnsi="LiberationMono" w:cs="LiberationMono"/>
          <w:color w:val="000000"/>
          <w:kern w:val="0"/>
          <w:sz w:val="22"/>
          <w:szCs w:val="22"/>
        </w:rPr>
        <w:t xml:space="preserve">dumpdata </w:t>
      </w:r>
      <w:r w:rsidRPr="00482101">
        <w:rPr>
          <w:rFonts w:ascii="LiberationSerif" w:hAnsi="LiberationSerif" w:cs="LiberationSerif"/>
          <w:color w:val="000000"/>
          <w:kern w:val="0"/>
          <w:sz w:val="30"/>
          <w:szCs w:val="30"/>
        </w:rPr>
        <w:t>command dumps data from the database into the standard output, serialized in JSON format by default. The resulting data structure includes information about the model and its fields for Django to be able to load it into the database.</w:t>
      </w:r>
    </w:p>
    <w:p w14:paraId="4A060CA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5203B3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can limit the output to the models of an application by providing the application names to the command, or specifying single models for outputting data using the </w:t>
      </w:r>
      <w:r w:rsidRPr="00482101">
        <w:rPr>
          <w:rFonts w:ascii="LiberationMono" w:hAnsi="LiberationMono" w:cs="LiberationMono"/>
          <w:color w:val="000000"/>
          <w:kern w:val="0"/>
          <w:sz w:val="22"/>
          <w:szCs w:val="22"/>
        </w:rPr>
        <w:t xml:space="preserve">app.Model </w:t>
      </w:r>
      <w:r w:rsidRPr="00482101">
        <w:rPr>
          <w:rFonts w:ascii="LiberationSerif" w:hAnsi="LiberationSerif" w:cs="LiberationSerif"/>
          <w:color w:val="000000"/>
          <w:kern w:val="0"/>
          <w:sz w:val="30"/>
          <w:szCs w:val="30"/>
        </w:rPr>
        <w:t xml:space="preserve">format. You can also specify the format using the </w:t>
      </w:r>
      <w:r w:rsidRPr="00482101">
        <w:rPr>
          <w:rFonts w:ascii="LiberationMono" w:hAnsi="LiberationMono" w:cs="LiberationMono"/>
          <w:color w:val="000000"/>
          <w:kern w:val="0"/>
          <w:sz w:val="22"/>
          <w:szCs w:val="22"/>
        </w:rPr>
        <w:t xml:space="preserve">--format </w:t>
      </w:r>
      <w:r w:rsidRPr="00482101">
        <w:rPr>
          <w:rFonts w:ascii="LiberationSerif" w:hAnsi="LiberationSerif" w:cs="LiberationSerif"/>
          <w:color w:val="000000"/>
          <w:kern w:val="0"/>
          <w:sz w:val="30"/>
          <w:szCs w:val="30"/>
        </w:rPr>
        <w:t xml:space="preserve">flag. By default, </w:t>
      </w:r>
      <w:r w:rsidRPr="00482101">
        <w:rPr>
          <w:rFonts w:ascii="LiberationMono" w:hAnsi="LiberationMono" w:cs="LiberationMono"/>
          <w:color w:val="000000"/>
          <w:kern w:val="0"/>
          <w:sz w:val="22"/>
          <w:szCs w:val="22"/>
        </w:rPr>
        <w:t xml:space="preserve">dumpdata </w:t>
      </w:r>
      <w:r w:rsidRPr="00482101">
        <w:rPr>
          <w:rFonts w:ascii="LiberationSerif" w:hAnsi="LiberationSerif" w:cs="LiberationSerif"/>
          <w:color w:val="000000"/>
          <w:kern w:val="0"/>
          <w:sz w:val="30"/>
          <w:szCs w:val="30"/>
        </w:rPr>
        <w:t xml:space="preserve">outputs the serialized data to the standard output. However, you can indicate an output file using the </w:t>
      </w:r>
      <w:r w:rsidRPr="00482101">
        <w:rPr>
          <w:rFonts w:ascii="LiberationMono" w:hAnsi="LiberationMono" w:cs="LiberationMono"/>
          <w:color w:val="000000"/>
          <w:kern w:val="0"/>
          <w:sz w:val="22"/>
          <w:szCs w:val="22"/>
        </w:rPr>
        <w:t xml:space="preserve">-output </w:t>
      </w:r>
      <w:r w:rsidRPr="00482101">
        <w:rPr>
          <w:rFonts w:ascii="LiberationSerif" w:hAnsi="LiberationSerif" w:cs="LiberationSerif"/>
          <w:color w:val="000000"/>
          <w:kern w:val="0"/>
          <w:sz w:val="30"/>
          <w:szCs w:val="30"/>
        </w:rPr>
        <w:t xml:space="preserve">flag. The </w:t>
      </w:r>
      <w:r w:rsidRPr="00482101">
        <w:rPr>
          <w:rFonts w:ascii="LiberationMono" w:hAnsi="LiberationMono" w:cs="LiberationMono"/>
          <w:color w:val="000000"/>
          <w:kern w:val="0"/>
          <w:sz w:val="22"/>
          <w:szCs w:val="22"/>
        </w:rPr>
        <w:t xml:space="preserve">--indent </w:t>
      </w:r>
      <w:r w:rsidRPr="00482101">
        <w:rPr>
          <w:rFonts w:ascii="LiberationSerif" w:hAnsi="LiberationSerif" w:cs="LiberationSerif"/>
          <w:color w:val="000000"/>
          <w:kern w:val="0"/>
          <w:sz w:val="30"/>
          <w:szCs w:val="30"/>
        </w:rPr>
        <w:t>flag allows you to specify indentation. For more</w:t>
      </w:r>
    </w:p>
    <w:p w14:paraId="208D3B1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information on </w:t>
      </w:r>
      <w:r w:rsidRPr="00482101">
        <w:rPr>
          <w:rFonts w:ascii="LiberationMono" w:hAnsi="LiberationMono" w:cs="LiberationMono"/>
          <w:color w:val="000000"/>
          <w:kern w:val="0"/>
          <w:sz w:val="22"/>
          <w:szCs w:val="22"/>
        </w:rPr>
        <w:t xml:space="preserve">dumpdata </w:t>
      </w:r>
      <w:r w:rsidRPr="00482101">
        <w:rPr>
          <w:rFonts w:ascii="LiberationSerif" w:hAnsi="LiberationSerif" w:cs="LiberationSerif"/>
          <w:color w:val="000000"/>
          <w:kern w:val="0"/>
          <w:sz w:val="30"/>
          <w:szCs w:val="30"/>
        </w:rPr>
        <w:t xml:space="preserve">parameters, run </w:t>
      </w:r>
      <w:r w:rsidRPr="00482101">
        <w:rPr>
          <w:rFonts w:ascii="LiberationMono" w:hAnsi="LiberationMono" w:cs="LiberationMono"/>
          <w:color w:val="000000"/>
          <w:kern w:val="0"/>
          <w:sz w:val="22"/>
          <w:szCs w:val="22"/>
        </w:rPr>
        <w:t xml:space="preserve">python manage.py dumpdata --help </w:t>
      </w:r>
      <w:r w:rsidRPr="00482101">
        <w:rPr>
          <w:rFonts w:ascii="LiberationSerif" w:hAnsi="LiberationSerif" w:cs="LiberationSerif"/>
          <w:color w:val="000000"/>
          <w:kern w:val="0"/>
          <w:sz w:val="30"/>
          <w:szCs w:val="30"/>
        </w:rPr>
        <w:t>.</w:t>
      </w:r>
    </w:p>
    <w:p w14:paraId="652100C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E28A6B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Execute the following command from the shell prompt:</w:t>
      </w:r>
    </w:p>
    <w:p w14:paraId="388FB58F"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dumpdata --indent=2 --output=mysite_data.json</w:t>
      </w:r>
    </w:p>
    <w:p w14:paraId="7C34FFF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84BCE5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All existing data has been exported in JSON format to a new file named </w:t>
      </w:r>
      <w:r w:rsidRPr="00482101">
        <w:rPr>
          <w:rFonts w:ascii="LiberationMono" w:hAnsi="LiberationMono" w:cs="LiberationMono"/>
          <w:color w:val="000000"/>
          <w:kern w:val="0"/>
          <w:sz w:val="22"/>
          <w:szCs w:val="22"/>
        </w:rPr>
        <w:t xml:space="preserve">mysite_data.json </w:t>
      </w:r>
      <w:r w:rsidRPr="00482101">
        <w:rPr>
          <w:rFonts w:ascii="LiberationSerif" w:hAnsi="LiberationSerif" w:cs="LiberationSerif"/>
          <w:color w:val="000000"/>
          <w:kern w:val="0"/>
          <w:sz w:val="30"/>
          <w:szCs w:val="30"/>
        </w:rPr>
        <w:t xml:space="preserve">. You can view the file contents to see the JSON structure that includes all the different data objects for the different models of your installed applications. If you get an encoding error when running the command, include the </w:t>
      </w:r>
      <w:r w:rsidRPr="00482101">
        <w:rPr>
          <w:rFonts w:ascii="LiberationMono" w:hAnsi="LiberationMono" w:cs="LiberationMono"/>
          <w:color w:val="000000"/>
          <w:kern w:val="0"/>
          <w:sz w:val="22"/>
          <w:szCs w:val="22"/>
        </w:rPr>
        <w:t xml:space="preserve">-Xutf8 </w:t>
      </w:r>
      <w:r w:rsidRPr="00482101">
        <w:rPr>
          <w:rFonts w:ascii="LiberationSerif" w:hAnsi="LiberationSerif" w:cs="LiberationSerif"/>
          <w:color w:val="000000"/>
          <w:kern w:val="0"/>
          <w:sz w:val="30"/>
          <w:szCs w:val="30"/>
        </w:rPr>
        <w:t>flag as follows to activate Python UTF-8 mode:</w:t>
      </w:r>
    </w:p>
    <w:p w14:paraId="2F36C661"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-Xutf8 manage.py dumpdata --indent=2 --output=mysite_data.</w:t>
      </w:r>
    </w:p>
    <w:p w14:paraId="63653F9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E467C1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We will now switch the database in the Django project and then we will import the data into the new database.</w:t>
      </w:r>
    </w:p>
    <w:p w14:paraId="3112990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18671BF"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Switching the database in the project</w:t>
      </w:r>
    </w:p>
    <w:p w14:paraId="0DC6870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Now you will add the PostgreSQL database configuration to your project settings.</w:t>
      </w:r>
    </w:p>
    <w:p w14:paraId="1437CF5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C194F3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settings.py </w:t>
      </w:r>
      <w:r w:rsidRPr="00482101">
        <w:rPr>
          <w:rFonts w:ascii="LiberationSerif" w:hAnsi="LiberationSerif" w:cs="LiberationSerif"/>
          <w:color w:val="000000"/>
          <w:kern w:val="0"/>
          <w:sz w:val="30"/>
          <w:szCs w:val="30"/>
        </w:rPr>
        <w:t xml:space="preserve">file of your project and modify the </w:t>
      </w:r>
      <w:r w:rsidRPr="00482101">
        <w:rPr>
          <w:rFonts w:ascii="LiberationMono" w:hAnsi="LiberationMono" w:cs="LiberationMono"/>
          <w:color w:val="000000"/>
          <w:kern w:val="0"/>
          <w:sz w:val="22"/>
          <w:szCs w:val="22"/>
        </w:rPr>
        <w:t xml:space="preserve">DATABASES </w:t>
      </w:r>
      <w:r w:rsidRPr="00482101">
        <w:rPr>
          <w:rFonts w:ascii="LiberationSerif" w:hAnsi="LiberationSerif" w:cs="LiberationSerif"/>
          <w:color w:val="000000"/>
          <w:kern w:val="0"/>
          <w:sz w:val="30"/>
          <w:szCs w:val="30"/>
        </w:rPr>
        <w:t>setting to make it look as follows. New code is highlighted in bold:</w:t>
      </w:r>
    </w:p>
    <w:p w14:paraId="32009CF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DATABASES = {</w:t>
      </w:r>
    </w:p>
    <w:p w14:paraId="5C927B1B"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'default'</w:t>
      </w:r>
      <w:r w:rsidRPr="00482101">
        <w:rPr>
          <w:rFonts w:ascii="LiberationMono" w:hAnsi="LiberationMono" w:cs="LiberationMono"/>
          <w:color w:val="383A42"/>
          <w:kern w:val="0"/>
          <w:sz w:val="22"/>
          <w:szCs w:val="22"/>
        </w:rPr>
        <w:t>: {</w:t>
      </w:r>
    </w:p>
    <w:p w14:paraId="7A89B0AB"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'ENGINE'</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50A24F"/>
          <w:kern w:val="0"/>
          <w:sz w:val="22"/>
          <w:szCs w:val="22"/>
        </w:rPr>
        <w:t>'django.db.backends.</w:t>
      </w:r>
      <w:r w:rsidRPr="00482101">
        <w:rPr>
          <w:rFonts w:ascii="LiberationMono-Bold" w:hAnsi="LiberationMono-Bold" w:cs="LiberationMono-Bold"/>
          <w:b/>
          <w:bCs/>
          <w:color w:val="50A24F"/>
          <w:kern w:val="0"/>
          <w:sz w:val="22"/>
          <w:szCs w:val="22"/>
        </w:rPr>
        <w:t>postgresql</w:t>
      </w:r>
      <w:r w:rsidRPr="00482101">
        <w:rPr>
          <w:rFonts w:ascii="LiberationMono" w:hAnsi="LiberationMono" w:cs="LiberationMono"/>
          <w:color w:val="50A24F"/>
          <w:kern w:val="0"/>
          <w:sz w:val="22"/>
          <w:szCs w:val="22"/>
        </w:rPr>
        <w:t>'</w:t>
      </w:r>
      <w:r w:rsidRPr="00482101">
        <w:rPr>
          <w:rFonts w:ascii="LiberationMono" w:hAnsi="LiberationMono" w:cs="LiberationMono"/>
          <w:color w:val="383A42"/>
          <w:kern w:val="0"/>
          <w:sz w:val="22"/>
          <w:szCs w:val="22"/>
        </w:rPr>
        <w:t>,</w:t>
      </w:r>
    </w:p>
    <w:p w14:paraId="0F4B859D"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 w:hAnsi="LiberationMono" w:cs="LiberationMono"/>
          <w:color w:val="50A24F"/>
          <w:kern w:val="0"/>
          <w:sz w:val="22"/>
          <w:szCs w:val="22"/>
        </w:rPr>
        <w:t>'NAME'</w:t>
      </w:r>
      <w:r w:rsidRPr="00482101">
        <w:rPr>
          <w:rFonts w:ascii="LiberationMono" w:hAnsi="LiberationMono" w:cs="LiberationMono"/>
          <w:color w:val="383A42"/>
          <w:kern w:val="0"/>
          <w:sz w:val="22"/>
          <w:szCs w:val="22"/>
        </w:rPr>
        <w:t xml:space="preserve">: </w:t>
      </w:r>
      <w:r w:rsidRPr="00482101">
        <w:rPr>
          <w:rFonts w:ascii="LiberationMono-Bold" w:hAnsi="LiberationMono-Bold" w:cs="LiberationMono-Bold"/>
          <w:b/>
          <w:bCs/>
          <w:color w:val="383A42"/>
          <w:kern w:val="0"/>
          <w:sz w:val="22"/>
          <w:szCs w:val="22"/>
        </w:rPr>
        <w:t>config(</w:t>
      </w:r>
      <w:r w:rsidRPr="00482101">
        <w:rPr>
          <w:rFonts w:ascii="LiberationMono-Bold" w:hAnsi="LiberationMono-Bold" w:cs="LiberationMono-Bold"/>
          <w:b/>
          <w:bCs/>
          <w:color w:val="50A24F"/>
          <w:kern w:val="0"/>
          <w:sz w:val="22"/>
          <w:szCs w:val="22"/>
        </w:rPr>
        <w:t>'DB_NAME'</w:t>
      </w:r>
      <w:r w:rsidRPr="00482101">
        <w:rPr>
          <w:rFonts w:ascii="LiberationMono-Bold" w:hAnsi="LiberationMono-Bold" w:cs="LiberationMono-Bold"/>
          <w:b/>
          <w:bCs/>
          <w:color w:val="383A42"/>
          <w:kern w:val="0"/>
          <w:sz w:val="22"/>
          <w:szCs w:val="22"/>
        </w:rPr>
        <w:t>),</w:t>
      </w:r>
    </w:p>
    <w:p w14:paraId="5F518451"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'USER'</w:t>
      </w:r>
      <w:r w:rsidRPr="00482101">
        <w:rPr>
          <w:rFonts w:ascii="LiberationMono-Bold" w:hAnsi="LiberationMono-Bold" w:cs="LiberationMono-Bold"/>
          <w:b/>
          <w:bCs/>
          <w:color w:val="383A42"/>
          <w:kern w:val="0"/>
          <w:sz w:val="22"/>
          <w:szCs w:val="22"/>
        </w:rPr>
        <w:t>: config(</w:t>
      </w:r>
      <w:r w:rsidRPr="00482101">
        <w:rPr>
          <w:rFonts w:ascii="LiberationMono-Bold" w:hAnsi="LiberationMono-Bold" w:cs="LiberationMono-Bold"/>
          <w:b/>
          <w:bCs/>
          <w:color w:val="50A24F"/>
          <w:kern w:val="0"/>
          <w:sz w:val="22"/>
          <w:szCs w:val="22"/>
        </w:rPr>
        <w:t>'DB_USER'</w:t>
      </w:r>
      <w:r w:rsidRPr="00482101">
        <w:rPr>
          <w:rFonts w:ascii="LiberationMono-Bold" w:hAnsi="LiberationMono-Bold" w:cs="LiberationMono-Bold"/>
          <w:b/>
          <w:bCs/>
          <w:color w:val="383A42"/>
          <w:kern w:val="0"/>
          <w:sz w:val="22"/>
          <w:szCs w:val="22"/>
        </w:rPr>
        <w:t>),</w:t>
      </w:r>
    </w:p>
    <w:p w14:paraId="554DFEAD"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'PASSWORD'</w:t>
      </w:r>
      <w:r w:rsidRPr="00482101">
        <w:rPr>
          <w:rFonts w:ascii="LiberationMono-Bold" w:hAnsi="LiberationMono-Bold" w:cs="LiberationMono-Bold"/>
          <w:b/>
          <w:bCs/>
          <w:color w:val="383A42"/>
          <w:kern w:val="0"/>
          <w:sz w:val="22"/>
          <w:szCs w:val="22"/>
        </w:rPr>
        <w:t>: config(</w:t>
      </w:r>
      <w:r w:rsidRPr="00482101">
        <w:rPr>
          <w:rFonts w:ascii="LiberationMono-Bold" w:hAnsi="LiberationMono-Bold" w:cs="LiberationMono-Bold"/>
          <w:b/>
          <w:bCs/>
          <w:color w:val="50A24F"/>
          <w:kern w:val="0"/>
          <w:sz w:val="22"/>
          <w:szCs w:val="22"/>
        </w:rPr>
        <w:t>'DB_PASSWORD'</w:t>
      </w:r>
      <w:r w:rsidRPr="00482101">
        <w:rPr>
          <w:rFonts w:ascii="LiberationMono-Bold" w:hAnsi="LiberationMono-Bold" w:cs="LiberationMono-Bold"/>
          <w:b/>
          <w:bCs/>
          <w:color w:val="383A42"/>
          <w:kern w:val="0"/>
          <w:sz w:val="22"/>
          <w:szCs w:val="22"/>
        </w:rPr>
        <w:t>),</w:t>
      </w:r>
    </w:p>
    <w:p w14:paraId="2C30183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'HOST'</w:t>
      </w:r>
      <w:r w:rsidRPr="00482101">
        <w:rPr>
          <w:rFonts w:ascii="LiberationMono-Bold" w:hAnsi="LiberationMono-Bold" w:cs="LiberationMono-Bold"/>
          <w:b/>
          <w:bCs/>
          <w:color w:val="383A42"/>
          <w:kern w:val="0"/>
          <w:sz w:val="22"/>
          <w:szCs w:val="22"/>
        </w:rPr>
        <w:t>: config(</w:t>
      </w:r>
      <w:r w:rsidRPr="00482101">
        <w:rPr>
          <w:rFonts w:ascii="LiberationMono-Bold" w:hAnsi="LiberationMono-Bold" w:cs="LiberationMono-Bold"/>
          <w:b/>
          <w:bCs/>
          <w:color w:val="50A24F"/>
          <w:kern w:val="0"/>
          <w:sz w:val="22"/>
          <w:szCs w:val="22"/>
        </w:rPr>
        <w:t>'DB_HOST'</w:t>
      </w:r>
      <w:r w:rsidRPr="00482101">
        <w:rPr>
          <w:rFonts w:ascii="LiberationMono-Bold" w:hAnsi="LiberationMono-Bold" w:cs="LiberationMono-Bold"/>
          <w:b/>
          <w:bCs/>
          <w:color w:val="383A42"/>
          <w:kern w:val="0"/>
          <w:sz w:val="22"/>
          <w:szCs w:val="22"/>
        </w:rPr>
        <w:t>),</w:t>
      </w:r>
    </w:p>
    <w:p w14:paraId="4C1E39B1"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3E98263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6DFF3A4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36B093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database engine is now </w:t>
      </w:r>
      <w:r w:rsidRPr="00482101">
        <w:rPr>
          <w:rFonts w:ascii="LiberationMono" w:hAnsi="LiberationMono" w:cs="LiberationMono"/>
          <w:color w:val="000000"/>
          <w:kern w:val="0"/>
          <w:sz w:val="22"/>
          <w:szCs w:val="22"/>
        </w:rPr>
        <w:t xml:space="preserve">postgresql </w:t>
      </w:r>
      <w:r w:rsidRPr="00482101">
        <w:rPr>
          <w:rFonts w:ascii="LiberationSerif" w:hAnsi="LiberationSerif" w:cs="LiberationSerif"/>
          <w:color w:val="000000"/>
          <w:kern w:val="0"/>
          <w:sz w:val="30"/>
          <w:szCs w:val="30"/>
        </w:rPr>
        <w:t xml:space="preserve">. The database credentials are now loaded from environment variables using </w:t>
      </w:r>
      <w:r w:rsidRPr="00482101">
        <w:rPr>
          <w:rFonts w:ascii="LiberationMono" w:hAnsi="LiberationMono" w:cs="LiberationMono"/>
          <w:color w:val="000000"/>
          <w:kern w:val="0"/>
          <w:sz w:val="22"/>
          <w:szCs w:val="22"/>
        </w:rPr>
        <w:t xml:space="preserve">python-decouple </w:t>
      </w:r>
      <w:r w:rsidRPr="00482101">
        <w:rPr>
          <w:rFonts w:ascii="LiberationSerif" w:hAnsi="LiberationSerif" w:cs="LiberationSerif"/>
          <w:color w:val="000000"/>
          <w:kern w:val="0"/>
          <w:sz w:val="30"/>
          <w:szCs w:val="30"/>
        </w:rPr>
        <w:t>.</w:t>
      </w:r>
    </w:p>
    <w:p w14:paraId="6C4D339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Let’s add values to the environment variables. Edit the </w:t>
      </w:r>
      <w:r w:rsidRPr="00482101">
        <w:rPr>
          <w:rFonts w:ascii="LiberationMono" w:hAnsi="LiberationMono" w:cs="LiberationMono"/>
          <w:color w:val="000000"/>
          <w:kern w:val="0"/>
          <w:sz w:val="22"/>
          <w:szCs w:val="22"/>
        </w:rPr>
        <w:t xml:space="preserve">.env </w:t>
      </w:r>
      <w:r w:rsidRPr="00482101">
        <w:rPr>
          <w:rFonts w:ascii="LiberationSerif" w:hAnsi="LiberationSerif" w:cs="LiberationSerif"/>
          <w:color w:val="000000"/>
          <w:kern w:val="0"/>
          <w:sz w:val="30"/>
          <w:szCs w:val="30"/>
        </w:rPr>
        <w:t>file of your project and add the following lines highlighted in bold:</w:t>
      </w:r>
    </w:p>
    <w:p w14:paraId="68C1BD2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EMAIL_HOST_USER=your_account@gmail.com</w:t>
      </w:r>
    </w:p>
    <w:p w14:paraId="6B82D7D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EMAIL_HOST_PASSWORD=xxxxxxxxxxxx</w:t>
      </w:r>
    </w:p>
    <w:p w14:paraId="159F15F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DEFAULT_FROM_EMAIL=My Blog &lt;your_account@gmail.com&gt;</w:t>
      </w:r>
    </w:p>
    <w:p w14:paraId="1319994B"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DB_NAME=blog</w:t>
      </w:r>
    </w:p>
    <w:p w14:paraId="581A8472"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DB_USER=blog</w:t>
      </w:r>
    </w:p>
    <w:p w14:paraId="0C57FE1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DB_PASSWORD=xxxxx</w:t>
      </w:r>
    </w:p>
    <w:p w14:paraId="26BB17FD"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DB_HOST=localhost</w:t>
      </w:r>
    </w:p>
    <w:p w14:paraId="72940CC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4BA9C7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Replace </w:t>
      </w:r>
      <w:r w:rsidRPr="00482101">
        <w:rPr>
          <w:rFonts w:ascii="LiberationMono" w:hAnsi="LiberationMono" w:cs="LiberationMono"/>
          <w:color w:val="000000"/>
          <w:kern w:val="0"/>
          <w:sz w:val="22"/>
          <w:szCs w:val="22"/>
        </w:rPr>
        <w:t xml:space="preserve">xxxxxx </w:t>
      </w:r>
      <w:r w:rsidRPr="00482101">
        <w:rPr>
          <w:rFonts w:ascii="LiberationSerif" w:hAnsi="LiberationSerif" w:cs="LiberationSerif"/>
          <w:color w:val="000000"/>
          <w:kern w:val="0"/>
          <w:sz w:val="30"/>
          <w:szCs w:val="30"/>
        </w:rPr>
        <w:t>with the password you used when starting the PostgreSQL container. The new database is empty.</w:t>
      </w:r>
    </w:p>
    <w:p w14:paraId="76112C0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BD2646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Run the following command to apply all database migrations to the new PostgreSQL database:</w:t>
      </w:r>
    </w:p>
    <w:p w14:paraId="216394D2"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migrate</w:t>
      </w:r>
    </w:p>
    <w:p w14:paraId="0451135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560667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will see an output, including all the migrations that have been applied, like this:</w:t>
      </w:r>
    </w:p>
    <w:p w14:paraId="4E46FBD4"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Operations to perform:</w:t>
      </w:r>
    </w:p>
    <w:p w14:paraId="1437DABF"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 all migrations: admin, auth, blog, contenttypes, sessions</w:t>
      </w:r>
    </w:p>
    <w:p w14:paraId="3DCF85FD"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Running migrations:</w:t>
      </w:r>
    </w:p>
    <w:p w14:paraId="5D540204"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contenttypes.0001_initial... OK</w:t>
      </w:r>
    </w:p>
    <w:p w14:paraId="7ADE3BC0"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auth.0001_initial... OK</w:t>
      </w:r>
    </w:p>
    <w:p w14:paraId="3AA72EF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admin.0001_initial... OK</w:t>
      </w:r>
    </w:p>
    <w:p w14:paraId="3AC150B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admin.0002_logentry_remove_auto_add... OK</w:t>
      </w:r>
    </w:p>
    <w:p w14:paraId="25430D12"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admin.0003_logentry_add_action_flag_choices... OK</w:t>
      </w:r>
    </w:p>
    <w:p w14:paraId="18593E0A"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contenttypes.0002_remove_content_type_name... OK</w:t>
      </w:r>
    </w:p>
    <w:p w14:paraId="32ADB896"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auth.0002_alter_permission_name_max_length... OK</w:t>
      </w:r>
    </w:p>
    <w:p w14:paraId="4D8F19C0"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auth.0003_alter_user_email_max_length... OK</w:t>
      </w:r>
    </w:p>
    <w:p w14:paraId="05DBAAA1"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auth.0004_alter_user_username_opts... OK</w:t>
      </w:r>
    </w:p>
    <w:p w14:paraId="572D87BA"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auth.0005_alter_user_last_login_null... OK</w:t>
      </w:r>
    </w:p>
    <w:p w14:paraId="08BCCEFA"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auth.0006_require_contenttypes_0002... OK</w:t>
      </w:r>
    </w:p>
    <w:p w14:paraId="4E5D0F9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auth.0007_alter_validators_add_error_messages... OK</w:t>
      </w:r>
    </w:p>
    <w:p w14:paraId="632B9AE6"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auth.0008_alter_user_username_max_length... OK</w:t>
      </w:r>
    </w:p>
    <w:p w14:paraId="1AE2463E"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auth.0009_alter_user_last_name_max_length... OK</w:t>
      </w:r>
    </w:p>
    <w:p w14:paraId="75AD8672"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auth.0010_alter_group_name_max_length... OK</w:t>
      </w:r>
    </w:p>
    <w:p w14:paraId="1D0BC006"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auth.0011_update_proxy_permissions... OK</w:t>
      </w:r>
    </w:p>
    <w:p w14:paraId="66D25C5A"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auth.0012_alter_user_first_name_max_length... OK</w:t>
      </w:r>
    </w:p>
    <w:p w14:paraId="2F2DCF0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taggit.0001_initial... OK</w:t>
      </w:r>
    </w:p>
    <w:p w14:paraId="0B6CDDD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taggit.0002_auto_20150616_2121... OK</w:t>
      </w:r>
    </w:p>
    <w:p w14:paraId="6A87832E"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taggit.0003_taggeditem_add_unique_index... OK</w:t>
      </w:r>
    </w:p>
    <w:p w14:paraId="6BC0622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taggit.0004_alter_taggeditem_content_type_alter_tagged</w:t>
      </w:r>
    </w:p>
    <w:p w14:paraId="4E81BE2B"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taggit.0005_auto_20220424_2025... OK</w:t>
      </w:r>
    </w:p>
    <w:p w14:paraId="62694F5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taggit.0006_rename_taggeditem_content_type_object_id_t</w:t>
      </w:r>
    </w:p>
    <w:p w14:paraId="7D167128"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blog.0001_initial... OK</w:t>
      </w:r>
    </w:p>
    <w:p w14:paraId="61000B9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blog.0002_alter_post_slug... OK</w:t>
      </w:r>
    </w:p>
    <w:p w14:paraId="59C93D4D"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blog.0003_comment... OK</w:t>
      </w:r>
    </w:p>
    <w:p w14:paraId="18419B9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blog.0004_post_tags... OK</w:t>
      </w:r>
    </w:p>
    <w:p w14:paraId="27FA1FC2"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sessions.0001_initial... OK</w:t>
      </w:r>
    </w:p>
    <w:p w14:paraId="41A128A6"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lastRenderedPageBreak/>
        <w:t>Applying sites.0001_initial... OK</w:t>
      </w:r>
    </w:p>
    <w:p w14:paraId="5EA1339B"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sites.0002_alter_domain_unique... OK</w:t>
      </w:r>
    </w:p>
    <w:p w14:paraId="6945B03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1858E2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PostgreSQL database is now in sync with your data models and you can run your Django project pointing to the new database. Let’s get the database to the same state by loading the data we previously exported from SQLite.</w:t>
      </w:r>
    </w:p>
    <w:p w14:paraId="6BAAA6F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CD4FC53"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Loading the data into the new database</w:t>
      </w:r>
    </w:p>
    <w:p w14:paraId="61E0A97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We are going to load the data fixtures we generated previously into our new PostgreSQL database.</w:t>
      </w:r>
    </w:p>
    <w:p w14:paraId="02D2CFC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C79643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Run the following command to load the previously exported data into the PostgreSQL database:</w:t>
      </w:r>
    </w:p>
    <w:p w14:paraId="0807C120"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loaddata mysite_data.json</w:t>
      </w:r>
    </w:p>
    <w:p w14:paraId="2C8892F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E7AB2E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will see the following output:</w:t>
      </w:r>
    </w:p>
    <w:p w14:paraId="142DD8A1"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Installed 104 object(s) from 1 fixture(s)</w:t>
      </w:r>
    </w:p>
    <w:p w14:paraId="3DDC5F5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A4392E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number of objects might differ, depending on the users, posts, comments, and other objects that have been created in the database.</w:t>
      </w:r>
    </w:p>
    <w:p w14:paraId="1D67AE7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D9DD3F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Start the development server from the shell prompt with the following command:</w:t>
      </w:r>
    </w:p>
    <w:p w14:paraId="1AD898E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runserver</w:t>
      </w:r>
    </w:p>
    <w:p w14:paraId="026F5D7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5608B6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http://127.0.0.1:8000/admin/blog/post/ </w:t>
      </w:r>
      <w:r w:rsidRPr="00482101">
        <w:rPr>
          <w:rFonts w:ascii="LiberationSerif" w:hAnsi="LiberationSerif" w:cs="LiberationSerif"/>
          <w:color w:val="000000"/>
          <w:kern w:val="0"/>
          <w:sz w:val="30"/>
          <w:szCs w:val="30"/>
        </w:rPr>
        <w:t>in your browser to verify that all posts have been loaded into the new database. You should see all the posts, as follows:</w:t>
      </w:r>
    </w:p>
    <w:p w14:paraId="63CF94C0"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02479B36" wp14:editId="101A2230">
            <wp:extent cx="6697980" cy="2956560"/>
            <wp:effectExtent l="0" t="0" r="7620" b="0"/>
            <wp:docPr id="13721632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7980" cy="2956560"/>
                    </a:xfrm>
                    <a:prstGeom prst="rect">
                      <a:avLst/>
                    </a:prstGeom>
                    <a:noFill/>
                    <a:ln>
                      <a:noFill/>
                    </a:ln>
                  </pic:spPr>
                </pic:pic>
              </a:graphicData>
            </a:graphic>
          </wp:inline>
        </w:drawing>
      </w:r>
    </w:p>
    <w:p w14:paraId="2D8A8766"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3.28: The list of posts on the administration site</w:t>
      </w:r>
    </w:p>
    <w:p w14:paraId="36790FB3"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lastRenderedPageBreak/>
        <w:t>Simple search lookups</w:t>
      </w:r>
    </w:p>
    <w:p w14:paraId="5D5C0FF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Having enabled PostgreSQL in our project, we can now build a powerful search engine by leveraging PostgreSQL’s full-text search capabilities. We will begin with basic search lookups and progressively incorporate more sophisticated features, such as stemming, ranking, or weighting queries, to build a comprehensive full-text search engine.</w:t>
      </w:r>
    </w:p>
    <w:p w14:paraId="2FDDF4B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102C75B"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settings.py </w:t>
      </w:r>
      <w:r w:rsidRPr="00482101">
        <w:rPr>
          <w:rFonts w:ascii="LiberationSerif" w:hAnsi="LiberationSerif" w:cs="LiberationSerif"/>
          <w:color w:val="000000"/>
          <w:kern w:val="0"/>
          <w:sz w:val="30"/>
          <w:szCs w:val="30"/>
        </w:rPr>
        <w:t xml:space="preserve">file of your project and add </w:t>
      </w:r>
      <w:r w:rsidRPr="00482101">
        <w:rPr>
          <w:rFonts w:ascii="LiberationMono" w:hAnsi="LiberationMono" w:cs="LiberationMono"/>
          <w:color w:val="000000"/>
          <w:kern w:val="0"/>
          <w:sz w:val="22"/>
          <w:szCs w:val="22"/>
        </w:rPr>
        <w:t xml:space="preserve">django.contrib.postgres </w:t>
      </w:r>
      <w:r w:rsidRPr="00482101">
        <w:rPr>
          <w:rFonts w:ascii="LiberationSerif" w:hAnsi="LiberationSerif" w:cs="LiberationSerif"/>
          <w:color w:val="000000"/>
          <w:kern w:val="0"/>
          <w:sz w:val="30"/>
          <w:szCs w:val="30"/>
        </w:rPr>
        <w:t xml:space="preserve">to the </w:t>
      </w:r>
      <w:r w:rsidRPr="00482101">
        <w:rPr>
          <w:rFonts w:ascii="LiberationMono" w:hAnsi="LiberationMono" w:cs="LiberationMono"/>
          <w:color w:val="000000"/>
          <w:kern w:val="0"/>
          <w:sz w:val="22"/>
          <w:szCs w:val="22"/>
        </w:rPr>
        <w:t xml:space="preserve">INSTALLED_APPS </w:t>
      </w:r>
      <w:r w:rsidRPr="00482101">
        <w:rPr>
          <w:rFonts w:ascii="LiberationSerif" w:hAnsi="LiberationSerif" w:cs="LiberationSerif"/>
          <w:color w:val="000000"/>
          <w:kern w:val="0"/>
          <w:sz w:val="30"/>
          <w:szCs w:val="30"/>
        </w:rPr>
        <w:t>setting, as follows:</w:t>
      </w:r>
    </w:p>
    <w:p w14:paraId="12A6DFF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INSTALLED_APPS = [</w:t>
      </w:r>
    </w:p>
    <w:p w14:paraId="26EA4AB7"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rPr>
      </w:pPr>
      <w:r w:rsidRPr="00482101">
        <w:rPr>
          <w:rFonts w:ascii="LiberationMono" w:hAnsi="LiberationMono" w:cs="LiberationMono"/>
          <w:color w:val="EE0000"/>
          <w:kern w:val="0"/>
          <w:sz w:val="22"/>
          <w:szCs w:val="22"/>
        </w:rPr>
        <w:t>'django.contrib.admin',</w:t>
      </w:r>
    </w:p>
    <w:p w14:paraId="0541155E"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rPr>
      </w:pPr>
      <w:r w:rsidRPr="00482101">
        <w:rPr>
          <w:rFonts w:ascii="LiberationMono" w:hAnsi="LiberationMono" w:cs="LiberationMono"/>
          <w:color w:val="EE0000"/>
          <w:kern w:val="0"/>
          <w:sz w:val="22"/>
          <w:szCs w:val="22"/>
        </w:rPr>
        <w:t>'django.contrib.auth',</w:t>
      </w:r>
    </w:p>
    <w:p w14:paraId="2CDD642F"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'django.contrib.contenttypes',</w:t>
      </w:r>
    </w:p>
    <w:p w14:paraId="445918EB"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'django.contrib.sessions',</w:t>
      </w:r>
    </w:p>
    <w:p w14:paraId="291DD1E7"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'django.contrib.messages',</w:t>
      </w:r>
    </w:p>
    <w:p w14:paraId="780A5F49"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'django.contrib.sites',</w:t>
      </w:r>
    </w:p>
    <w:p w14:paraId="40F66197"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'django.contrib.sitemaps',</w:t>
      </w:r>
    </w:p>
    <w:p w14:paraId="470AB140"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'django.contrib.staticfiles',</w:t>
      </w:r>
    </w:p>
    <w:p w14:paraId="003EC476" w14:textId="77777777" w:rsidR="00482101" w:rsidRPr="00482101" w:rsidRDefault="00482101" w:rsidP="00482101">
      <w:pPr>
        <w:autoSpaceDE w:val="0"/>
        <w:autoSpaceDN w:val="0"/>
        <w:adjustRightInd w:val="0"/>
        <w:spacing w:after="0" w:line="240" w:lineRule="auto"/>
        <w:ind w:left="720"/>
        <w:rPr>
          <w:rFonts w:ascii="LiberationMono-Bold" w:hAnsi="LiberationMono-Bold" w:cs="LiberationMono-Bold"/>
          <w:b/>
          <w:bCs/>
          <w:color w:val="EE0000"/>
          <w:kern w:val="0"/>
          <w:sz w:val="22"/>
          <w:szCs w:val="22"/>
          <w:lang w:val="fr-FR"/>
        </w:rPr>
      </w:pPr>
      <w:r w:rsidRPr="00482101">
        <w:rPr>
          <w:rFonts w:ascii="LiberationMono-Bold" w:hAnsi="LiberationMono-Bold" w:cs="LiberationMono-Bold"/>
          <w:b/>
          <w:bCs/>
          <w:color w:val="EE0000"/>
          <w:kern w:val="0"/>
          <w:sz w:val="22"/>
          <w:szCs w:val="22"/>
          <w:lang w:val="fr-FR"/>
        </w:rPr>
        <w:t>'django.contrib.postgres',</w:t>
      </w:r>
    </w:p>
    <w:p w14:paraId="03039F0A"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'taggit',</w:t>
      </w:r>
    </w:p>
    <w:p w14:paraId="3CF8F0A4" w14:textId="77777777" w:rsidR="00482101" w:rsidRPr="00482101" w:rsidRDefault="00482101" w:rsidP="00482101">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482101">
        <w:rPr>
          <w:rFonts w:ascii="LiberationMono" w:hAnsi="LiberationMono" w:cs="LiberationMono"/>
          <w:color w:val="EE0000"/>
          <w:kern w:val="0"/>
          <w:sz w:val="22"/>
          <w:szCs w:val="22"/>
          <w:lang w:val="fr-FR"/>
        </w:rPr>
        <w:t>'blog.apps.BlogConfig',</w:t>
      </w:r>
    </w:p>
    <w:p w14:paraId="353499A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3DF7B6F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p>
    <w:p w14:paraId="63341CD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Open the Django shell by running the following command in the system shell prompt:</w:t>
      </w:r>
    </w:p>
    <w:p w14:paraId="61444E62"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shell</w:t>
      </w:r>
    </w:p>
    <w:p w14:paraId="147FE85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A01D45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you can search against a single field using the </w:t>
      </w:r>
      <w:r w:rsidRPr="00482101">
        <w:rPr>
          <w:rFonts w:ascii="LiberationMono" w:hAnsi="LiberationMono" w:cs="LiberationMono"/>
          <w:color w:val="000000"/>
          <w:kern w:val="0"/>
          <w:sz w:val="22"/>
          <w:szCs w:val="22"/>
        </w:rPr>
        <w:t xml:space="preserve">search </w:t>
      </w:r>
      <w:r w:rsidRPr="00482101">
        <w:rPr>
          <w:rFonts w:ascii="LiberationSerif" w:hAnsi="LiberationSerif" w:cs="LiberationSerif"/>
          <w:color w:val="000000"/>
          <w:kern w:val="0"/>
          <w:sz w:val="30"/>
          <w:szCs w:val="30"/>
        </w:rPr>
        <w:t>QuerySet lookup.</w:t>
      </w:r>
    </w:p>
    <w:p w14:paraId="033BA29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1D928F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Run the following code in the Python shell:</w:t>
      </w:r>
    </w:p>
    <w:p w14:paraId="23044DDE"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from </w:t>
      </w:r>
      <w:r w:rsidRPr="00482101">
        <w:rPr>
          <w:rFonts w:ascii="LiberationMono" w:hAnsi="LiberationMono" w:cs="LiberationMono"/>
          <w:color w:val="000000"/>
          <w:kern w:val="0"/>
          <w:sz w:val="22"/>
          <w:szCs w:val="22"/>
        </w:rPr>
        <w:t xml:space="preserve">blog.models </w:t>
      </w:r>
      <w:r w:rsidRPr="00482101">
        <w:rPr>
          <w:rFonts w:ascii="LiberationMono-Bold" w:hAnsi="LiberationMono-Bold" w:cs="LiberationMono-Bold"/>
          <w:b/>
          <w:bCs/>
          <w:color w:val="000000"/>
          <w:kern w:val="0"/>
          <w:sz w:val="22"/>
          <w:szCs w:val="22"/>
        </w:rPr>
        <w:t xml:space="preserve">import </w:t>
      </w:r>
      <w:r w:rsidRPr="00482101">
        <w:rPr>
          <w:rFonts w:ascii="LiberationMono" w:hAnsi="LiberationMono" w:cs="LiberationMono"/>
          <w:color w:val="000000"/>
          <w:kern w:val="0"/>
          <w:sz w:val="22"/>
          <w:szCs w:val="22"/>
        </w:rPr>
        <w:t>Post</w:t>
      </w:r>
    </w:p>
    <w:p w14:paraId="772BFD7C"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w:t>
      </w:r>
      <w:r w:rsidRPr="00482101">
        <w:rPr>
          <w:rFonts w:ascii="LiberationMono" w:hAnsi="LiberationMono" w:cs="LiberationMono"/>
          <w:color w:val="000000"/>
          <w:kern w:val="0"/>
          <w:sz w:val="22"/>
          <w:szCs w:val="22"/>
        </w:rPr>
        <w:t>Post.objects.filter(title__search='django')</w:t>
      </w:r>
    </w:p>
    <w:p w14:paraId="6DA874F5"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&lt;QuerySet [&lt;Post: Who was Django Reinhardt?&gt;]&gt;</w:t>
      </w:r>
    </w:p>
    <w:p w14:paraId="729BBF0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BFC82A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This query uses PostgreSQL to create a search vector for the </w:t>
      </w:r>
      <w:r w:rsidRPr="00482101">
        <w:rPr>
          <w:rFonts w:ascii="LiberationMono" w:hAnsi="LiberationMono" w:cs="LiberationMono"/>
          <w:color w:val="000000"/>
          <w:kern w:val="0"/>
          <w:sz w:val="22"/>
          <w:szCs w:val="22"/>
        </w:rPr>
        <w:t xml:space="preserve">title </w:t>
      </w:r>
      <w:r w:rsidRPr="00482101">
        <w:rPr>
          <w:rFonts w:ascii="LiberationSerif" w:hAnsi="LiberationSerif" w:cs="LiberationSerif"/>
          <w:color w:val="000000"/>
          <w:kern w:val="0"/>
          <w:sz w:val="30"/>
          <w:szCs w:val="30"/>
        </w:rPr>
        <w:t xml:space="preserve">field and a search query from the term </w:t>
      </w:r>
      <w:r w:rsidRPr="00482101">
        <w:rPr>
          <w:rFonts w:ascii="LiberationMono" w:hAnsi="LiberationMono" w:cs="LiberationMono"/>
          <w:color w:val="000000"/>
          <w:kern w:val="0"/>
          <w:sz w:val="22"/>
          <w:szCs w:val="22"/>
        </w:rPr>
        <w:t xml:space="preserve">django </w:t>
      </w:r>
      <w:r w:rsidRPr="00482101">
        <w:rPr>
          <w:rFonts w:ascii="LiberationSerif" w:hAnsi="LiberationSerif" w:cs="LiberationSerif"/>
          <w:color w:val="000000"/>
          <w:kern w:val="0"/>
          <w:sz w:val="30"/>
          <w:szCs w:val="30"/>
        </w:rPr>
        <w:t>. Results are obtained by matching the query with the vector.</w:t>
      </w:r>
    </w:p>
    <w:p w14:paraId="012C238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55C6929"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Searching against multiple fields</w:t>
      </w:r>
    </w:p>
    <w:p w14:paraId="153AFF5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might want to search against multiple fields. In this case, you will need to define a </w:t>
      </w:r>
      <w:r w:rsidRPr="00482101">
        <w:rPr>
          <w:rFonts w:ascii="LiberationMono" w:hAnsi="LiberationMono" w:cs="LiberationMono"/>
          <w:color w:val="000000"/>
          <w:kern w:val="0"/>
          <w:sz w:val="22"/>
          <w:szCs w:val="22"/>
        </w:rPr>
        <w:t xml:space="preserve">SearchVector </w:t>
      </w:r>
      <w:r w:rsidRPr="00482101">
        <w:rPr>
          <w:rFonts w:ascii="LiberationSerif" w:hAnsi="LiberationSerif" w:cs="LiberationSerif"/>
          <w:color w:val="000000"/>
          <w:kern w:val="0"/>
          <w:sz w:val="30"/>
          <w:szCs w:val="30"/>
        </w:rPr>
        <w:t xml:space="preserve">object. Let’s build a vector that allows you to search against the </w:t>
      </w:r>
      <w:r w:rsidRPr="00482101">
        <w:rPr>
          <w:rFonts w:ascii="LiberationMono" w:hAnsi="LiberationMono" w:cs="LiberationMono"/>
          <w:color w:val="000000"/>
          <w:kern w:val="0"/>
          <w:sz w:val="22"/>
          <w:szCs w:val="22"/>
        </w:rPr>
        <w:t xml:space="preserve">title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body </w:t>
      </w:r>
      <w:r w:rsidRPr="00482101">
        <w:rPr>
          <w:rFonts w:ascii="LiberationSerif" w:hAnsi="LiberationSerif" w:cs="LiberationSerif"/>
          <w:color w:val="000000"/>
          <w:kern w:val="0"/>
          <w:sz w:val="30"/>
          <w:szCs w:val="30"/>
        </w:rPr>
        <w:t xml:space="preserve">fields of the </w:t>
      </w:r>
      <w:r w:rsidRPr="00482101">
        <w:rPr>
          <w:rFonts w:ascii="LiberationMono" w:hAnsi="LiberationMono" w:cs="LiberationMono"/>
          <w:color w:val="000000"/>
          <w:kern w:val="0"/>
          <w:sz w:val="22"/>
          <w:szCs w:val="22"/>
        </w:rPr>
        <w:t xml:space="preserve">Post </w:t>
      </w:r>
      <w:r w:rsidRPr="00482101">
        <w:rPr>
          <w:rFonts w:ascii="LiberationSerif" w:hAnsi="LiberationSerif" w:cs="LiberationSerif"/>
          <w:color w:val="000000"/>
          <w:kern w:val="0"/>
          <w:sz w:val="30"/>
          <w:szCs w:val="30"/>
        </w:rPr>
        <w:t>model.</w:t>
      </w:r>
    </w:p>
    <w:p w14:paraId="1361BF5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7F59CC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Run the following code in the Python shell:</w:t>
      </w:r>
    </w:p>
    <w:p w14:paraId="148C09F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from </w:t>
      </w:r>
      <w:r w:rsidRPr="00482101">
        <w:rPr>
          <w:rFonts w:ascii="LiberationMono" w:hAnsi="LiberationMono" w:cs="LiberationMono"/>
          <w:color w:val="000000"/>
          <w:kern w:val="0"/>
          <w:sz w:val="22"/>
          <w:szCs w:val="22"/>
        </w:rPr>
        <w:t xml:space="preserve">django.contrib.postgres.search </w:t>
      </w:r>
      <w:r w:rsidRPr="00482101">
        <w:rPr>
          <w:rFonts w:ascii="LiberationMono-Bold" w:hAnsi="LiberationMono-Bold" w:cs="LiberationMono-Bold"/>
          <w:b/>
          <w:bCs/>
          <w:color w:val="000000"/>
          <w:kern w:val="0"/>
          <w:sz w:val="22"/>
          <w:szCs w:val="22"/>
        </w:rPr>
        <w:t xml:space="preserve">import </w:t>
      </w:r>
      <w:r w:rsidRPr="00482101">
        <w:rPr>
          <w:rFonts w:ascii="LiberationMono" w:hAnsi="LiberationMono" w:cs="LiberationMono"/>
          <w:color w:val="000000"/>
          <w:kern w:val="0"/>
          <w:sz w:val="22"/>
          <w:szCs w:val="22"/>
        </w:rPr>
        <w:t>SearchVector</w:t>
      </w:r>
    </w:p>
    <w:p w14:paraId="5B6658F9"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from </w:t>
      </w:r>
      <w:r w:rsidRPr="00482101">
        <w:rPr>
          <w:rFonts w:ascii="LiberationMono" w:hAnsi="LiberationMono" w:cs="LiberationMono"/>
          <w:color w:val="000000"/>
          <w:kern w:val="0"/>
          <w:sz w:val="22"/>
          <w:szCs w:val="22"/>
        </w:rPr>
        <w:t xml:space="preserve">blog.models </w:t>
      </w:r>
      <w:r w:rsidRPr="00482101">
        <w:rPr>
          <w:rFonts w:ascii="LiberationMono-Bold" w:hAnsi="LiberationMono-Bold" w:cs="LiberationMono-Bold"/>
          <w:b/>
          <w:bCs/>
          <w:color w:val="000000"/>
          <w:kern w:val="0"/>
          <w:sz w:val="22"/>
          <w:szCs w:val="22"/>
        </w:rPr>
        <w:t xml:space="preserve">import </w:t>
      </w:r>
      <w:r w:rsidRPr="00482101">
        <w:rPr>
          <w:rFonts w:ascii="LiberationMono" w:hAnsi="LiberationMono" w:cs="LiberationMono"/>
          <w:color w:val="000000"/>
          <w:kern w:val="0"/>
          <w:sz w:val="22"/>
          <w:szCs w:val="22"/>
        </w:rPr>
        <w:t>Post</w:t>
      </w:r>
    </w:p>
    <w:p w14:paraId="007038AB"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000000"/>
          <w:kern w:val="0"/>
          <w:sz w:val="22"/>
          <w:szCs w:val="22"/>
        </w:rPr>
      </w:pPr>
      <w:r w:rsidRPr="00482101">
        <w:rPr>
          <w:rFonts w:ascii="LiberationMono-Bold" w:hAnsi="LiberationMono-Bold" w:cs="LiberationMono-Bold"/>
          <w:b/>
          <w:bCs/>
          <w:color w:val="000000"/>
          <w:kern w:val="0"/>
          <w:sz w:val="22"/>
          <w:szCs w:val="22"/>
        </w:rPr>
        <w:lastRenderedPageBreak/>
        <w:t>&gt;&gt;&gt;</w:t>
      </w:r>
    </w:p>
    <w:p w14:paraId="6C3A98A3"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&gt;&gt;&gt; </w:t>
      </w:r>
      <w:r w:rsidRPr="00482101">
        <w:rPr>
          <w:rFonts w:ascii="LiberationMono" w:hAnsi="LiberationMono" w:cs="LiberationMono"/>
          <w:color w:val="000000"/>
          <w:kern w:val="0"/>
          <w:sz w:val="22"/>
          <w:szCs w:val="22"/>
        </w:rPr>
        <w:t>Post.objects.annotate(</w:t>
      </w:r>
    </w:p>
    <w:p w14:paraId="1EFE9EFA"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 </w:t>
      </w:r>
      <w:r w:rsidRPr="00482101">
        <w:rPr>
          <w:rFonts w:ascii="LiberationMono" w:hAnsi="LiberationMono" w:cs="LiberationMono"/>
          <w:color w:val="000000"/>
          <w:kern w:val="0"/>
          <w:sz w:val="22"/>
          <w:szCs w:val="22"/>
        </w:rPr>
        <w:t>search=SearchVector('title', 'body'),</w:t>
      </w:r>
    </w:p>
    <w:p w14:paraId="2925A24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000000"/>
          <w:kern w:val="0"/>
          <w:sz w:val="22"/>
          <w:szCs w:val="22"/>
        </w:rPr>
      </w:pPr>
      <w:r w:rsidRPr="00482101">
        <w:rPr>
          <w:rFonts w:ascii="LiberationMono-Bold" w:hAnsi="LiberationMono-Bold" w:cs="LiberationMono-Bold"/>
          <w:b/>
          <w:bCs/>
          <w:color w:val="000000"/>
          <w:kern w:val="0"/>
          <w:sz w:val="22"/>
          <w:szCs w:val="22"/>
        </w:rPr>
        <w:t xml:space="preserve">... </w:t>
      </w:r>
      <w:r w:rsidRPr="00482101">
        <w:rPr>
          <w:rFonts w:ascii="LiberationMono" w:hAnsi="LiberationMono" w:cs="LiberationMono"/>
          <w:color w:val="000000"/>
          <w:kern w:val="0"/>
          <w:sz w:val="22"/>
          <w:szCs w:val="22"/>
        </w:rPr>
        <w:t>).filter(search='django')</w:t>
      </w:r>
    </w:p>
    <w:p w14:paraId="23CF663F"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&lt;QuerySet [&lt;Post: Markdown post&gt;, &lt;Post: Who was Django Reinhardt</w:t>
      </w:r>
    </w:p>
    <w:p w14:paraId="66923A4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2D39DC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Using </w:t>
      </w:r>
      <w:r w:rsidRPr="00482101">
        <w:rPr>
          <w:rFonts w:ascii="LiberationMono" w:hAnsi="LiberationMono" w:cs="LiberationMono"/>
          <w:color w:val="000000"/>
          <w:kern w:val="0"/>
          <w:sz w:val="22"/>
          <w:szCs w:val="22"/>
        </w:rPr>
        <w:t xml:space="preserve">annotate </w:t>
      </w:r>
      <w:r w:rsidRPr="00482101">
        <w:rPr>
          <w:rFonts w:ascii="LiberationSerif" w:hAnsi="LiberationSerif" w:cs="LiberationSerif"/>
          <w:color w:val="000000"/>
          <w:kern w:val="0"/>
          <w:sz w:val="30"/>
          <w:szCs w:val="30"/>
        </w:rPr>
        <w:t xml:space="preserve">and defining </w:t>
      </w:r>
      <w:r w:rsidRPr="00482101">
        <w:rPr>
          <w:rFonts w:ascii="LiberationMono" w:hAnsi="LiberationMono" w:cs="LiberationMono"/>
          <w:color w:val="000000"/>
          <w:kern w:val="0"/>
          <w:sz w:val="22"/>
          <w:szCs w:val="22"/>
        </w:rPr>
        <w:t xml:space="preserve">SearchVector </w:t>
      </w:r>
      <w:r w:rsidRPr="00482101">
        <w:rPr>
          <w:rFonts w:ascii="LiberationSerif" w:hAnsi="LiberationSerif" w:cs="LiberationSerif"/>
          <w:color w:val="000000"/>
          <w:kern w:val="0"/>
          <w:sz w:val="30"/>
          <w:szCs w:val="30"/>
        </w:rPr>
        <w:t xml:space="preserve">with both fields, you provide a functionality to match the query against both the </w:t>
      </w:r>
      <w:r w:rsidRPr="00482101">
        <w:rPr>
          <w:rFonts w:ascii="LiberationMono" w:hAnsi="LiberationMono" w:cs="LiberationMono"/>
          <w:color w:val="000000"/>
          <w:kern w:val="0"/>
          <w:sz w:val="22"/>
          <w:szCs w:val="22"/>
        </w:rPr>
        <w:t xml:space="preserve">title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body </w:t>
      </w:r>
      <w:r w:rsidRPr="00482101">
        <w:rPr>
          <w:rFonts w:ascii="LiberationSerif" w:hAnsi="LiberationSerif" w:cs="LiberationSerif"/>
          <w:color w:val="000000"/>
          <w:kern w:val="0"/>
          <w:sz w:val="30"/>
          <w:szCs w:val="30"/>
        </w:rPr>
        <w:t>of the posts.</w:t>
      </w:r>
    </w:p>
    <w:p w14:paraId="5B57994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AA114E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mc:AlternateContent>
          <mc:Choice Requires="wps">
            <w:drawing>
              <wp:anchor distT="45720" distB="45720" distL="114300" distR="114300" simplePos="0" relativeHeight="251665408" behindDoc="0" locked="0" layoutInCell="1" allowOverlap="1" wp14:anchorId="559E4E6D" wp14:editId="353384EA">
                <wp:simplePos x="0" y="0"/>
                <wp:positionH relativeFrom="column">
                  <wp:posOffset>815340</wp:posOffset>
                </wp:positionH>
                <wp:positionV relativeFrom="paragraph">
                  <wp:posOffset>15240</wp:posOffset>
                </wp:positionV>
                <wp:extent cx="5288280" cy="1790700"/>
                <wp:effectExtent l="0" t="0" r="26670" b="19050"/>
                <wp:wrapSquare wrapText="bothSides"/>
                <wp:docPr id="1895220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1790700"/>
                        </a:xfrm>
                        <a:prstGeom prst="rect">
                          <a:avLst/>
                        </a:prstGeom>
                        <a:solidFill>
                          <a:srgbClr val="FFFFFF"/>
                        </a:solidFill>
                        <a:ln w="9525">
                          <a:solidFill>
                            <a:srgbClr val="000000"/>
                          </a:solidFill>
                          <a:miter lim="800000"/>
                          <a:headEnd/>
                          <a:tailEnd/>
                        </a:ln>
                      </wps:spPr>
                      <wps:txbx>
                        <w:txbxContent>
                          <w:p w14:paraId="53449B7D"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Full-text search is an intensive process. If you are searching</w:t>
                            </w:r>
                          </w:p>
                          <w:p w14:paraId="0A0DE9DF"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more than a few hundred rows, you should define a</w:t>
                            </w:r>
                          </w:p>
                          <w:p w14:paraId="52D1D339"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functional index that matches the search vector you are</w:t>
                            </w:r>
                          </w:p>
                          <w:p w14:paraId="56A108EC"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using. Django provides a </w:t>
                            </w:r>
                            <w:r>
                              <w:rPr>
                                <w:rFonts w:ascii="LiberationMono" w:hAnsi="LiberationMono" w:cs="LiberationMono"/>
                                <w:color w:val="000000"/>
                                <w:kern w:val="0"/>
                                <w:sz w:val="22"/>
                                <w:szCs w:val="22"/>
                              </w:rPr>
                              <w:t xml:space="preserve">SearchVectorField </w:t>
                            </w:r>
                            <w:r>
                              <w:rPr>
                                <w:rFonts w:ascii="LiberationSerif" w:hAnsi="LiberationSerif" w:cs="LiberationSerif"/>
                                <w:color w:val="000000"/>
                                <w:kern w:val="0"/>
                                <w:sz w:val="30"/>
                                <w:szCs w:val="30"/>
                              </w:rPr>
                              <w:t>field for your</w:t>
                            </w:r>
                          </w:p>
                          <w:p w14:paraId="7AE0300E"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models. You can read more about this at</w:t>
                            </w:r>
                          </w:p>
                          <w:p w14:paraId="05A07FA0" w14:textId="77777777" w:rsid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w:t>
                            </w:r>
                          </w:p>
                          <w:p w14:paraId="794CDE62"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f/contrib/postgres/search/#performance</w:t>
                            </w:r>
                            <w:r>
                              <w:rPr>
                                <w:rFonts w:ascii="LiberationSerif" w:hAnsi="LiberationSerif" w:cs="LiberationSerif"/>
                                <w:color w:val="000000"/>
                                <w:kern w:val="0"/>
                                <w:sz w:val="30"/>
                                <w:szCs w:val="30"/>
                              </w:rPr>
                              <w:t>.</w:t>
                            </w:r>
                          </w:p>
                          <w:p w14:paraId="14FC5DD3" w14:textId="77777777" w:rsidR="00482101" w:rsidRDefault="00482101" w:rsidP="00482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E4E6D" id="_x0000_s1032" type="#_x0000_t202" style="position:absolute;margin-left:64.2pt;margin-top:1.2pt;width:416.4pt;height:14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">
                <v:textbox>
                  <w:txbxContent>
                    <w:p w14:paraId="53449B7D"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Full-text search is an intensive process. If you are searching</w:t>
                      </w:r>
                    </w:p>
                    <w:p w14:paraId="0A0DE9DF"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more than a few hundred rows, you should define a</w:t>
                      </w:r>
                    </w:p>
                    <w:p w14:paraId="52D1D339"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functional index that matches the search vector you are</w:t>
                      </w:r>
                    </w:p>
                    <w:p w14:paraId="56A108EC"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using. Django provides a </w:t>
                      </w:r>
                      <w:r>
                        <w:rPr>
                          <w:rFonts w:ascii="LiberationMono" w:hAnsi="LiberationMono" w:cs="LiberationMono"/>
                          <w:color w:val="000000"/>
                          <w:kern w:val="0"/>
                          <w:sz w:val="22"/>
                          <w:szCs w:val="22"/>
                        </w:rPr>
                        <w:t xml:space="preserve">SearchVectorField </w:t>
                      </w:r>
                      <w:r>
                        <w:rPr>
                          <w:rFonts w:ascii="LiberationSerif" w:hAnsi="LiberationSerif" w:cs="LiberationSerif"/>
                          <w:color w:val="000000"/>
                          <w:kern w:val="0"/>
                          <w:sz w:val="30"/>
                          <w:szCs w:val="30"/>
                        </w:rPr>
                        <w:t>field for your</w:t>
                      </w:r>
                    </w:p>
                    <w:p w14:paraId="7AE0300E"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models. You can read more about this at</w:t>
                      </w:r>
                    </w:p>
                    <w:p w14:paraId="05A07FA0" w14:textId="77777777" w:rsid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w:t>
                      </w:r>
                    </w:p>
                    <w:p w14:paraId="794CDE62"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f/contrib/postgres/search/#performance</w:t>
                      </w:r>
                      <w:r>
                        <w:rPr>
                          <w:rFonts w:ascii="LiberationSerif" w:hAnsi="LiberationSerif" w:cs="LiberationSerif"/>
                          <w:color w:val="000000"/>
                          <w:kern w:val="0"/>
                          <w:sz w:val="30"/>
                          <w:szCs w:val="30"/>
                        </w:rPr>
                        <w:t>.</w:t>
                      </w:r>
                    </w:p>
                    <w:p w14:paraId="14FC5DD3" w14:textId="77777777" w:rsidR="00482101" w:rsidRDefault="00482101" w:rsidP="00482101"/>
                  </w:txbxContent>
                </v:textbox>
                <w10:wrap type="square"/>
              </v:shape>
            </w:pict>
          </mc:Fallback>
        </mc:AlternateContent>
      </w:r>
      <w:r w:rsidRPr="00482101">
        <w:rPr>
          <w:rFonts w:ascii="LiberationSerif" w:hAnsi="LiberationSerif" w:cs="LiberationSerif"/>
          <w:noProof/>
          <w:color w:val="000000"/>
          <w:kern w:val="0"/>
          <w:sz w:val="30"/>
          <w:szCs w:val="30"/>
        </w:rPr>
        <w:drawing>
          <wp:inline distT="0" distB="0" distL="0" distR="0" wp14:anchorId="147ECC45" wp14:editId="5F6F1C93">
            <wp:extent cx="693420" cy="1805940"/>
            <wp:effectExtent l="0" t="0" r="0" b="3810"/>
            <wp:docPr id="20075344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3420" cy="1805940"/>
                    </a:xfrm>
                    <a:prstGeom prst="rect">
                      <a:avLst/>
                    </a:prstGeom>
                    <a:noFill/>
                    <a:ln>
                      <a:noFill/>
                    </a:ln>
                  </pic:spPr>
                </pic:pic>
              </a:graphicData>
            </a:graphic>
          </wp:inline>
        </w:drawing>
      </w:r>
    </w:p>
    <w:p w14:paraId="20AC04B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23E9530"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Building a search view</w:t>
      </w:r>
    </w:p>
    <w:p w14:paraId="35EE13B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Now, you will create a custom view to allow your users to search posts. First, you will need a search form. Edit the </w:t>
      </w:r>
      <w:r w:rsidRPr="00482101">
        <w:rPr>
          <w:rFonts w:ascii="LiberationMono" w:hAnsi="LiberationMono" w:cs="LiberationMono"/>
          <w:color w:val="000000"/>
          <w:kern w:val="0"/>
          <w:sz w:val="22"/>
          <w:szCs w:val="22"/>
        </w:rPr>
        <w:t xml:space="preserve">forms.py </w:t>
      </w:r>
      <w:r w:rsidRPr="00482101">
        <w:rPr>
          <w:rFonts w:ascii="LiberationSerif" w:hAnsi="LiberationSerif" w:cs="LiberationSerif"/>
          <w:color w:val="000000"/>
          <w:kern w:val="0"/>
          <w:sz w:val="30"/>
          <w:szCs w:val="30"/>
        </w:rPr>
        <w:t xml:space="preserve">file of the </w:t>
      </w:r>
      <w:r w:rsidRPr="00482101">
        <w:rPr>
          <w:rFonts w:ascii="LiberationMono" w:hAnsi="LiberationMono" w:cs="LiberationMono"/>
          <w:color w:val="000000"/>
          <w:kern w:val="0"/>
          <w:sz w:val="22"/>
          <w:szCs w:val="22"/>
        </w:rPr>
        <w:t>blog</w:t>
      </w:r>
      <w:r w:rsidRPr="00482101">
        <w:rPr>
          <w:rFonts w:ascii="LiberationSerif" w:hAnsi="LiberationSerif" w:cs="LiberationSerif"/>
          <w:color w:val="000000"/>
          <w:kern w:val="0"/>
          <w:sz w:val="30"/>
          <w:szCs w:val="30"/>
        </w:rPr>
        <w:t xml:space="preserve"> application and add the following form:</w:t>
      </w:r>
    </w:p>
    <w:p w14:paraId="09769BE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class </w:t>
      </w:r>
      <w:r w:rsidRPr="00482101">
        <w:rPr>
          <w:rFonts w:ascii="LiberationMono" w:hAnsi="LiberationMono" w:cs="LiberationMono"/>
          <w:color w:val="4078F3"/>
          <w:kern w:val="0"/>
          <w:sz w:val="22"/>
          <w:szCs w:val="22"/>
        </w:rPr>
        <w:t>SearchForm</w:t>
      </w:r>
      <w:r w:rsidRPr="00482101">
        <w:rPr>
          <w:rFonts w:ascii="LiberationMono" w:hAnsi="LiberationMono" w:cs="LiberationMono"/>
          <w:color w:val="383A42"/>
          <w:kern w:val="0"/>
          <w:sz w:val="22"/>
          <w:szCs w:val="22"/>
        </w:rPr>
        <w:t>(forms.Form):</w:t>
      </w:r>
    </w:p>
    <w:p w14:paraId="2647267D"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query = forms.CharField()</w:t>
      </w:r>
    </w:p>
    <w:p w14:paraId="129C46C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054111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will use the </w:t>
      </w:r>
      <w:r w:rsidRPr="00482101">
        <w:rPr>
          <w:rFonts w:ascii="LiberationMono" w:hAnsi="LiberationMono" w:cs="LiberationMono"/>
          <w:color w:val="000000"/>
          <w:kern w:val="0"/>
          <w:sz w:val="22"/>
          <w:szCs w:val="22"/>
        </w:rPr>
        <w:t xml:space="preserve">query </w:t>
      </w:r>
      <w:r w:rsidRPr="00482101">
        <w:rPr>
          <w:rFonts w:ascii="LiberationSerif" w:hAnsi="LiberationSerif" w:cs="LiberationSerif"/>
          <w:color w:val="000000"/>
          <w:kern w:val="0"/>
          <w:sz w:val="30"/>
          <w:szCs w:val="30"/>
        </w:rPr>
        <w:t xml:space="preserve">field to let users introduce search terms. Edit the </w:t>
      </w:r>
      <w:r w:rsidRPr="00482101">
        <w:rPr>
          <w:rFonts w:ascii="LiberationMono" w:hAnsi="LiberationMono" w:cs="LiberationMono"/>
          <w:color w:val="000000"/>
          <w:kern w:val="0"/>
          <w:sz w:val="22"/>
          <w:szCs w:val="22"/>
        </w:rPr>
        <w:t xml:space="preserve">views.py </w:t>
      </w:r>
      <w:r w:rsidRPr="00482101">
        <w:rPr>
          <w:rFonts w:ascii="LiberationSerif" w:hAnsi="LiberationSerif" w:cs="LiberationSerif"/>
          <w:color w:val="000000"/>
          <w:kern w:val="0"/>
          <w:sz w:val="30"/>
          <w:szCs w:val="30"/>
        </w:rPr>
        <w:t xml:space="preserve">file of the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application and add the following code to it:</w:t>
      </w:r>
    </w:p>
    <w:p w14:paraId="041F8BAD"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w:t>
      </w:r>
    </w:p>
    <w:p w14:paraId="493E1ECC"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from </w:t>
      </w:r>
      <w:r w:rsidRPr="00482101">
        <w:rPr>
          <w:rFonts w:ascii="LiberationMono-Bold" w:hAnsi="LiberationMono-Bold" w:cs="LiberationMono-Bold"/>
          <w:b/>
          <w:bCs/>
          <w:color w:val="383A42"/>
          <w:kern w:val="0"/>
          <w:sz w:val="22"/>
          <w:szCs w:val="22"/>
        </w:rPr>
        <w:t xml:space="preserve">django.contrib.postgres.search </w:t>
      </w:r>
      <w:r w:rsidRPr="00482101">
        <w:rPr>
          <w:rFonts w:ascii="LiberationMono-Bold" w:hAnsi="LiberationMono-Bold" w:cs="LiberationMono-Bold"/>
          <w:b/>
          <w:bCs/>
          <w:color w:val="A726A5"/>
          <w:kern w:val="0"/>
          <w:sz w:val="22"/>
          <w:szCs w:val="22"/>
        </w:rPr>
        <w:t xml:space="preserve">import </w:t>
      </w:r>
      <w:r w:rsidRPr="00482101">
        <w:rPr>
          <w:rFonts w:ascii="LiberationMono-Bold" w:hAnsi="LiberationMono-Bold" w:cs="LiberationMono-Bold"/>
          <w:b/>
          <w:bCs/>
          <w:color w:val="383A42"/>
          <w:kern w:val="0"/>
          <w:sz w:val="22"/>
          <w:szCs w:val="22"/>
        </w:rPr>
        <w:t>SearchVector</w:t>
      </w:r>
    </w:p>
    <w:p w14:paraId="6F3065B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.forms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CommentForm, EmailPostForm</w:t>
      </w:r>
      <w:r w:rsidRPr="00482101">
        <w:rPr>
          <w:rFonts w:ascii="LiberationMono-Bold" w:hAnsi="LiberationMono-Bold" w:cs="LiberationMono-Bold"/>
          <w:b/>
          <w:bCs/>
          <w:color w:val="383A42"/>
          <w:kern w:val="0"/>
          <w:sz w:val="22"/>
          <w:szCs w:val="22"/>
        </w:rPr>
        <w:t>, SearchForm</w:t>
      </w:r>
    </w:p>
    <w:p w14:paraId="2EBB86CF"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w:t>
      </w:r>
    </w:p>
    <w:p w14:paraId="6B2F7EF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def </w:t>
      </w:r>
      <w:r w:rsidRPr="00482101">
        <w:rPr>
          <w:rFonts w:ascii="LiberationMono-Bold" w:hAnsi="LiberationMono-Bold" w:cs="LiberationMono-Bold"/>
          <w:b/>
          <w:bCs/>
          <w:color w:val="4078F3"/>
          <w:kern w:val="0"/>
          <w:sz w:val="22"/>
          <w:szCs w:val="22"/>
        </w:rPr>
        <w:t>post_search</w:t>
      </w:r>
      <w:r w:rsidRPr="00482101">
        <w:rPr>
          <w:rFonts w:ascii="LiberationMono-Bold" w:hAnsi="LiberationMono-Bold" w:cs="LiberationMono-Bold"/>
          <w:b/>
          <w:bCs/>
          <w:color w:val="383A42"/>
          <w:kern w:val="0"/>
          <w:sz w:val="22"/>
          <w:szCs w:val="22"/>
        </w:rPr>
        <w:t>(request):</w:t>
      </w:r>
    </w:p>
    <w:p w14:paraId="1826229F"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form = SearchForm()</w:t>
      </w:r>
    </w:p>
    <w:p w14:paraId="0A0AE86F"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0185BC"/>
          <w:kern w:val="0"/>
          <w:sz w:val="22"/>
          <w:szCs w:val="22"/>
        </w:rPr>
      </w:pPr>
      <w:r w:rsidRPr="00482101">
        <w:rPr>
          <w:rFonts w:ascii="LiberationMono-Bold" w:hAnsi="LiberationMono-Bold" w:cs="LiberationMono-Bold"/>
          <w:b/>
          <w:bCs/>
          <w:color w:val="383A42"/>
          <w:kern w:val="0"/>
          <w:sz w:val="22"/>
          <w:szCs w:val="22"/>
        </w:rPr>
        <w:t xml:space="preserve">query = </w:t>
      </w:r>
      <w:r w:rsidRPr="00482101">
        <w:rPr>
          <w:rFonts w:ascii="LiberationMono-Bold" w:hAnsi="LiberationMono-Bold" w:cs="LiberationMono-Bold"/>
          <w:b/>
          <w:bCs/>
          <w:color w:val="0185BC"/>
          <w:kern w:val="0"/>
          <w:sz w:val="22"/>
          <w:szCs w:val="22"/>
        </w:rPr>
        <w:t>None</w:t>
      </w:r>
    </w:p>
    <w:p w14:paraId="5F83A66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results = []</w:t>
      </w:r>
    </w:p>
    <w:p w14:paraId="5894244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if </w:t>
      </w:r>
      <w:r w:rsidRPr="00482101">
        <w:rPr>
          <w:rFonts w:ascii="LiberationMono-Bold" w:hAnsi="LiberationMono-Bold" w:cs="LiberationMono-Bold"/>
          <w:b/>
          <w:bCs/>
          <w:color w:val="50A24F"/>
          <w:kern w:val="0"/>
          <w:sz w:val="22"/>
          <w:szCs w:val="22"/>
        </w:rPr>
        <w:t xml:space="preserve">'query' </w:t>
      </w:r>
      <w:r w:rsidRPr="00482101">
        <w:rPr>
          <w:rFonts w:ascii="LiberationMono-Bold" w:hAnsi="LiberationMono-Bold" w:cs="LiberationMono-Bold"/>
          <w:b/>
          <w:bCs/>
          <w:color w:val="A726A5"/>
          <w:kern w:val="0"/>
          <w:sz w:val="22"/>
          <w:szCs w:val="22"/>
        </w:rPr>
        <w:t xml:space="preserve">in </w:t>
      </w:r>
      <w:r w:rsidRPr="00482101">
        <w:rPr>
          <w:rFonts w:ascii="LiberationMono-Bold" w:hAnsi="LiberationMono-Bold" w:cs="LiberationMono-Bold"/>
          <w:b/>
          <w:bCs/>
          <w:color w:val="383A42"/>
          <w:kern w:val="0"/>
          <w:sz w:val="22"/>
          <w:szCs w:val="22"/>
        </w:rPr>
        <w:t>request.GET:</w:t>
      </w:r>
    </w:p>
    <w:p w14:paraId="46405D42"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form = SearchForm(request.GET)</w:t>
      </w:r>
    </w:p>
    <w:p w14:paraId="2E467FEC"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if </w:t>
      </w:r>
      <w:r w:rsidRPr="00482101">
        <w:rPr>
          <w:rFonts w:ascii="LiberationMono-Bold" w:hAnsi="LiberationMono-Bold" w:cs="LiberationMono-Bold"/>
          <w:b/>
          <w:bCs/>
          <w:color w:val="383A42"/>
          <w:kern w:val="0"/>
          <w:sz w:val="22"/>
          <w:szCs w:val="22"/>
        </w:rPr>
        <w:t>form.is_valid():</w:t>
      </w:r>
    </w:p>
    <w:p w14:paraId="61A65D7E"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query = form.cleaned_data[</w:t>
      </w:r>
      <w:r w:rsidRPr="00482101">
        <w:rPr>
          <w:rFonts w:ascii="LiberationMono-Bold" w:hAnsi="LiberationMono-Bold" w:cs="LiberationMono-Bold"/>
          <w:b/>
          <w:bCs/>
          <w:color w:val="50A24F"/>
          <w:kern w:val="0"/>
          <w:sz w:val="22"/>
          <w:szCs w:val="22"/>
        </w:rPr>
        <w:t>'query'</w:t>
      </w:r>
      <w:r w:rsidRPr="00482101">
        <w:rPr>
          <w:rFonts w:ascii="LiberationMono-Bold" w:hAnsi="LiberationMono-Bold" w:cs="LiberationMono-Bold"/>
          <w:b/>
          <w:bCs/>
          <w:color w:val="383A42"/>
          <w:kern w:val="0"/>
          <w:sz w:val="22"/>
          <w:szCs w:val="22"/>
        </w:rPr>
        <w:t>]</w:t>
      </w:r>
    </w:p>
    <w:p w14:paraId="465DA608"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results = (</w:t>
      </w:r>
    </w:p>
    <w:p w14:paraId="11B75308"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Post.published.annotate(</w:t>
      </w:r>
    </w:p>
    <w:p w14:paraId="40F91061"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search=SearchVector(</w:t>
      </w:r>
      <w:r w:rsidRPr="00482101">
        <w:rPr>
          <w:rFonts w:ascii="LiberationMono-Bold" w:hAnsi="LiberationMono-Bold" w:cs="LiberationMono-Bold"/>
          <w:b/>
          <w:bCs/>
          <w:color w:val="50A24F"/>
          <w:kern w:val="0"/>
          <w:sz w:val="22"/>
          <w:szCs w:val="22"/>
        </w:rPr>
        <w:t>'title'</w:t>
      </w:r>
      <w:r w:rsidRPr="00482101">
        <w:rPr>
          <w:rFonts w:ascii="LiberationMono-Bold" w:hAnsi="LiberationMono-Bold" w:cs="LiberationMono-Bold"/>
          <w:b/>
          <w:bCs/>
          <w:color w:val="383A42"/>
          <w:kern w:val="0"/>
          <w:sz w:val="22"/>
          <w:szCs w:val="22"/>
        </w:rPr>
        <w:t xml:space="preserve">, </w:t>
      </w:r>
      <w:r w:rsidRPr="00482101">
        <w:rPr>
          <w:rFonts w:ascii="LiberationMono-Bold" w:hAnsi="LiberationMono-Bold" w:cs="LiberationMono-Bold"/>
          <w:b/>
          <w:bCs/>
          <w:color w:val="50A24F"/>
          <w:kern w:val="0"/>
          <w:sz w:val="22"/>
          <w:szCs w:val="22"/>
        </w:rPr>
        <w:t>'body'</w:t>
      </w:r>
      <w:r w:rsidRPr="00482101">
        <w:rPr>
          <w:rFonts w:ascii="LiberationMono-Bold" w:hAnsi="LiberationMono-Bold" w:cs="LiberationMono-Bold"/>
          <w:b/>
          <w:bCs/>
          <w:color w:val="383A42"/>
          <w:kern w:val="0"/>
          <w:sz w:val="22"/>
          <w:szCs w:val="22"/>
        </w:rPr>
        <w:t>),</w:t>
      </w:r>
    </w:p>
    <w:p w14:paraId="2DF6351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w:t>
      </w:r>
    </w:p>
    <w:p w14:paraId="595FF472"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w:t>
      </w:r>
      <w:r w:rsidRPr="00482101">
        <w:rPr>
          <w:rFonts w:ascii="LiberationMono-Bold" w:hAnsi="LiberationMono-Bold" w:cs="LiberationMono-Bold"/>
          <w:b/>
          <w:bCs/>
          <w:color w:val="C28501"/>
          <w:kern w:val="0"/>
          <w:sz w:val="22"/>
          <w:szCs w:val="22"/>
        </w:rPr>
        <w:t>filter</w:t>
      </w:r>
      <w:r w:rsidRPr="00482101">
        <w:rPr>
          <w:rFonts w:ascii="LiberationMono-Bold" w:hAnsi="LiberationMono-Bold" w:cs="LiberationMono-Bold"/>
          <w:b/>
          <w:bCs/>
          <w:color w:val="383A42"/>
          <w:kern w:val="0"/>
          <w:sz w:val="22"/>
          <w:szCs w:val="22"/>
        </w:rPr>
        <w:t>(search=query)</w:t>
      </w:r>
    </w:p>
    <w:p w14:paraId="513196A0"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w:t>
      </w:r>
    </w:p>
    <w:p w14:paraId="766C5076"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lastRenderedPageBreak/>
        <w:t xml:space="preserve">return </w:t>
      </w:r>
      <w:r w:rsidRPr="00482101">
        <w:rPr>
          <w:rFonts w:ascii="LiberationMono-Bold" w:hAnsi="LiberationMono-Bold" w:cs="LiberationMono-Bold"/>
          <w:b/>
          <w:bCs/>
          <w:color w:val="383A42"/>
          <w:kern w:val="0"/>
          <w:sz w:val="22"/>
          <w:szCs w:val="22"/>
        </w:rPr>
        <w:t>render(</w:t>
      </w:r>
    </w:p>
    <w:p w14:paraId="3457C4FD"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request,</w:t>
      </w:r>
    </w:p>
    <w:p w14:paraId="262CFD2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 xml:space="preserve">    'blog/post/search.html'</w:t>
      </w:r>
      <w:r w:rsidRPr="00482101">
        <w:rPr>
          <w:rFonts w:ascii="LiberationMono-Bold" w:hAnsi="LiberationMono-Bold" w:cs="LiberationMono-Bold"/>
          <w:b/>
          <w:bCs/>
          <w:color w:val="383A42"/>
          <w:kern w:val="0"/>
          <w:sz w:val="22"/>
          <w:szCs w:val="22"/>
        </w:rPr>
        <w:t>,</w:t>
      </w:r>
    </w:p>
    <w:p w14:paraId="26F8491D"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w:t>
      </w:r>
    </w:p>
    <w:p w14:paraId="1E199AC1"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 xml:space="preserve">    'form'</w:t>
      </w:r>
      <w:r w:rsidRPr="00482101">
        <w:rPr>
          <w:rFonts w:ascii="LiberationMono-Bold" w:hAnsi="LiberationMono-Bold" w:cs="LiberationMono-Bold"/>
          <w:b/>
          <w:bCs/>
          <w:color w:val="383A42"/>
          <w:kern w:val="0"/>
          <w:sz w:val="22"/>
          <w:szCs w:val="22"/>
        </w:rPr>
        <w:t>: form,</w:t>
      </w:r>
    </w:p>
    <w:p w14:paraId="5752A0F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 xml:space="preserve">    'query'</w:t>
      </w:r>
      <w:r w:rsidRPr="00482101">
        <w:rPr>
          <w:rFonts w:ascii="LiberationMono-Bold" w:hAnsi="LiberationMono-Bold" w:cs="LiberationMono-Bold"/>
          <w:b/>
          <w:bCs/>
          <w:color w:val="383A42"/>
          <w:kern w:val="0"/>
          <w:sz w:val="22"/>
          <w:szCs w:val="22"/>
        </w:rPr>
        <w:t>: query,</w:t>
      </w:r>
    </w:p>
    <w:p w14:paraId="17F5650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50A24F"/>
          <w:kern w:val="0"/>
          <w:sz w:val="22"/>
          <w:szCs w:val="22"/>
        </w:rPr>
        <w:t xml:space="preserve">    'results'</w:t>
      </w:r>
      <w:r w:rsidRPr="00482101">
        <w:rPr>
          <w:rFonts w:ascii="LiberationMono-Bold" w:hAnsi="LiberationMono-Bold" w:cs="LiberationMono-Bold"/>
          <w:b/>
          <w:bCs/>
          <w:color w:val="383A42"/>
          <w:kern w:val="0"/>
          <w:sz w:val="22"/>
          <w:szCs w:val="22"/>
        </w:rPr>
        <w:t>: results</w:t>
      </w:r>
    </w:p>
    <w:p w14:paraId="3C312305"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w:t>
      </w:r>
    </w:p>
    <w:p w14:paraId="4419451E"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w:t>
      </w:r>
    </w:p>
    <w:p w14:paraId="187D629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D3D359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view, first, we instantiate the </w:t>
      </w:r>
      <w:r w:rsidRPr="00482101">
        <w:rPr>
          <w:rFonts w:ascii="LiberationMono" w:hAnsi="LiberationMono" w:cs="LiberationMono"/>
          <w:color w:val="000000"/>
          <w:kern w:val="0"/>
          <w:sz w:val="22"/>
          <w:szCs w:val="22"/>
        </w:rPr>
        <w:t xml:space="preserve">SearchForm </w:t>
      </w:r>
      <w:r w:rsidRPr="00482101">
        <w:rPr>
          <w:rFonts w:ascii="LiberationSerif" w:hAnsi="LiberationSerif" w:cs="LiberationSerif"/>
          <w:color w:val="000000"/>
          <w:kern w:val="0"/>
          <w:sz w:val="30"/>
          <w:szCs w:val="30"/>
        </w:rPr>
        <w:t xml:space="preserve">form. To check whether the form is submitted, we look for the </w:t>
      </w:r>
      <w:r w:rsidRPr="00482101">
        <w:rPr>
          <w:rFonts w:ascii="LiberationMono" w:hAnsi="LiberationMono" w:cs="LiberationMono"/>
          <w:color w:val="000000"/>
          <w:kern w:val="0"/>
          <w:sz w:val="22"/>
          <w:szCs w:val="22"/>
        </w:rPr>
        <w:t xml:space="preserve">query </w:t>
      </w:r>
      <w:r w:rsidRPr="00482101">
        <w:rPr>
          <w:rFonts w:ascii="LiberationSerif" w:hAnsi="LiberationSerif" w:cs="LiberationSerif"/>
          <w:color w:val="000000"/>
          <w:kern w:val="0"/>
          <w:sz w:val="30"/>
          <w:szCs w:val="30"/>
        </w:rPr>
        <w:t xml:space="preserve">parameter in the </w:t>
      </w:r>
      <w:r w:rsidRPr="00482101">
        <w:rPr>
          <w:rFonts w:ascii="LiberationMono" w:hAnsi="LiberationMono" w:cs="LiberationMono"/>
          <w:color w:val="000000"/>
          <w:kern w:val="0"/>
          <w:sz w:val="22"/>
          <w:szCs w:val="22"/>
        </w:rPr>
        <w:t xml:space="preserve">request.GET </w:t>
      </w:r>
      <w:r w:rsidRPr="00482101">
        <w:rPr>
          <w:rFonts w:ascii="LiberationSerif" w:hAnsi="LiberationSerif" w:cs="LiberationSerif"/>
          <w:color w:val="000000"/>
          <w:kern w:val="0"/>
          <w:sz w:val="30"/>
          <w:szCs w:val="30"/>
        </w:rPr>
        <w:t xml:space="preserve">dictionary. We send the form using the </w:t>
      </w:r>
      <w:r w:rsidRPr="00482101">
        <w:rPr>
          <w:rFonts w:ascii="LiberationMono" w:hAnsi="LiberationMono" w:cs="LiberationMono"/>
          <w:color w:val="000000"/>
          <w:kern w:val="0"/>
          <w:sz w:val="22"/>
          <w:szCs w:val="22"/>
        </w:rPr>
        <w:t xml:space="preserve">GET </w:t>
      </w:r>
      <w:r w:rsidRPr="00482101">
        <w:rPr>
          <w:rFonts w:ascii="LiberationSerif" w:hAnsi="LiberationSerif" w:cs="LiberationSerif"/>
          <w:color w:val="000000"/>
          <w:kern w:val="0"/>
          <w:sz w:val="30"/>
          <w:szCs w:val="30"/>
        </w:rPr>
        <w:t xml:space="preserve">method instead of </w:t>
      </w:r>
      <w:r w:rsidRPr="00482101">
        <w:rPr>
          <w:rFonts w:ascii="LiberationMono" w:hAnsi="LiberationMono" w:cs="LiberationMono"/>
          <w:color w:val="000000"/>
          <w:kern w:val="0"/>
          <w:sz w:val="22"/>
          <w:szCs w:val="22"/>
        </w:rPr>
        <w:t xml:space="preserve">POST </w:t>
      </w:r>
      <w:r w:rsidRPr="00482101">
        <w:rPr>
          <w:rFonts w:ascii="LiberationSerif" w:hAnsi="LiberationSerif" w:cs="LiberationSerif"/>
          <w:color w:val="000000"/>
          <w:kern w:val="0"/>
          <w:sz w:val="30"/>
          <w:szCs w:val="30"/>
        </w:rPr>
        <w:t xml:space="preserve">so that the resulting URL includes the </w:t>
      </w:r>
      <w:r w:rsidRPr="00482101">
        <w:rPr>
          <w:rFonts w:ascii="LiberationMono" w:hAnsi="LiberationMono" w:cs="LiberationMono"/>
          <w:color w:val="000000"/>
          <w:kern w:val="0"/>
          <w:sz w:val="22"/>
          <w:szCs w:val="22"/>
        </w:rPr>
        <w:t xml:space="preserve">query </w:t>
      </w:r>
      <w:r w:rsidRPr="00482101">
        <w:rPr>
          <w:rFonts w:ascii="LiberationSerif" w:hAnsi="LiberationSerif" w:cs="LiberationSerif"/>
          <w:color w:val="000000"/>
          <w:kern w:val="0"/>
          <w:sz w:val="30"/>
          <w:szCs w:val="30"/>
        </w:rPr>
        <w:t xml:space="preserve">parameter and is easy to share. When the form is submitted, we instantiate it with the submitted </w:t>
      </w:r>
      <w:r w:rsidRPr="00482101">
        <w:rPr>
          <w:rFonts w:ascii="LiberationMono" w:hAnsi="LiberationMono" w:cs="LiberationMono"/>
          <w:color w:val="000000"/>
          <w:kern w:val="0"/>
          <w:sz w:val="22"/>
          <w:szCs w:val="22"/>
        </w:rPr>
        <w:t>GET</w:t>
      </w:r>
      <w:r w:rsidRPr="00482101">
        <w:rPr>
          <w:rFonts w:ascii="LiberationSerif" w:hAnsi="LiberationSerif" w:cs="LiberationSerif"/>
          <w:color w:val="000000"/>
          <w:kern w:val="0"/>
          <w:sz w:val="30"/>
          <w:szCs w:val="30"/>
        </w:rPr>
        <w:t xml:space="preserve"> data and verify that the form data is valid. If the form is valid, we search for published posts with a custom </w:t>
      </w:r>
      <w:r w:rsidRPr="00482101">
        <w:rPr>
          <w:rFonts w:ascii="LiberationMono" w:hAnsi="LiberationMono" w:cs="LiberationMono"/>
          <w:color w:val="000000"/>
          <w:kern w:val="0"/>
          <w:sz w:val="22"/>
          <w:szCs w:val="22"/>
        </w:rPr>
        <w:t xml:space="preserve">SearchVector </w:t>
      </w:r>
      <w:r w:rsidRPr="00482101">
        <w:rPr>
          <w:rFonts w:ascii="LiberationSerif" w:hAnsi="LiberationSerif" w:cs="LiberationSerif"/>
          <w:color w:val="000000"/>
          <w:kern w:val="0"/>
          <w:sz w:val="30"/>
          <w:szCs w:val="30"/>
        </w:rPr>
        <w:t xml:space="preserve">instance built with the </w:t>
      </w:r>
      <w:r w:rsidRPr="00482101">
        <w:rPr>
          <w:rFonts w:ascii="LiberationMono" w:hAnsi="LiberationMono" w:cs="LiberationMono"/>
          <w:color w:val="000000"/>
          <w:kern w:val="0"/>
          <w:sz w:val="22"/>
          <w:szCs w:val="22"/>
        </w:rPr>
        <w:t>title</w:t>
      </w:r>
      <w:r w:rsidRPr="00482101">
        <w:rPr>
          <w:rFonts w:ascii="LiberationSerif" w:hAnsi="LiberationSerif" w:cs="LiberationSerif"/>
          <w:color w:val="000000"/>
          <w:kern w:val="0"/>
          <w:sz w:val="30"/>
          <w:szCs w:val="30"/>
        </w:rPr>
        <w:t xml:space="preserve"> and </w:t>
      </w:r>
      <w:r w:rsidRPr="00482101">
        <w:rPr>
          <w:rFonts w:ascii="LiberationMono" w:hAnsi="LiberationMono" w:cs="LiberationMono"/>
          <w:color w:val="000000"/>
          <w:kern w:val="0"/>
          <w:sz w:val="22"/>
          <w:szCs w:val="22"/>
        </w:rPr>
        <w:t xml:space="preserve">body </w:t>
      </w:r>
      <w:r w:rsidRPr="00482101">
        <w:rPr>
          <w:rFonts w:ascii="LiberationSerif" w:hAnsi="LiberationSerif" w:cs="LiberationSerif"/>
          <w:color w:val="000000"/>
          <w:kern w:val="0"/>
          <w:sz w:val="30"/>
          <w:szCs w:val="30"/>
        </w:rPr>
        <w:t>fields.</w:t>
      </w:r>
    </w:p>
    <w:p w14:paraId="503ECFA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4B1310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search view is now ready. We need to create a template to display the form and the results when the user performs a search.</w:t>
      </w:r>
    </w:p>
    <w:p w14:paraId="6CB2C0F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0A0D0D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Create a new file inside the </w:t>
      </w:r>
      <w:r w:rsidRPr="00482101">
        <w:rPr>
          <w:rFonts w:ascii="LiberationMono" w:hAnsi="LiberationMono" w:cs="LiberationMono"/>
          <w:color w:val="000000"/>
          <w:kern w:val="0"/>
          <w:sz w:val="22"/>
          <w:szCs w:val="22"/>
        </w:rPr>
        <w:t xml:space="preserve">templates/blog/post/ </w:t>
      </w:r>
      <w:r w:rsidRPr="00482101">
        <w:rPr>
          <w:rFonts w:ascii="LiberationSerif" w:hAnsi="LiberationSerif" w:cs="LiberationSerif"/>
          <w:color w:val="000000"/>
          <w:kern w:val="0"/>
          <w:sz w:val="30"/>
          <w:szCs w:val="30"/>
        </w:rPr>
        <w:t xml:space="preserve">directory, name it </w:t>
      </w:r>
      <w:r w:rsidRPr="00482101">
        <w:rPr>
          <w:rFonts w:ascii="LiberationMono" w:hAnsi="LiberationMono" w:cs="LiberationMono"/>
          <w:color w:val="000000"/>
          <w:kern w:val="0"/>
          <w:sz w:val="22"/>
          <w:szCs w:val="22"/>
        </w:rPr>
        <w:t xml:space="preserve">search.html </w:t>
      </w:r>
      <w:r w:rsidRPr="00482101">
        <w:rPr>
          <w:rFonts w:ascii="LiberationSerif" w:hAnsi="LiberationSerif" w:cs="LiberationSerif"/>
          <w:color w:val="000000"/>
          <w:kern w:val="0"/>
          <w:sz w:val="30"/>
          <w:szCs w:val="30"/>
        </w:rPr>
        <w:t>, and add the following code to it:</w:t>
      </w:r>
    </w:p>
    <w:p w14:paraId="54799D1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extends "blog/base.html" %}</w:t>
      </w:r>
    </w:p>
    <w:p w14:paraId="588CE11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load blog_tags %}</w:t>
      </w:r>
    </w:p>
    <w:p w14:paraId="2FA3DF6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title %}Search{% endblock %}</w:t>
      </w:r>
    </w:p>
    <w:p w14:paraId="3CBD9D0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block content %}</w:t>
      </w:r>
    </w:p>
    <w:p w14:paraId="513CE02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if query %}</w:t>
      </w:r>
    </w:p>
    <w:p w14:paraId="276FA86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&gt;Posts containing "{{ query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w:t>
      </w:r>
    </w:p>
    <w:p w14:paraId="019D7E9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h3</w:t>
      </w:r>
      <w:r w:rsidRPr="00482101">
        <w:rPr>
          <w:rFonts w:ascii="LiberationMono" w:hAnsi="LiberationMono" w:cs="LiberationMono"/>
          <w:color w:val="383A42"/>
          <w:kern w:val="0"/>
          <w:sz w:val="22"/>
          <w:szCs w:val="22"/>
        </w:rPr>
        <w:t>&gt;</w:t>
      </w:r>
    </w:p>
    <w:p w14:paraId="120F5A8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with results.count as total_results %}</w:t>
      </w:r>
    </w:p>
    <w:p w14:paraId="720FB7F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383A42"/>
          <w:kern w:val="0"/>
          <w:sz w:val="22"/>
          <w:szCs w:val="22"/>
        </w:rPr>
        <w:tab/>
        <w:t xml:space="preserve">     Found {{ total_results }} result{{ total_results|plurali</w:t>
      </w:r>
    </w:p>
    <w:p w14:paraId="60107CEA"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endwith %}</w:t>
      </w:r>
    </w:p>
    <w:p w14:paraId="739515D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h3</w:t>
      </w:r>
      <w:r w:rsidRPr="00482101">
        <w:rPr>
          <w:rFonts w:ascii="LiberationMono" w:hAnsi="LiberationMono" w:cs="LiberationMono"/>
          <w:color w:val="383A42"/>
          <w:kern w:val="0"/>
          <w:sz w:val="22"/>
          <w:szCs w:val="22"/>
        </w:rPr>
        <w:t>&gt;</w:t>
      </w:r>
    </w:p>
    <w:p w14:paraId="3974BEF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 post in results %}</w:t>
      </w:r>
    </w:p>
    <w:p w14:paraId="4ECED0F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h4</w:t>
      </w:r>
      <w:r w:rsidRPr="00482101">
        <w:rPr>
          <w:rFonts w:ascii="LiberationMono" w:hAnsi="LiberationMono" w:cs="LiberationMono"/>
          <w:color w:val="383A42"/>
          <w:kern w:val="0"/>
          <w:sz w:val="22"/>
          <w:szCs w:val="22"/>
        </w:rPr>
        <w:t>&gt;</w:t>
      </w:r>
    </w:p>
    <w:p w14:paraId="6F3449C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post.get_absolute_url }}"</w:t>
      </w:r>
      <w:r w:rsidRPr="00482101">
        <w:rPr>
          <w:rFonts w:ascii="LiberationMono" w:hAnsi="LiberationMono" w:cs="LiberationMono"/>
          <w:color w:val="383A42"/>
          <w:kern w:val="0"/>
          <w:sz w:val="22"/>
          <w:szCs w:val="22"/>
        </w:rPr>
        <w:t>&gt;</w:t>
      </w:r>
    </w:p>
    <w:p w14:paraId="43FF6F9F"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post.title }}</w:t>
      </w:r>
    </w:p>
    <w:p w14:paraId="396A0B3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w:t>
      </w:r>
    </w:p>
    <w:p w14:paraId="343E134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h4</w:t>
      </w:r>
      <w:r w:rsidRPr="00482101">
        <w:rPr>
          <w:rFonts w:ascii="LiberationMono" w:hAnsi="LiberationMono" w:cs="LiberationMono"/>
          <w:color w:val="383A42"/>
          <w:kern w:val="0"/>
          <w:sz w:val="22"/>
          <w:szCs w:val="22"/>
        </w:rPr>
        <w:t>&gt;</w:t>
      </w:r>
    </w:p>
    <w:p w14:paraId="4C757443"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post.body|markdown|truncatewords_html:12 }}</w:t>
      </w:r>
    </w:p>
    <w:p w14:paraId="50FA0B66"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empty %}</w:t>
      </w:r>
    </w:p>
    <w:p w14:paraId="239438D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&gt;There are no results for your query.&lt;/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w:t>
      </w:r>
    </w:p>
    <w:p w14:paraId="0854B84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endfor %}</w:t>
      </w:r>
    </w:p>
    <w:p w14:paraId="352ECD3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p</w:t>
      </w:r>
      <w:r w:rsidRPr="00482101">
        <w:rPr>
          <w:rFonts w:ascii="LiberationMono" w:hAnsi="LiberationMono" w:cs="LiberationMono"/>
          <w:color w:val="383A42"/>
          <w:kern w:val="0"/>
          <w:sz w:val="22"/>
          <w:szCs w:val="22"/>
        </w:rPr>
        <w:t>&gt;&lt;</w:t>
      </w:r>
      <w:r w:rsidRPr="00482101">
        <w:rPr>
          <w:rFonts w:ascii="LiberationMono" w:hAnsi="LiberationMono" w:cs="LiberationMono"/>
          <w:color w:val="E55649"/>
          <w:kern w:val="0"/>
          <w:sz w:val="22"/>
          <w:szCs w:val="22"/>
        </w:rPr>
        <w:t xml:space="preserve">a </w:t>
      </w:r>
      <w:r w:rsidRPr="00482101">
        <w:rPr>
          <w:rFonts w:ascii="LiberationMono" w:hAnsi="LiberationMono" w:cs="LiberationMono"/>
          <w:color w:val="996801"/>
          <w:kern w:val="0"/>
          <w:sz w:val="22"/>
          <w:szCs w:val="22"/>
        </w:rPr>
        <w:t>href</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url "</w:t>
      </w:r>
      <w:r w:rsidRPr="00482101">
        <w:rPr>
          <w:rFonts w:ascii="LiberationMono" w:hAnsi="LiberationMono" w:cs="LiberationMono"/>
          <w:color w:val="996801"/>
          <w:kern w:val="0"/>
          <w:sz w:val="22"/>
          <w:szCs w:val="22"/>
        </w:rPr>
        <w:t>blog:post_search</w:t>
      </w:r>
      <w:r w:rsidRPr="00482101">
        <w:rPr>
          <w:rFonts w:ascii="LiberationMono" w:hAnsi="LiberationMono" w:cs="LiberationMono"/>
          <w:color w:val="383A42"/>
          <w:kern w:val="0"/>
          <w:sz w:val="22"/>
          <w:szCs w:val="22"/>
        </w:rPr>
        <w:t>" %}"&gt;Search again&lt;/</w:t>
      </w:r>
      <w:r w:rsidRPr="00482101">
        <w:rPr>
          <w:rFonts w:ascii="LiberationMono" w:hAnsi="LiberationMono" w:cs="LiberationMono"/>
          <w:color w:val="E55649"/>
          <w:kern w:val="0"/>
          <w:sz w:val="22"/>
          <w:szCs w:val="22"/>
        </w:rPr>
        <w:t>a</w:t>
      </w:r>
      <w:r w:rsidRPr="00482101">
        <w:rPr>
          <w:rFonts w:ascii="LiberationMono" w:hAnsi="LiberationMono" w:cs="LiberationMono"/>
          <w:color w:val="383A42"/>
          <w:kern w:val="0"/>
          <w:sz w:val="22"/>
          <w:szCs w:val="22"/>
        </w:rPr>
        <w:t>&gt;&lt;/</w:t>
      </w:r>
    </w:p>
    <w:p w14:paraId="5F83AB1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else %}</w:t>
      </w:r>
    </w:p>
    <w:p w14:paraId="59488C9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&gt;Search for posts&lt;/</w:t>
      </w:r>
      <w:r w:rsidRPr="00482101">
        <w:rPr>
          <w:rFonts w:ascii="LiberationMono" w:hAnsi="LiberationMono" w:cs="LiberationMono"/>
          <w:color w:val="E55649"/>
          <w:kern w:val="0"/>
          <w:sz w:val="22"/>
          <w:szCs w:val="22"/>
        </w:rPr>
        <w:t>h1</w:t>
      </w:r>
      <w:r w:rsidRPr="00482101">
        <w:rPr>
          <w:rFonts w:ascii="LiberationMono" w:hAnsi="LiberationMono" w:cs="LiberationMono"/>
          <w:color w:val="383A42"/>
          <w:kern w:val="0"/>
          <w:sz w:val="22"/>
          <w:szCs w:val="22"/>
        </w:rPr>
        <w:t>&gt;</w:t>
      </w:r>
    </w:p>
    <w:p w14:paraId="4F457B6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 xml:space="preserve">form </w:t>
      </w:r>
      <w:r w:rsidRPr="00482101">
        <w:rPr>
          <w:rFonts w:ascii="LiberationMono" w:hAnsi="LiberationMono" w:cs="LiberationMono"/>
          <w:color w:val="996801"/>
          <w:kern w:val="0"/>
          <w:sz w:val="22"/>
          <w:szCs w:val="22"/>
        </w:rPr>
        <w:t>method</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"get"</w:t>
      </w:r>
      <w:r w:rsidRPr="00482101">
        <w:rPr>
          <w:rFonts w:ascii="LiberationMono" w:hAnsi="LiberationMono" w:cs="LiberationMono"/>
          <w:color w:val="383A42"/>
          <w:kern w:val="0"/>
          <w:sz w:val="22"/>
          <w:szCs w:val="22"/>
        </w:rPr>
        <w:t>&gt;</w:t>
      </w:r>
    </w:p>
    <w:p w14:paraId="379B16E0"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form.as_p }}</w:t>
      </w:r>
    </w:p>
    <w:p w14:paraId="53C952A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lastRenderedPageBreak/>
        <w:t xml:space="preserve">          &lt;</w:t>
      </w:r>
      <w:r w:rsidRPr="00482101">
        <w:rPr>
          <w:rFonts w:ascii="LiberationMono" w:hAnsi="LiberationMono" w:cs="LiberationMono"/>
          <w:color w:val="E55649"/>
          <w:kern w:val="0"/>
          <w:sz w:val="22"/>
          <w:szCs w:val="22"/>
        </w:rPr>
        <w:t xml:space="preserve">input </w:t>
      </w:r>
      <w:r w:rsidRPr="00482101">
        <w:rPr>
          <w:rFonts w:ascii="LiberationMono" w:hAnsi="LiberationMono" w:cs="LiberationMono"/>
          <w:color w:val="996801"/>
          <w:kern w:val="0"/>
          <w:sz w:val="22"/>
          <w:szCs w:val="22"/>
        </w:rPr>
        <w:t>type</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 xml:space="preserve">"submit" </w:t>
      </w:r>
      <w:r w:rsidRPr="00482101">
        <w:rPr>
          <w:rFonts w:ascii="LiberationMono" w:hAnsi="LiberationMono" w:cs="LiberationMono"/>
          <w:color w:val="996801"/>
          <w:kern w:val="0"/>
          <w:sz w:val="22"/>
          <w:szCs w:val="22"/>
        </w:rPr>
        <w:t>value</w:t>
      </w: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"Search"</w:t>
      </w:r>
      <w:r w:rsidRPr="00482101">
        <w:rPr>
          <w:rFonts w:ascii="LiberationMono" w:hAnsi="LiberationMono" w:cs="LiberationMono"/>
          <w:color w:val="383A42"/>
          <w:kern w:val="0"/>
          <w:sz w:val="22"/>
          <w:szCs w:val="22"/>
        </w:rPr>
        <w:t>&gt;</w:t>
      </w:r>
    </w:p>
    <w:p w14:paraId="6D74FB9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&lt;/</w:t>
      </w:r>
      <w:r w:rsidRPr="00482101">
        <w:rPr>
          <w:rFonts w:ascii="LiberationMono" w:hAnsi="LiberationMono" w:cs="LiberationMono"/>
          <w:color w:val="E55649"/>
          <w:kern w:val="0"/>
          <w:sz w:val="22"/>
          <w:szCs w:val="22"/>
        </w:rPr>
        <w:t>form</w:t>
      </w:r>
      <w:r w:rsidRPr="00482101">
        <w:rPr>
          <w:rFonts w:ascii="LiberationMono" w:hAnsi="LiberationMono" w:cs="LiberationMono"/>
          <w:color w:val="383A42"/>
          <w:kern w:val="0"/>
          <w:sz w:val="22"/>
          <w:szCs w:val="22"/>
        </w:rPr>
        <w:t>&gt;</w:t>
      </w:r>
    </w:p>
    <w:p w14:paraId="3BE442F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 endif %}</w:t>
      </w:r>
    </w:p>
    <w:p w14:paraId="3EE9F4A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endblock %}</w:t>
      </w:r>
    </w:p>
    <w:p w14:paraId="305B1B8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23C161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As in the search view, we distinguish whether the form has been submitted by the presence of the </w:t>
      </w:r>
      <w:r w:rsidRPr="00482101">
        <w:rPr>
          <w:rFonts w:ascii="LiberationMono" w:hAnsi="LiberationMono" w:cs="LiberationMono"/>
          <w:color w:val="000000"/>
          <w:kern w:val="0"/>
          <w:sz w:val="22"/>
          <w:szCs w:val="22"/>
        </w:rPr>
        <w:t xml:space="preserve">query </w:t>
      </w:r>
      <w:r w:rsidRPr="00482101">
        <w:rPr>
          <w:rFonts w:ascii="LiberationSerif" w:hAnsi="LiberationSerif" w:cs="LiberationSerif"/>
          <w:color w:val="000000"/>
          <w:kern w:val="0"/>
          <w:sz w:val="30"/>
          <w:szCs w:val="30"/>
        </w:rPr>
        <w:t>parameter. Before the query is submitted, we display the form and a submit button. When the search form is submitted, we display the query performed, the total number of results, and the list of posts that match the search query.</w:t>
      </w:r>
    </w:p>
    <w:p w14:paraId="4628102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9FF761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Finally, edit the </w:t>
      </w:r>
      <w:r w:rsidRPr="00482101">
        <w:rPr>
          <w:rFonts w:ascii="LiberationMono" w:hAnsi="LiberationMono" w:cs="LiberationMono"/>
          <w:color w:val="000000"/>
          <w:kern w:val="0"/>
          <w:sz w:val="22"/>
          <w:szCs w:val="22"/>
        </w:rPr>
        <w:t xml:space="preserve">urls.py </w:t>
      </w:r>
      <w:r w:rsidRPr="00482101">
        <w:rPr>
          <w:rFonts w:ascii="LiberationSerif" w:hAnsi="LiberationSerif" w:cs="LiberationSerif"/>
          <w:color w:val="000000"/>
          <w:kern w:val="0"/>
          <w:sz w:val="30"/>
          <w:szCs w:val="30"/>
        </w:rPr>
        <w:t xml:space="preserve">file of the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application and add the following URL pattern highlighted in bold:</w:t>
      </w:r>
    </w:p>
    <w:p w14:paraId="286126D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urlpatterns = [</w:t>
      </w:r>
    </w:p>
    <w:p w14:paraId="321CF16F" w14:textId="77777777" w:rsidR="00482101" w:rsidRPr="00482101" w:rsidRDefault="00482101" w:rsidP="00482101">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Post views</w:t>
      </w:r>
    </w:p>
    <w:p w14:paraId="1B67008D"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w:t>
      </w:r>
      <w:r w:rsidRPr="00482101">
        <w:rPr>
          <w:rFonts w:ascii="LiberationMono" w:hAnsi="LiberationMono" w:cs="LiberationMono"/>
          <w:color w:val="383A42"/>
          <w:kern w:val="0"/>
          <w:sz w:val="22"/>
          <w:szCs w:val="22"/>
        </w:rPr>
        <w:t>, views.post_list, name=</w:t>
      </w:r>
      <w:r w:rsidRPr="00482101">
        <w:rPr>
          <w:rFonts w:ascii="LiberationMono" w:hAnsi="LiberationMono" w:cs="LiberationMono"/>
          <w:color w:val="50A24F"/>
          <w:kern w:val="0"/>
          <w:sz w:val="22"/>
          <w:szCs w:val="22"/>
        </w:rPr>
        <w:t>'post_list'</w:t>
      </w:r>
      <w:r w:rsidRPr="00482101">
        <w:rPr>
          <w:rFonts w:ascii="LiberationMono" w:hAnsi="LiberationMono" w:cs="LiberationMono"/>
          <w:color w:val="383A42"/>
          <w:kern w:val="0"/>
          <w:sz w:val="22"/>
          <w:szCs w:val="22"/>
        </w:rPr>
        <w:t>),</w:t>
      </w:r>
    </w:p>
    <w:p w14:paraId="598CD0CD" w14:textId="77777777" w:rsidR="00482101" w:rsidRPr="00482101" w:rsidRDefault="00482101" w:rsidP="00482101">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482101">
        <w:rPr>
          <w:rFonts w:ascii="LiberationMono-Italic" w:hAnsi="LiberationMono-Italic" w:cs="LiberationMono-Italic"/>
          <w:i/>
          <w:iCs/>
          <w:color w:val="A1A2A8"/>
          <w:kern w:val="0"/>
          <w:sz w:val="22"/>
          <w:szCs w:val="22"/>
        </w:rPr>
        <w:t># path('', views.PostListView.as_view(), name='post_list'),</w:t>
      </w:r>
    </w:p>
    <w:p w14:paraId="0A332F6E"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68AF321A"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482101">
        <w:rPr>
          <w:rFonts w:ascii="LiberationMono" w:hAnsi="LiberationMono" w:cs="LiberationMono"/>
          <w:color w:val="50A24F"/>
          <w:kern w:val="0"/>
          <w:sz w:val="22"/>
          <w:szCs w:val="22"/>
        </w:rPr>
        <w:t>'tag/&lt;slug:tag_slug&gt;/'</w:t>
      </w:r>
      <w:r w:rsidRPr="00482101">
        <w:rPr>
          <w:rFonts w:ascii="LiberationMono" w:hAnsi="LiberationMono" w:cs="LiberationMono"/>
          <w:color w:val="383A42"/>
          <w:kern w:val="0"/>
          <w:sz w:val="22"/>
          <w:szCs w:val="22"/>
        </w:rPr>
        <w:t>, views.post_list, name=</w:t>
      </w:r>
      <w:r w:rsidRPr="00482101">
        <w:rPr>
          <w:rFonts w:ascii="LiberationMono" w:hAnsi="LiberationMono" w:cs="LiberationMono"/>
          <w:color w:val="50A24F"/>
          <w:kern w:val="0"/>
          <w:sz w:val="22"/>
          <w:szCs w:val="22"/>
        </w:rPr>
        <w:t>'post_list</w:t>
      </w:r>
    </w:p>
    <w:p w14:paraId="2421F08E"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45163AA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00D4BB97"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'&lt;int:year&gt;/&lt;int:month&gt;/&lt;int:day&gt;/&lt;slug:post&gt;/'</w:t>
      </w:r>
      <w:r w:rsidRPr="00482101">
        <w:rPr>
          <w:rFonts w:ascii="LiberationMono" w:hAnsi="LiberationMono" w:cs="LiberationMono"/>
          <w:color w:val="383A42"/>
          <w:kern w:val="0"/>
          <w:sz w:val="22"/>
          <w:szCs w:val="22"/>
        </w:rPr>
        <w:t>,</w:t>
      </w:r>
    </w:p>
    <w:p w14:paraId="7C2D35B1"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views.post_detail,</w:t>
      </w:r>
    </w:p>
    <w:p w14:paraId="6D71BD16"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name=</w:t>
      </w:r>
      <w:r w:rsidRPr="00482101">
        <w:rPr>
          <w:rFonts w:ascii="LiberationMono" w:hAnsi="LiberationMono" w:cs="LiberationMono"/>
          <w:color w:val="50A24F"/>
          <w:kern w:val="0"/>
          <w:sz w:val="22"/>
          <w:szCs w:val="22"/>
        </w:rPr>
        <w:t>'post_detail'</w:t>
      </w:r>
    </w:p>
    <w:p w14:paraId="3F6FEF0D"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44329B84"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50A24F"/>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'&lt;int:post_id&gt;/share/'</w:t>
      </w:r>
      <w:r w:rsidRPr="00482101">
        <w:rPr>
          <w:rFonts w:ascii="LiberationMono" w:hAnsi="LiberationMono" w:cs="LiberationMono"/>
          <w:color w:val="383A42"/>
          <w:kern w:val="0"/>
          <w:sz w:val="22"/>
          <w:szCs w:val="22"/>
        </w:rPr>
        <w:t>, views.post_share, name=</w:t>
      </w:r>
      <w:r w:rsidRPr="00482101">
        <w:rPr>
          <w:rFonts w:ascii="LiberationMono" w:hAnsi="LiberationMono" w:cs="LiberationMono"/>
          <w:color w:val="50A24F"/>
          <w:kern w:val="0"/>
          <w:sz w:val="22"/>
          <w:szCs w:val="22"/>
        </w:rPr>
        <w:t>'post_sh</w:t>
      </w:r>
    </w:p>
    <w:p w14:paraId="6484EFF7"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p>
    <w:p w14:paraId="5AF6CED7"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482101">
        <w:rPr>
          <w:rFonts w:ascii="LiberationMono" w:hAnsi="LiberationMono" w:cs="LiberationMono"/>
          <w:color w:val="50A24F"/>
          <w:kern w:val="0"/>
          <w:sz w:val="22"/>
          <w:szCs w:val="22"/>
        </w:rPr>
        <w:t>'&lt;int:post_id&gt;/comment/'</w:t>
      </w:r>
      <w:r w:rsidRPr="00482101">
        <w:rPr>
          <w:rFonts w:ascii="LiberationMono" w:hAnsi="LiberationMono" w:cs="LiberationMono"/>
          <w:color w:val="383A42"/>
          <w:kern w:val="0"/>
          <w:sz w:val="22"/>
          <w:szCs w:val="22"/>
        </w:rPr>
        <w:t>, views.post_comment, name=</w:t>
      </w:r>
      <w:r w:rsidRPr="00482101">
        <w:rPr>
          <w:rFonts w:ascii="LiberationMono" w:hAnsi="LiberationMono" w:cs="LiberationMono"/>
          <w:color w:val="50A24F"/>
          <w:kern w:val="0"/>
          <w:sz w:val="22"/>
          <w:szCs w:val="22"/>
        </w:rPr>
        <w:t>'post</w:t>
      </w:r>
    </w:p>
    <w:p w14:paraId="4969EE7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7FEE1555"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path(</w:t>
      </w:r>
      <w:r w:rsidRPr="00482101">
        <w:rPr>
          <w:rFonts w:ascii="LiberationMono" w:hAnsi="LiberationMono" w:cs="LiberationMono"/>
          <w:color w:val="50A24F"/>
          <w:kern w:val="0"/>
          <w:sz w:val="22"/>
          <w:szCs w:val="22"/>
        </w:rPr>
        <w:t>'feed/'</w:t>
      </w:r>
      <w:r w:rsidRPr="00482101">
        <w:rPr>
          <w:rFonts w:ascii="LiberationMono" w:hAnsi="LiberationMono" w:cs="LiberationMono"/>
          <w:color w:val="383A42"/>
          <w:kern w:val="0"/>
          <w:sz w:val="22"/>
          <w:szCs w:val="22"/>
        </w:rPr>
        <w:t>, LatestPostsFeed(), name=</w:t>
      </w:r>
      <w:r w:rsidRPr="00482101">
        <w:rPr>
          <w:rFonts w:ascii="LiberationMono" w:hAnsi="LiberationMono" w:cs="LiberationMono"/>
          <w:color w:val="50A24F"/>
          <w:kern w:val="0"/>
          <w:sz w:val="22"/>
          <w:szCs w:val="22"/>
        </w:rPr>
        <w:t>'post_feed'</w:t>
      </w:r>
      <w:r w:rsidRPr="00482101">
        <w:rPr>
          <w:rFonts w:ascii="LiberationMono" w:hAnsi="LiberationMono" w:cs="LiberationMono"/>
          <w:color w:val="383A42"/>
          <w:kern w:val="0"/>
          <w:sz w:val="22"/>
          <w:szCs w:val="22"/>
        </w:rPr>
        <w:t>),</w:t>
      </w:r>
    </w:p>
    <w:p w14:paraId="6BB5505E" w14:textId="77777777" w:rsidR="00482101" w:rsidRPr="00482101" w:rsidRDefault="00482101" w:rsidP="00482101">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path(</w:t>
      </w:r>
      <w:r w:rsidRPr="00482101">
        <w:rPr>
          <w:rFonts w:ascii="LiberationMono-Bold" w:hAnsi="LiberationMono-Bold" w:cs="LiberationMono-Bold"/>
          <w:b/>
          <w:bCs/>
          <w:color w:val="50A24F"/>
          <w:kern w:val="0"/>
          <w:sz w:val="22"/>
          <w:szCs w:val="22"/>
        </w:rPr>
        <w:t>'search/'</w:t>
      </w:r>
      <w:r w:rsidRPr="00482101">
        <w:rPr>
          <w:rFonts w:ascii="LiberationMono-Bold" w:hAnsi="LiberationMono-Bold" w:cs="LiberationMono-Bold"/>
          <w:b/>
          <w:bCs/>
          <w:color w:val="383A42"/>
          <w:kern w:val="0"/>
          <w:sz w:val="22"/>
          <w:szCs w:val="22"/>
        </w:rPr>
        <w:t>, views.post_search, name=</w:t>
      </w:r>
      <w:r w:rsidRPr="00482101">
        <w:rPr>
          <w:rFonts w:ascii="LiberationMono-Bold" w:hAnsi="LiberationMono-Bold" w:cs="LiberationMono-Bold"/>
          <w:b/>
          <w:bCs/>
          <w:color w:val="50A24F"/>
          <w:kern w:val="0"/>
          <w:sz w:val="22"/>
          <w:szCs w:val="22"/>
        </w:rPr>
        <w:t>'post_search'</w:t>
      </w:r>
      <w:r w:rsidRPr="00482101">
        <w:rPr>
          <w:rFonts w:ascii="LiberationMono-Bold" w:hAnsi="LiberationMono-Bold" w:cs="LiberationMono-Bold"/>
          <w:b/>
          <w:bCs/>
          <w:color w:val="383A42"/>
          <w:kern w:val="0"/>
          <w:sz w:val="22"/>
          <w:szCs w:val="22"/>
        </w:rPr>
        <w:t>),</w:t>
      </w:r>
    </w:p>
    <w:p w14:paraId="25D914F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14063A7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p>
    <w:p w14:paraId="4DFD04C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Next, open </w:t>
      </w:r>
      <w:r w:rsidRPr="00482101">
        <w:rPr>
          <w:rFonts w:ascii="LiberationMono" w:hAnsi="LiberationMono" w:cs="LiberationMono"/>
          <w:color w:val="000000"/>
          <w:kern w:val="0"/>
          <w:sz w:val="22"/>
          <w:szCs w:val="22"/>
        </w:rPr>
        <w:t xml:space="preserve">http://127.0.0.1:8000/blog/search/ </w:t>
      </w:r>
      <w:r w:rsidRPr="00482101">
        <w:rPr>
          <w:rFonts w:ascii="LiberationSerif" w:hAnsi="LiberationSerif" w:cs="LiberationSerif"/>
          <w:color w:val="000000"/>
          <w:kern w:val="0"/>
          <w:sz w:val="30"/>
          <w:szCs w:val="30"/>
        </w:rPr>
        <w:t>in your browser. You should see the following search form:</w:t>
      </w:r>
    </w:p>
    <w:p w14:paraId="7EAD0634"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44A8255E" wp14:editId="01AE6B8E">
            <wp:extent cx="2705100" cy="1485900"/>
            <wp:effectExtent l="0" t="0" r="0" b="0"/>
            <wp:docPr id="16439642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5100" cy="1485900"/>
                    </a:xfrm>
                    <a:prstGeom prst="rect">
                      <a:avLst/>
                    </a:prstGeom>
                    <a:noFill/>
                    <a:ln>
                      <a:noFill/>
                    </a:ln>
                  </pic:spPr>
                </pic:pic>
              </a:graphicData>
            </a:graphic>
          </wp:inline>
        </w:drawing>
      </w:r>
    </w:p>
    <w:p w14:paraId="4ED3F6C5"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3.29: The form with the query field to search for posts</w:t>
      </w:r>
    </w:p>
    <w:p w14:paraId="34AEC36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F8B061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Enter a query and click on the </w:t>
      </w:r>
      <w:r w:rsidRPr="00482101">
        <w:rPr>
          <w:rFonts w:ascii="LiberationSerif-Bold" w:hAnsi="LiberationSerif-Bold" w:cs="LiberationSerif-Bold"/>
          <w:b/>
          <w:bCs/>
          <w:color w:val="000000"/>
          <w:kern w:val="0"/>
          <w:sz w:val="30"/>
          <w:szCs w:val="30"/>
        </w:rPr>
        <w:t xml:space="preserve">SEARCH </w:t>
      </w:r>
      <w:r w:rsidRPr="00482101">
        <w:rPr>
          <w:rFonts w:ascii="LiberationSerif" w:hAnsi="LiberationSerif" w:cs="LiberationSerif"/>
          <w:color w:val="000000"/>
          <w:kern w:val="0"/>
          <w:sz w:val="30"/>
          <w:szCs w:val="30"/>
        </w:rPr>
        <w:t>button. You will see the results of the search query, as follows:</w:t>
      </w:r>
    </w:p>
    <w:p w14:paraId="037622C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6213EDA"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lastRenderedPageBreak/>
        <w:drawing>
          <wp:inline distT="0" distB="0" distL="0" distR="0" wp14:anchorId="1B60E95A" wp14:editId="6FE4CF1A">
            <wp:extent cx="5722620" cy="3307080"/>
            <wp:effectExtent l="0" t="0" r="0" b="7620"/>
            <wp:docPr id="3234668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07080"/>
                    </a:xfrm>
                    <a:prstGeom prst="rect">
                      <a:avLst/>
                    </a:prstGeom>
                    <a:noFill/>
                    <a:ln>
                      <a:noFill/>
                    </a:ln>
                  </pic:spPr>
                </pic:pic>
              </a:graphicData>
            </a:graphic>
          </wp:inline>
        </w:drawing>
      </w:r>
    </w:p>
    <w:p w14:paraId="24751620"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3.30: Search results for the term “jazz”</w:t>
      </w:r>
    </w:p>
    <w:p w14:paraId="3ADE96C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84C13C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Congratulations! You have created a basic search engine for your blog.</w:t>
      </w:r>
    </w:p>
    <w:p w14:paraId="699ED8C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DEF72A9"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Stemming and ranking results</w:t>
      </w:r>
    </w:p>
    <w:p w14:paraId="360E767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Stemming is the process of reducing words to their word stem, base, or root form. Stemming is used by search engines to reduce indexed words to their stem, and to be able to match inflected or derived words. For example, the words “music,” “musical,” and “musicality” can be considered similar words by a search engine. The stemming process normalizes each search token into a lexeme, a unit of lexical meaning that underlies a set of words that are related through inflection. The words “music,” “musical,” and “musicality” would convert to “music” when creating a search query.</w:t>
      </w:r>
    </w:p>
    <w:p w14:paraId="63E482F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081D4C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Django provides a </w:t>
      </w:r>
      <w:r w:rsidRPr="00482101">
        <w:rPr>
          <w:rFonts w:ascii="LiberationMono" w:hAnsi="LiberationMono" w:cs="LiberationMono"/>
          <w:color w:val="000000"/>
          <w:kern w:val="0"/>
          <w:sz w:val="22"/>
          <w:szCs w:val="22"/>
        </w:rPr>
        <w:t xml:space="preserve">SearchQuery </w:t>
      </w:r>
      <w:r w:rsidRPr="00482101">
        <w:rPr>
          <w:rFonts w:ascii="LiberationSerif" w:hAnsi="LiberationSerif" w:cs="LiberationSerif"/>
          <w:color w:val="000000"/>
          <w:kern w:val="0"/>
          <w:sz w:val="30"/>
          <w:szCs w:val="30"/>
        </w:rPr>
        <w:t>class to translate terms into a search query object. By default, the terms are passed through stemming algorithms, which helps you to obtain better matches.</w:t>
      </w:r>
    </w:p>
    <w:p w14:paraId="1FCC272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607466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 PostgreSQL search engine also removes stop words, such as “a,” “the,” “on,” and “of.” Stop words are a set of commonly used words in a language. They are removed when creating a search query because they appear too frequently to be relevant to searches. You can find the list of stop words used by PostgreSQL for the English language at </w:t>
      </w:r>
      <w:r w:rsidRPr="00482101">
        <w:rPr>
          <w:rFonts w:ascii="LiberationMono" w:hAnsi="LiberationMono" w:cs="LiberationMono"/>
          <w:color w:val="0000EF"/>
          <w:kern w:val="0"/>
          <w:sz w:val="30"/>
          <w:szCs w:val="30"/>
        </w:rPr>
        <w:t>https://github.com/postgres/postgres/blob/master/src/backend/snowball/stopwords/english.stop</w:t>
      </w:r>
      <w:r w:rsidRPr="00482101">
        <w:rPr>
          <w:rFonts w:ascii="LiberationSerif" w:hAnsi="LiberationSerif" w:cs="LiberationSerif"/>
          <w:color w:val="000000"/>
          <w:kern w:val="0"/>
          <w:sz w:val="30"/>
          <w:szCs w:val="30"/>
        </w:rPr>
        <w:t>.</w:t>
      </w:r>
    </w:p>
    <w:p w14:paraId="1025D17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We also want to order results by relevancy. PostgreSQL provides a ranking function that orders results based on how often the query terms appear and how close together they are.</w:t>
      </w:r>
    </w:p>
    <w:p w14:paraId="15E089A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20EC9C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views.py </w:t>
      </w:r>
      <w:r w:rsidRPr="00482101">
        <w:rPr>
          <w:rFonts w:ascii="LiberationSerif" w:hAnsi="LiberationSerif" w:cs="LiberationSerif"/>
          <w:color w:val="000000"/>
          <w:kern w:val="0"/>
          <w:sz w:val="30"/>
          <w:szCs w:val="30"/>
        </w:rPr>
        <w:t xml:space="preserve">file of the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application and add the following imports:</w:t>
      </w:r>
    </w:p>
    <w:p w14:paraId="6C60A56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django.contrib.postgres.search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w:t>
      </w:r>
    </w:p>
    <w:p w14:paraId="52B6116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SearchVector,</w:t>
      </w:r>
    </w:p>
    <w:p w14:paraId="2DC72E4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SearchQuery,</w:t>
      </w:r>
    </w:p>
    <w:p w14:paraId="4D47560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SearchRank</w:t>
      </w:r>
    </w:p>
    <w:p w14:paraId="44BC042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7BF88CE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9419AD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Then, edit the </w:t>
      </w:r>
      <w:r w:rsidRPr="00482101">
        <w:rPr>
          <w:rFonts w:ascii="LiberationMono" w:hAnsi="LiberationMono" w:cs="LiberationMono"/>
          <w:color w:val="000000"/>
          <w:kern w:val="0"/>
          <w:sz w:val="22"/>
          <w:szCs w:val="22"/>
        </w:rPr>
        <w:t xml:space="preserve">post_search </w:t>
      </w:r>
      <w:r w:rsidRPr="00482101">
        <w:rPr>
          <w:rFonts w:ascii="LiberationSerif" w:hAnsi="LiberationSerif" w:cs="LiberationSerif"/>
          <w:color w:val="000000"/>
          <w:kern w:val="0"/>
          <w:sz w:val="30"/>
          <w:szCs w:val="30"/>
        </w:rPr>
        <w:t>view, as follows. New code is highlighted in bold:</w:t>
      </w:r>
    </w:p>
    <w:p w14:paraId="34DDCA67"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post_search</w:t>
      </w:r>
      <w:r w:rsidRPr="00482101">
        <w:rPr>
          <w:rFonts w:ascii="LiberationMono" w:hAnsi="LiberationMono" w:cs="LiberationMono"/>
          <w:color w:val="383A42"/>
          <w:kern w:val="0"/>
          <w:sz w:val="22"/>
          <w:szCs w:val="22"/>
        </w:rPr>
        <w:t>(request):</w:t>
      </w:r>
    </w:p>
    <w:p w14:paraId="3BAA8FE9"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form = SearchForm()</w:t>
      </w:r>
    </w:p>
    <w:p w14:paraId="195FA3DB"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0185BC"/>
          <w:kern w:val="0"/>
          <w:sz w:val="22"/>
          <w:szCs w:val="22"/>
        </w:rPr>
      </w:pPr>
      <w:r w:rsidRPr="00482101">
        <w:rPr>
          <w:rFonts w:ascii="LiberationMono" w:hAnsi="LiberationMono" w:cs="LiberationMono"/>
          <w:color w:val="383A42"/>
          <w:kern w:val="0"/>
          <w:sz w:val="22"/>
          <w:szCs w:val="22"/>
        </w:rPr>
        <w:t xml:space="preserve">query = </w:t>
      </w:r>
      <w:r w:rsidRPr="00482101">
        <w:rPr>
          <w:rFonts w:ascii="LiberationMono" w:hAnsi="LiberationMono" w:cs="LiberationMono"/>
          <w:color w:val="0185BC"/>
          <w:kern w:val="0"/>
          <w:sz w:val="22"/>
          <w:szCs w:val="22"/>
        </w:rPr>
        <w:t>None</w:t>
      </w:r>
    </w:p>
    <w:p w14:paraId="051DC39B"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results = []</w:t>
      </w:r>
    </w:p>
    <w:p w14:paraId="61E5C9E1"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if </w:t>
      </w:r>
      <w:r w:rsidRPr="00482101">
        <w:rPr>
          <w:rFonts w:ascii="LiberationMono" w:hAnsi="LiberationMono" w:cs="LiberationMono"/>
          <w:color w:val="50A24F"/>
          <w:kern w:val="0"/>
          <w:sz w:val="22"/>
          <w:szCs w:val="22"/>
        </w:rPr>
        <w:t xml:space="preserve">'query' </w:t>
      </w:r>
      <w:r w:rsidRPr="00482101">
        <w:rPr>
          <w:rFonts w:ascii="LiberationMono" w:hAnsi="LiberationMono" w:cs="LiberationMono"/>
          <w:color w:val="A726A5"/>
          <w:kern w:val="0"/>
          <w:sz w:val="22"/>
          <w:szCs w:val="22"/>
        </w:rPr>
        <w:t xml:space="preserve">in </w:t>
      </w:r>
      <w:r w:rsidRPr="00482101">
        <w:rPr>
          <w:rFonts w:ascii="LiberationMono" w:hAnsi="LiberationMono" w:cs="LiberationMono"/>
          <w:color w:val="383A42"/>
          <w:kern w:val="0"/>
          <w:sz w:val="22"/>
          <w:szCs w:val="22"/>
        </w:rPr>
        <w:t>request.GET:</w:t>
      </w:r>
    </w:p>
    <w:p w14:paraId="477E9BE6"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form = SearchForm(request.GET)</w:t>
      </w:r>
    </w:p>
    <w:p w14:paraId="5F2F9441"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if </w:t>
      </w:r>
      <w:r w:rsidRPr="00482101">
        <w:rPr>
          <w:rFonts w:ascii="LiberationMono" w:hAnsi="LiberationMono" w:cs="LiberationMono"/>
          <w:color w:val="383A42"/>
          <w:kern w:val="0"/>
          <w:sz w:val="22"/>
          <w:szCs w:val="22"/>
        </w:rPr>
        <w:t>form.is_valid():</w:t>
      </w:r>
    </w:p>
    <w:p w14:paraId="3F576950" w14:textId="77777777" w:rsidR="00482101" w:rsidRPr="00482101" w:rsidRDefault="00482101" w:rsidP="00482101">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query = form.cleaned_data[</w:t>
      </w:r>
      <w:r w:rsidRPr="00482101">
        <w:rPr>
          <w:rFonts w:ascii="LiberationMono" w:hAnsi="LiberationMono" w:cs="LiberationMono"/>
          <w:color w:val="50A24F"/>
          <w:kern w:val="0"/>
          <w:sz w:val="22"/>
          <w:szCs w:val="22"/>
        </w:rPr>
        <w:t>'query'</w:t>
      </w:r>
      <w:r w:rsidRPr="00482101">
        <w:rPr>
          <w:rFonts w:ascii="LiberationMono" w:hAnsi="LiberationMono" w:cs="LiberationMono"/>
          <w:color w:val="383A42"/>
          <w:kern w:val="0"/>
          <w:sz w:val="22"/>
          <w:szCs w:val="22"/>
        </w:rPr>
        <w:t>]</w:t>
      </w:r>
    </w:p>
    <w:p w14:paraId="17700AE4" w14:textId="77777777" w:rsidR="00482101" w:rsidRPr="00482101" w:rsidRDefault="00482101" w:rsidP="00482101">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search_vector = SearchVector(</w:t>
      </w:r>
      <w:r w:rsidRPr="00482101">
        <w:rPr>
          <w:rFonts w:ascii="LiberationMono-Bold" w:hAnsi="LiberationMono-Bold" w:cs="LiberationMono-Bold"/>
          <w:b/>
          <w:bCs/>
          <w:color w:val="50A24F"/>
          <w:kern w:val="0"/>
          <w:sz w:val="22"/>
          <w:szCs w:val="22"/>
        </w:rPr>
        <w:t>'title'</w:t>
      </w:r>
      <w:r w:rsidRPr="00482101">
        <w:rPr>
          <w:rFonts w:ascii="LiberationMono-Bold" w:hAnsi="LiberationMono-Bold" w:cs="LiberationMono-Bold"/>
          <w:b/>
          <w:bCs/>
          <w:color w:val="383A42"/>
          <w:kern w:val="0"/>
          <w:sz w:val="22"/>
          <w:szCs w:val="22"/>
        </w:rPr>
        <w:t xml:space="preserve">, </w:t>
      </w:r>
      <w:r w:rsidRPr="00482101">
        <w:rPr>
          <w:rFonts w:ascii="LiberationMono-Bold" w:hAnsi="LiberationMono-Bold" w:cs="LiberationMono-Bold"/>
          <w:b/>
          <w:bCs/>
          <w:color w:val="50A24F"/>
          <w:kern w:val="0"/>
          <w:sz w:val="22"/>
          <w:szCs w:val="22"/>
        </w:rPr>
        <w:t>'body'</w:t>
      </w:r>
      <w:r w:rsidRPr="00482101">
        <w:rPr>
          <w:rFonts w:ascii="LiberationMono-Bold" w:hAnsi="LiberationMono-Bold" w:cs="LiberationMono-Bold"/>
          <w:b/>
          <w:bCs/>
          <w:color w:val="383A42"/>
          <w:kern w:val="0"/>
          <w:sz w:val="22"/>
          <w:szCs w:val="22"/>
        </w:rPr>
        <w:t>)</w:t>
      </w:r>
    </w:p>
    <w:p w14:paraId="405E84BA"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search_query = SearchQuery(query)</w:t>
      </w:r>
    </w:p>
    <w:p w14:paraId="05169A62"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results = (</w:t>
      </w:r>
    </w:p>
    <w:p w14:paraId="4F2D47AA" w14:textId="77777777" w:rsidR="00482101" w:rsidRPr="00482101" w:rsidRDefault="00482101" w:rsidP="00482101">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Post.published.annotate(</w:t>
      </w:r>
    </w:p>
    <w:p w14:paraId="17232917" w14:textId="77777777" w:rsidR="00482101" w:rsidRPr="00482101" w:rsidRDefault="00482101" w:rsidP="00482101">
      <w:pPr>
        <w:autoSpaceDE w:val="0"/>
        <w:autoSpaceDN w:val="0"/>
        <w:adjustRightInd w:val="0"/>
        <w:spacing w:after="0" w:line="240" w:lineRule="auto"/>
        <w:ind w:left="2160" w:firstLine="720"/>
        <w:rPr>
          <w:rFonts w:ascii="LiberationMono-Bold" w:hAnsi="LiberationMono-Bold" w:cs="LiberationMono-Bold"/>
          <w:b/>
          <w:bCs/>
          <w:color w:val="383A42"/>
          <w:kern w:val="0"/>
          <w:sz w:val="22"/>
          <w:szCs w:val="22"/>
        </w:rPr>
      </w:pPr>
      <w:r w:rsidRPr="00482101">
        <w:rPr>
          <w:rFonts w:ascii="LiberationMono" w:hAnsi="LiberationMono" w:cs="LiberationMono"/>
          <w:color w:val="383A42"/>
          <w:kern w:val="0"/>
          <w:sz w:val="22"/>
          <w:szCs w:val="22"/>
        </w:rPr>
        <w:t>search=</w:t>
      </w:r>
      <w:r w:rsidRPr="00482101">
        <w:rPr>
          <w:rFonts w:ascii="LiberationMono-Bold" w:hAnsi="LiberationMono-Bold" w:cs="LiberationMono-Bold"/>
          <w:b/>
          <w:bCs/>
          <w:color w:val="383A42"/>
          <w:kern w:val="0"/>
          <w:sz w:val="22"/>
          <w:szCs w:val="22"/>
        </w:rPr>
        <w:t>search_vector,</w:t>
      </w:r>
    </w:p>
    <w:p w14:paraId="3AEC1326"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rank=SearchRank(search_vector, search_query)</w:t>
      </w:r>
    </w:p>
    <w:p w14:paraId="0DA770B3" w14:textId="77777777" w:rsidR="00482101" w:rsidRPr="00482101" w:rsidRDefault="00482101" w:rsidP="00482101">
      <w:pPr>
        <w:autoSpaceDE w:val="0"/>
        <w:autoSpaceDN w:val="0"/>
        <w:adjustRightInd w:val="0"/>
        <w:spacing w:after="0" w:line="240" w:lineRule="auto"/>
        <w:ind w:left="144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w:t>
      </w:r>
    </w:p>
    <w:p w14:paraId="6B9B38F9"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C28501"/>
          <w:kern w:val="0"/>
          <w:sz w:val="22"/>
          <w:szCs w:val="22"/>
        </w:rPr>
        <w:t>filter</w:t>
      </w:r>
      <w:r w:rsidRPr="00482101">
        <w:rPr>
          <w:rFonts w:ascii="LiberationMono" w:hAnsi="LiberationMono" w:cs="LiberationMono"/>
          <w:color w:val="383A42"/>
          <w:kern w:val="0"/>
          <w:sz w:val="22"/>
          <w:szCs w:val="22"/>
        </w:rPr>
        <w:t>(search=</w:t>
      </w:r>
      <w:r w:rsidRPr="00482101">
        <w:rPr>
          <w:rFonts w:ascii="LiberationMono-Bold" w:hAnsi="LiberationMono-Bold" w:cs="LiberationMono-Bold"/>
          <w:b/>
          <w:bCs/>
          <w:color w:val="383A42"/>
          <w:kern w:val="0"/>
          <w:sz w:val="22"/>
          <w:szCs w:val="22"/>
        </w:rPr>
        <w:t>search_query</w:t>
      </w:r>
      <w:r w:rsidRPr="00482101">
        <w:rPr>
          <w:rFonts w:ascii="LiberationMono" w:hAnsi="LiberationMono" w:cs="LiberationMono"/>
          <w:color w:val="383A42"/>
          <w:kern w:val="0"/>
          <w:sz w:val="22"/>
          <w:szCs w:val="22"/>
        </w:rPr>
        <w:t>)</w:t>
      </w:r>
    </w:p>
    <w:p w14:paraId="3CE5A045"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xml:space="preserve">   .order_by(</w:t>
      </w:r>
      <w:r w:rsidRPr="00482101">
        <w:rPr>
          <w:rFonts w:ascii="LiberationMono-Bold" w:hAnsi="LiberationMono-Bold" w:cs="LiberationMono-Bold"/>
          <w:b/>
          <w:bCs/>
          <w:color w:val="50A24F"/>
          <w:kern w:val="0"/>
          <w:sz w:val="22"/>
          <w:szCs w:val="22"/>
        </w:rPr>
        <w:t>'-rank'</w:t>
      </w:r>
      <w:r w:rsidRPr="00482101">
        <w:rPr>
          <w:rFonts w:ascii="LiberationMono-Bold" w:hAnsi="LiberationMono-Bold" w:cs="LiberationMono-Bold"/>
          <w:b/>
          <w:bCs/>
          <w:color w:val="383A42"/>
          <w:kern w:val="0"/>
          <w:sz w:val="22"/>
          <w:szCs w:val="22"/>
        </w:rPr>
        <w:t>)</w:t>
      </w:r>
    </w:p>
    <w:p w14:paraId="50423BA0"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17F64AA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    return </w:t>
      </w:r>
      <w:r w:rsidRPr="00482101">
        <w:rPr>
          <w:rFonts w:ascii="LiberationMono" w:hAnsi="LiberationMono" w:cs="LiberationMono"/>
          <w:color w:val="383A42"/>
          <w:kern w:val="0"/>
          <w:sz w:val="22"/>
          <w:szCs w:val="22"/>
        </w:rPr>
        <w:t>render(</w:t>
      </w:r>
    </w:p>
    <w:p w14:paraId="5E9BE21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request,</w:t>
      </w:r>
    </w:p>
    <w:p w14:paraId="1D3D168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'blog/post/search.html'</w:t>
      </w:r>
      <w:r w:rsidRPr="00482101">
        <w:rPr>
          <w:rFonts w:ascii="LiberationMono" w:hAnsi="LiberationMono" w:cs="LiberationMono"/>
          <w:color w:val="383A42"/>
          <w:kern w:val="0"/>
          <w:sz w:val="22"/>
          <w:szCs w:val="22"/>
        </w:rPr>
        <w:t>,</w:t>
      </w:r>
    </w:p>
    <w:p w14:paraId="4B96C74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7269025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'form'</w:t>
      </w:r>
      <w:r w:rsidRPr="00482101">
        <w:rPr>
          <w:rFonts w:ascii="LiberationMono" w:hAnsi="LiberationMono" w:cs="LiberationMono"/>
          <w:color w:val="383A42"/>
          <w:kern w:val="0"/>
          <w:sz w:val="22"/>
          <w:szCs w:val="22"/>
        </w:rPr>
        <w:t>: form,</w:t>
      </w:r>
    </w:p>
    <w:p w14:paraId="418C430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'query'</w:t>
      </w:r>
      <w:r w:rsidRPr="00482101">
        <w:rPr>
          <w:rFonts w:ascii="LiberationMono" w:hAnsi="LiberationMono" w:cs="LiberationMono"/>
          <w:color w:val="383A42"/>
          <w:kern w:val="0"/>
          <w:sz w:val="22"/>
          <w:szCs w:val="22"/>
        </w:rPr>
        <w:t>: query,</w:t>
      </w:r>
    </w:p>
    <w:p w14:paraId="3CF4925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'results'</w:t>
      </w:r>
      <w:r w:rsidRPr="00482101">
        <w:rPr>
          <w:rFonts w:ascii="LiberationMono" w:hAnsi="LiberationMono" w:cs="LiberationMono"/>
          <w:color w:val="383A42"/>
          <w:kern w:val="0"/>
          <w:sz w:val="22"/>
          <w:szCs w:val="22"/>
        </w:rPr>
        <w:t>: results</w:t>
      </w:r>
    </w:p>
    <w:p w14:paraId="0D9F579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34F128D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 xml:space="preserve">       )</w:t>
      </w:r>
    </w:p>
    <w:p w14:paraId="22B8447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226DE2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code, we create a </w:t>
      </w:r>
      <w:r w:rsidRPr="00482101">
        <w:rPr>
          <w:rFonts w:ascii="LiberationMono" w:hAnsi="LiberationMono" w:cs="LiberationMono"/>
          <w:color w:val="000000"/>
          <w:kern w:val="0"/>
          <w:sz w:val="22"/>
          <w:szCs w:val="22"/>
        </w:rPr>
        <w:t xml:space="preserve">SearchQuery </w:t>
      </w:r>
      <w:r w:rsidRPr="00482101">
        <w:rPr>
          <w:rFonts w:ascii="LiberationSerif" w:hAnsi="LiberationSerif" w:cs="LiberationSerif"/>
          <w:color w:val="000000"/>
          <w:kern w:val="0"/>
          <w:sz w:val="30"/>
          <w:szCs w:val="30"/>
        </w:rPr>
        <w:t xml:space="preserve">object, filter results by it, and use </w:t>
      </w:r>
      <w:r w:rsidRPr="00482101">
        <w:rPr>
          <w:rFonts w:ascii="LiberationMono" w:hAnsi="LiberationMono" w:cs="LiberationMono"/>
          <w:color w:val="000000"/>
          <w:kern w:val="0"/>
          <w:sz w:val="22"/>
          <w:szCs w:val="22"/>
        </w:rPr>
        <w:t xml:space="preserve">SearchRank </w:t>
      </w:r>
      <w:r w:rsidRPr="00482101">
        <w:rPr>
          <w:rFonts w:ascii="LiberationSerif" w:hAnsi="LiberationSerif" w:cs="LiberationSerif"/>
          <w:color w:val="000000"/>
          <w:kern w:val="0"/>
          <w:sz w:val="30"/>
          <w:szCs w:val="30"/>
        </w:rPr>
        <w:t>to order the results by relevancy.</w:t>
      </w:r>
    </w:p>
    <w:p w14:paraId="782520A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361D5F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can open </w:t>
      </w:r>
      <w:r w:rsidRPr="00482101">
        <w:rPr>
          <w:rFonts w:ascii="LiberationMono" w:hAnsi="LiberationMono" w:cs="LiberationMono"/>
          <w:color w:val="000000"/>
          <w:kern w:val="0"/>
          <w:sz w:val="22"/>
          <w:szCs w:val="22"/>
        </w:rPr>
        <w:t xml:space="preserve">http://127.0.0.1:8000/blog/search/ </w:t>
      </w:r>
      <w:r w:rsidRPr="00482101">
        <w:rPr>
          <w:rFonts w:ascii="LiberationSerif" w:hAnsi="LiberationSerif" w:cs="LiberationSerif"/>
          <w:color w:val="000000"/>
          <w:kern w:val="0"/>
          <w:sz w:val="30"/>
          <w:szCs w:val="30"/>
        </w:rPr>
        <w:t xml:space="preserve">in your browser and test different searches to test stemming and ranking. The following is an example of ranking by the number of occurrences of the word </w:t>
      </w:r>
      <w:r w:rsidRPr="00482101">
        <w:rPr>
          <w:rFonts w:ascii="LiberationMono" w:hAnsi="LiberationMono" w:cs="LiberationMono"/>
          <w:color w:val="000000"/>
          <w:kern w:val="0"/>
          <w:sz w:val="22"/>
          <w:szCs w:val="22"/>
        </w:rPr>
        <w:t xml:space="preserve">django </w:t>
      </w:r>
      <w:r w:rsidRPr="00482101">
        <w:rPr>
          <w:rFonts w:ascii="LiberationSerif" w:hAnsi="LiberationSerif" w:cs="LiberationSerif"/>
          <w:color w:val="000000"/>
          <w:kern w:val="0"/>
          <w:sz w:val="30"/>
          <w:szCs w:val="30"/>
        </w:rPr>
        <w:t>in the title and body of the posts:</w:t>
      </w:r>
    </w:p>
    <w:p w14:paraId="1B5A735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806DDAA"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lastRenderedPageBreak/>
        <w:drawing>
          <wp:inline distT="0" distB="0" distL="0" distR="0" wp14:anchorId="37EA0C23" wp14:editId="28E05F93">
            <wp:extent cx="6149340" cy="3291840"/>
            <wp:effectExtent l="0" t="0" r="3810" b="3810"/>
            <wp:docPr id="17354145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9340" cy="3291840"/>
                    </a:xfrm>
                    <a:prstGeom prst="rect">
                      <a:avLst/>
                    </a:prstGeom>
                    <a:noFill/>
                    <a:ln>
                      <a:noFill/>
                    </a:ln>
                  </pic:spPr>
                </pic:pic>
              </a:graphicData>
            </a:graphic>
          </wp:inline>
        </w:drawing>
      </w:r>
    </w:p>
    <w:p w14:paraId="3A72AA89"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3.31: Search results for the term “django”</w:t>
      </w:r>
    </w:p>
    <w:p w14:paraId="5C051346"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9C14589"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t>Stemming and removing stop words in different languages</w:t>
      </w:r>
    </w:p>
    <w:p w14:paraId="1695823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We can set up </w:t>
      </w:r>
      <w:r w:rsidRPr="00482101">
        <w:rPr>
          <w:rFonts w:ascii="LiberationMono" w:hAnsi="LiberationMono" w:cs="LiberationMono"/>
          <w:color w:val="000000"/>
          <w:kern w:val="0"/>
          <w:sz w:val="22"/>
          <w:szCs w:val="22"/>
        </w:rPr>
        <w:t xml:space="preserve">SearchVector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SearchQuery </w:t>
      </w:r>
      <w:r w:rsidRPr="00482101">
        <w:rPr>
          <w:rFonts w:ascii="LiberationSerif" w:hAnsi="LiberationSerif" w:cs="LiberationSerif"/>
          <w:color w:val="000000"/>
          <w:kern w:val="0"/>
          <w:sz w:val="30"/>
          <w:szCs w:val="30"/>
        </w:rPr>
        <w:t xml:space="preserve">to execute stemming and remove stop words in any language. We can pass a </w:t>
      </w:r>
      <w:r w:rsidRPr="00482101">
        <w:rPr>
          <w:rFonts w:ascii="LiberationMono" w:hAnsi="LiberationMono" w:cs="LiberationMono"/>
          <w:color w:val="000000"/>
          <w:kern w:val="0"/>
          <w:sz w:val="22"/>
          <w:szCs w:val="22"/>
        </w:rPr>
        <w:t xml:space="preserve">config </w:t>
      </w:r>
      <w:r w:rsidRPr="00482101">
        <w:rPr>
          <w:rFonts w:ascii="LiberationSerif" w:hAnsi="LiberationSerif" w:cs="LiberationSerif"/>
          <w:color w:val="000000"/>
          <w:kern w:val="0"/>
          <w:sz w:val="30"/>
          <w:szCs w:val="30"/>
        </w:rPr>
        <w:t xml:space="preserve">attribute to </w:t>
      </w:r>
      <w:r w:rsidRPr="00482101">
        <w:rPr>
          <w:rFonts w:ascii="LiberationMono" w:hAnsi="LiberationMono" w:cs="LiberationMono"/>
          <w:color w:val="000000"/>
          <w:kern w:val="0"/>
          <w:sz w:val="22"/>
          <w:szCs w:val="22"/>
        </w:rPr>
        <w:t xml:space="preserve">SearchVector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SearchQuery </w:t>
      </w:r>
      <w:r w:rsidRPr="00482101">
        <w:rPr>
          <w:rFonts w:ascii="LiberationSerif" w:hAnsi="LiberationSerif" w:cs="LiberationSerif"/>
          <w:color w:val="000000"/>
          <w:kern w:val="0"/>
          <w:sz w:val="30"/>
          <w:szCs w:val="30"/>
        </w:rPr>
        <w:t>to use a different search configuration. This allows us to use different language parsers and dictionaries. The following example executes stemming and removes stop words in Spanish:</w:t>
      </w:r>
    </w:p>
    <w:p w14:paraId="00B08173"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search_vector = SearchVector(</w:t>
      </w:r>
      <w:r w:rsidRPr="00482101">
        <w:rPr>
          <w:rFonts w:ascii="LiberationMono" w:hAnsi="LiberationMono" w:cs="LiberationMono"/>
          <w:color w:val="50A24F"/>
          <w:kern w:val="0"/>
          <w:sz w:val="22"/>
          <w:szCs w:val="22"/>
        </w:rPr>
        <w:t>'title'</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50A24F"/>
          <w:kern w:val="0"/>
          <w:sz w:val="22"/>
          <w:szCs w:val="22"/>
        </w:rPr>
        <w:t>'body'</w:t>
      </w:r>
      <w:r w:rsidRPr="00482101">
        <w:rPr>
          <w:rFonts w:ascii="LiberationMono-Bold" w:hAnsi="LiberationMono-Bold" w:cs="LiberationMono-Bold"/>
          <w:b/>
          <w:bCs/>
          <w:color w:val="383A42"/>
          <w:kern w:val="0"/>
          <w:sz w:val="22"/>
          <w:szCs w:val="22"/>
        </w:rPr>
        <w:t>, config=</w:t>
      </w:r>
      <w:r w:rsidRPr="00482101">
        <w:rPr>
          <w:rFonts w:ascii="LiberationMono-Bold" w:hAnsi="LiberationMono-Bold" w:cs="LiberationMono-Bold"/>
          <w:b/>
          <w:bCs/>
          <w:color w:val="50A24F"/>
          <w:kern w:val="0"/>
          <w:sz w:val="22"/>
          <w:szCs w:val="22"/>
        </w:rPr>
        <w:t>'spanish'</w:t>
      </w:r>
      <w:r w:rsidRPr="00482101">
        <w:rPr>
          <w:rFonts w:ascii="LiberationMono" w:hAnsi="LiberationMono" w:cs="LiberationMono"/>
          <w:color w:val="383A42"/>
          <w:kern w:val="0"/>
          <w:sz w:val="22"/>
          <w:szCs w:val="22"/>
        </w:rPr>
        <w:t>)</w:t>
      </w:r>
    </w:p>
    <w:p w14:paraId="0E62BE9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search_query = SearchQuery(query</w:t>
      </w:r>
      <w:r w:rsidRPr="00482101">
        <w:rPr>
          <w:rFonts w:ascii="LiberationMono-Bold" w:hAnsi="LiberationMono-Bold" w:cs="LiberationMono-Bold"/>
          <w:b/>
          <w:bCs/>
          <w:color w:val="383A42"/>
          <w:kern w:val="0"/>
          <w:sz w:val="22"/>
          <w:szCs w:val="22"/>
        </w:rPr>
        <w:t>, config=</w:t>
      </w:r>
      <w:r w:rsidRPr="00482101">
        <w:rPr>
          <w:rFonts w:ascii="LiberationMono-Bold" w:hAnsi="LiberationMono-Bold" w:cs="LiberationMono-Bold"/>
          <w:b/>
          <w:bCs/>
          <w:color w:val="50A24F"/>
          <w:kern w:val="0"/>
          <w:sz w:val="22"/>
          <w:szCs w:val="22"/>
        </w:rPr>
        <w:t>'spanish'</w:t>
      </w:r>
      <w:r w:rsidRPr="00482101">
        <w:rPr>
          <w:rFonts w:ascii="LiberationMono" w:hAnsi="LiberationMono" w:cs="LiberationMono"/>
          <w:color w:val="383A42"/>
          <w:kern w:val="0"/>
          <w:sz w:val="22"/>
          <w:szCs w:val="22"/>
        </w:rPr>
        <w:t>)</w:t>
      </w:r>
    </w:p>
    <w:p w14:paraId="7D3782D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results = (</w:t>
      </w:r>
    </w:p>
    <w:p w14:paraId="55A2AC4F"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Post.published.annotate(</w:t>
      </w:r>
    </w:p>
    <w:p w14:paraId="5CB9383A"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search=search_vector,</w:t>
      </w:r>
    </w:p>
    <w:p w14:paraId="48AEE7A1"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rank=SearchRank(search_vector, search_query)</w:t>
      </w:r>
    </w:p>
    <w:p w14:paraId="78F8EE2A"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00D5C9EE"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r w:rsidRPr="00482101">
        <w:rPr>
          <w:rFonts w:ascii="LiberationMono" w:hAnsi="LiberationMono" w:cs="LiberationMono"/>
          <w:color w:val="C28501"/>
          <w:kern w:val="0"/>
          <w:sz w:val="22"/>
          <w:szCs w:val="22"/>
        </w:rPr>
        <w:t>filter</w:t>
      </w:r>
      <w:r w:rsidRPr="00482101">
        <w:rPr>
          <w:rFonts w:ascii="LiberationMono" w:hAnsi="LiberationMono" w:cs="LiberationMono"/>
          <w:color w:val="383A42"/>
          <w:kern w:val="0"/>
          <w:sz w:val="22"/>
          <w:szCs w:val="22"/>
        </w:rPr>
        <w:t>(search=search_query)</w:t>
      </w:r>
    </w:p>
    <w:p w14:paraId="24B06EED"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.order_by(</w:t>
      </w:r>
      <w:r w:rsidRPr="00482101">
        <w:rPr>
          <w:rFonts w:ascii="LiberationMono" w:hAnsi="LiberationMono" w:cs="LiberationMono"/>
          <w:color w:val="50A24F"/>
          <w:kern w:val="0"/>
          <w:sz w:val="22"/>
          <w:szCs w:val="22"/>
        </w:rPr>
        <w:t>'-rank'</w:t>
      </w:r>
      <w:r w:rsidRPr="00482101">
        <w:rPr>
          <w:rFonts w:ascii="LiberationMono" w:hAnsi="LiberationMono" w:cs="LiberationMono"/>
          <w:color w:val="383A42"/>
          <w:kern w:val="0"/>
          <w:sz w:val="22"/>
          <w:szCs w:val="22"/>
        </w:rPr>
        <w:t>)</w:t>
      </w:r>
    </w:p>
    <w:p w14:paraId="1F9C4E2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4A6FA55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82606E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can find the Spanish stop words dictionary used by PostgreSQL at</w:t>
      </w:r>
    </w:p>
    <w:p w14:paraId="25E2BDD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https://github.com/postgres/postgres/blob/master/src/backend/snowball/stopwords/spanish.stop</w:t>
      </w:r>
      <w:r w:rsidRPr="00482101">
        <w:rPr>
          <w:rFonts w:ascii="LiberationSerif" w:hAnsi="LiberationSerif" w:cs="LiberationSerif"/>
          <w:color w:val="000000"/>
          <w:kern w:val="0"/>
          <w:sz w:val="30"/>
          <w:szCs w:val="30"/>
        </w:rPr>
        <w:t>.</w:t>
      </w:r>
    </w:p>
    <w:p w14:paraId="069A456A"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p>
    <w:p w14:paraId="6765B897"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p>
    <w:p w14:paraId="446764D4"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p>
    <w:p w14:paraId="4D93E90A"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lastRenderedPageBreak/>
        <w:t>Weighting queries</w:t>
      </w:r>
    </w:p>
    <w:p w14:paraId="3E5FFE2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We can boost specific vectors so that more weight is attributed to them when ordering results by relevancy. For example, we can use this to give more relevance to posts that are matched by title rather than by content.</w:t>
      </w:r>
    </w:p>
    <w:p w14:paraId="03A6BA2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E400751"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views.py </w:t>
      </w:r>
      <w:r w:rsidRPr="00482101">
        <w:rPr>
          <w:rFonts w:ascii="LiberationSerif" w:hAnsi="LiberationSerif" w:cs="LiberationSerif"/>
          <w:color w:val="000000"/>
          <w:kern w:val="0"/>
          <w:sz w:val="30"/>
          <w:szCs w:val="30"/>
        </w:rPr>
        <w:t xml:space="preserve">file of the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 xml:space="preserve">application and modify the </w:t>
      </w:r>
      <w:r w:rsidRPr="00482101">
        <w:rPr>
          <w:rFonts w:ascii="LiberationMono" w:hAnsi="LiberationMono" w:cs="LiberationMono"/>
          <w:color w:val="000000"/>
          <w:kern w:val="0"/>
          <w:sz w:val="22"/>
          <w:szCs w:val="22"/>
        </w:rPr>
        <w:t>post_search</w:t>
      </w:r>
    </w:p>
    <w:p w14:paraId="69657B2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view as follows. New code is highlighted in bold:</w:t>
      </w:r>
    </w:p>
    <w:p w14:paraId="7532610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post_search</w:t>
      </w:r>
      <w:r w:rsidRPr="00482101">
        <w:rPr>
          <w:rFonts w:ascii="LiberationMono" w:hAnsi="LiberationMono" w:cs="LiberationMono"/>
          <w:color w:val="383A42"/>
          <w:kern w:val="0"/>
          <w:sz w:val="22"/>
          <w:szCs w:val="22"/>
        </w:rPr>
        <w:t>(request):</w:t>
      </w:r>
    </w:p>
    <w:p w14:paraId="28C05B6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form = SearchForm()</w:t>
      </w:r>
    </w:p>
    <w:p w14:paraId="767F3197"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0185BC"/>
          <w:kern w:val="0"/>
          <w:sz w:val="22"/>
          <w:szCs w:val="22"/>
        </w:rPr>
      </w:pPr>
      <w:r w:rsidRPr="00482101">
        <w:rPr>
          <w:rFonts w:ascii="LiberationMono" w:hAnsi="LiberationMono" w:cs="LiberationMono"/>
          <w:color w:val="383A42"/>
          <w:kern w:val="0"/>
          <w:sz w:val="22"/>
          <w:szCs w:val="22"/>
        </w:rPr>
        <w:t xml:space="preserve">query = </w:t>
      </w:r>
      <w:r w:rsidRPr="00482101">
        <w:rPr>
          <w:rFonts w:ascii="LiberationMono" w:hAnsi="LiberationMono" w:cs="LiberationMono"/>
          <w:color w:val="0185BC"/>
          <w:kern w:val="0"/>
          <w:sz w:val="22"/>
          <w:szCs w:val="22"/>
        </w:rPr>
        <w:t>None</w:t>
      </w:r>
    </w:p>
    <w:p w14:paraId="089E706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results = []</w:t>
      </w:r>
    </w:p>
    <w:p w14:paraId="414A2343"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if </w:t>
      </w:r>
      <w:r w:rsidRPr="00482101">
        <w:rPr>
          <w:rFonts w:ascii="LiberationMono" w:hAnsi="LiberationMono" w:cs="LiberationMono"/>
          <w:color w:val="50A24F"/>
          <w:kern w:val="0"/>
          <w:sz w:val="22"/>
          <w:szCs w:val="22"/>
        </w:rPr>
        <w:t xml:space="preserve">'query' </w:t>
      </w:r>
      <w:r w:rsidRPr="00482101">
        <w:rPr>
          <w:rFonts w:ascii="LiberationMono" w:hAnsi="LiberationMono" w:cs="LiberationMono"/>
          <w:color w:val="A726A5"/>
          <w:kern w:val="0"/>
          <w:sz w:val="22"/>
          <w:szCs w:val="22"/>
        </w:rPr>
        <w:t xml:space="preserve">in </w:t>
      </w:r>
      <w:r w:rsidRPr="00482101">
        <w:rPr>
          <w:rFonts w:ascii="LiberationMono" w:hAnsi="LiberationMono" w:cs="LiberationMono"/>
          <w:color w:val="383A42"/>
          <w:kern w:val="0"/>
          <w:sz w:val="22"/>
          <w:szCs w:val="22"/>
        </w:rPr>
        <w:t>request.GET:</w:t>
      </w:r>
    </w:p>
    <w:p w14:paraId="54379C01"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form = SearchForm(request.GET)</w:t>
      </w:r>
    </w:p>
    <w:p w14:paraId="7468A3F5"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if </w:t>
      </w:r>
      <w:r w:rsidRPr="00482101">
        <w:rPr>
          <w:rFonts w:ascii="LiberationMono" w:hAnsi="LiberationMono" w:cs="LiberationMono"/>
          <w:color w:val="383A42"/>
          <w:kern w:val="0"/>
          <w:sz w:val="22"/>
          <w:szCs w:val="22"/>
        </w:rPr>
        <w:t>form.is_valid():</w:t>
      </w:r>
    </w:p>
    <w:p w14:paraId="6D66E6C9" w14:textId="77777777" w:rsidR="00482101" w:rsidRPr="00482101" w:rsidRDefault="00482101" w:rsidP="00482101">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query = form.cleaned_data[</w:t>
      </w:r>
      <w:r w:rsidRPr="00482101">
        <w:rPr>
          <w:rFonts w:ascii="LiberationMono" w:hAnsi="LiberationMono" w:cs="LiberationMono"/>
          <w:color w:val="50A24F"/>
          <w:kern w:val="0"/>
          <w:sz w:val="22"/>
          <w:szCs w:val="22"/>
        </w:rPr>
        <w:t>'query'</w:t>
      </w:r>
      <w:r w:rsidRPr="00482101">
        <w:rPr>
          <w:rFonts w:ascii="LiberationMono" w:hAnsi="LiberationMono" w:cs="LiberationMono"/>
          <w:color w:val="383A42"/>
          <w:kern w:val="0"/>
          <w:sz w:val="22"/>
          <w:szCs w:val="22"/>
        </w:rPr>
        <w:t>]</w:t>
      </w:r>
    </w:p>
    <w:p w14:paraId="1FB0A5BB" w14:textId="77777777" w:rsidR="00482101" w:rsidRPr="00482101" w:rsidRDefault="00482101" w:rsidP="00482101">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search_vector = SearchVector(</w:t>
      </w:r>
    </w:p>
    <w:p w14:paraId="56D2C263" w14:textId="77777777" w:rsidR="00482101" w:rsidRPr="00482101" w:rsidRDefault="00482101" w:rsidP="00482101">
      <w:pPr>
        <w:autoSpaceDE w:val="0"/>
        <w:autoSpaceDN w:val="0"/>
        <w:adjustRightInd w:val="0"/>
        <w:spacing w:after="0" w:line="240" w:lineRule="auto"/>
        <w:ind w:left="2880"/>
        <w:rPr>
          <w:rFonts w:ascii="LiberationMono-Bold" w:hAnsi="LiberationMono-Bold" w:cs="LiberationMono-Bold"/>
          <w:b/>
          <w:bCs/>
          <w:color w:val="50A24F"/>
          <w:kern w:val="0"/>
          <w:sz w:val="22"/>
          <w:szCs w:val="22"/>
        </w:rPr>
      </w:pPr>
      <w:r w:rsidRPr="00482101">
        <w:rPr>
          <w:rFonts w:ascii="LiberationMono" w:hAnsi="LiberationMono" w:cs="LiberationMono"/>
          <w:color w:val="50A24F"/>
          <w:kern w:val="0"/>
          <w:sz w:val="22"/>
          <w:szCs w:val="22"/>
        </w:rPr>
        <w:t>'title'</w:t>
      </w:r>
      <w:r w:rsidRPr="00482101">
        <w:rPr>
          <w:rFonts w:ascii="LiberationMono-Bold" w:hAnsi="LiberationMono-Bold" w:cs="LiberationMono-Bold"/>
          <w:b/>
          <w:bCs/>
          <w:color w:val="383A42"/>
          <w:kern w:val="0"/>
          <w:sz w:val="22"/>
          <w:szCs w:val="22"/>
        </w:rPr>
        <w:t>, weight=</w:t>
      </w:r>
      <w:r w:rsidRPr="00482101">
        <w:rPr>
          <w:rFonts w:ascii="LiberationMono-Bold" w:hAnsi="LiberationMono-Bold" w:cs="LiberationMono-Bold"/>
          <w:b/>
          <w:bCs/>
          <w:color w:val="50A24F"/>
          <w:kern w:val="0"/>
          <w:sz w:val="22"/>
          <w:szCs w:val="22"/>
        </w:rPr>
        <w:t>'A'</w:t>
      </w:r>
    </w:p>
    <w:p w14:paraId="6E78266E"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 + SearchVector(</w:t>
      </w:r>
      <w:r w:rsidRPr="00482101">
        <w:rPr>
          <w:rFonts w:ascii="LiberationMono-Bold" w:hAnsi="LiberationMono-Bold" w:cs="LiberationMono-Bold"/>
          <w:b/>
          <w:bCs/>
          <w:color w:val="50A24F"/>
          <w:kern w:val="0"/>
          <w:sz w:val="22"/>
          <w:szCs w:val="22"/>
        </w:rPr>
        <w:t>'body'</w:t>
      </w:r>
      <w:r w:rsidRPr="00482101">
        <w:rPr>
          <w:rFonts w:ascii="LiberationMono-Bold" w:hAnsi="LiberationMono-Bold" w:cs="LiberationMono-Bold"/>
          <w:b/>
          <w:bCs/>
          <w:color w:val="383A42"/>
          <w:kern w:val="0"/>
          <w:sz w:val="22"/>
          <w:szCs w:val="22"/>
        </w:rPr>
        <w:t>, weight=</w:t>
      </w:r>
      <w:r w:rsidRPr="00482101">
        <w:rPr>
          <w:rFonts w:ascii="LiberationMono-Bold" w:hAnsi="LiberationMono-Bold" w:cs="LiberationMono-Bold"/>
          <w:b/>
          <w:bCs/>
          <w:color w:val="50A24F"/>
          <w:kern w:val="0"/>
          <w:sz w:val="22"/>
          <w:szCs w:val="22"/>
        </w:rPr>
        <w:t>'B'</w:t>
      </w:r>
      <w:r w:rsidRPr="00482101">
        <w:rPr>
          <w:rFonts w:ascii="LiberationMono-Bold" w:hAnsi="LiberationMono-Bold" w:cs="LiberationMono-Bold"/>
          <w:b/>
          <w:bCs/>
          <w:color w:val="383A42"/>
          <w:kern w:val="0"/>
          <w:sz w:val="22"/>
          <w:szCs w:val="22"/>
        </w:rPr>
        <w:t>)</w:t>
      </w:r>
    </w:p>
    <w:p w14:paraId="12673B55" w14:textId="77777777" w:rsidR="00482101" w:rsidRPr="00482101" w:rsidRDefault="00482101" w:rsidP="00482101">
      <w:pPr>
        <w:autoSpaceDE w:val="0"/>
        <w:autoSpaceDN w:val="0"/>
        <w:adjustRightInd w:val="0"/>
        <w:spacing w:after="0" w:line="240" w:lineRule="auto"/>
        <w:ind w:left="216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search_query = SearchQuery(query)</w:t>
      </w:r>
    </w:p>
    <w:p w14:paraId="1D5BD89D" w14:textId="77777777" w:rsidR="00482101" w:rsidRPr="00482101" w:rsidRDefault="00482101" w:rsidP="00482101">
      <w:pPr>
        <w:autoSpaceDE w:val="0"/>
        <w:autoSpaceDN w:val="0"/>
        <w:adjustRightInd w:val="0"/>
        <w:spacing w:after="0" w:line="240" w:lineRule="auto"/>
        <w:ind w:left="216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results = (</w:t>
      </w:r>
    </w:p>
    <w:p w14:paraId="6791C35E" w14:textId="77777777" w:rsidR="00482101" w:rsidRPr="00482101" w:rsidRDefault="00482101" w:rsidP="00482101">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Post.published.annotate(</w:t>
      </w:r>
    </w:p>
    <w:p w14:paraId="5E00E029" w14:textId="77777777" w:rsidR="00482101" w:rsidRPr="00482101" w:rsidRDefault="00482101" w:rsidP="00482101">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search=search_vector,</w:t>
      </w:r>
    </w:p>
    <w:p w14:paraId="62A47E20" w14:textId="77777777" w:rsidR="00482101" w:rsidRPr="00482101" w:rsidRDefault="00482101" w:rsidP="00482101">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rank=SearchRank(search_vector, search_query)</w:t>
      </w:r>
    </w:p>
    <w:p w14:paraId="5B878DC8" w14:textId="77777777" w:rsidR="00482101" w:rsidRPr="00482101" w:rsidRDefault="00482101" w:rsidP="00482101">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7A570AAB" w14:textId="77777777" w:rsidR="00482101" w:rsidRPr="00482101" w:rsidRDefault="00482101" w:rsidP="00482101">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r w:rsidRPr="00482101">
        <w:rPr>
          <w:rFonts w:ascii="LiberationMono" w:hAnsi="LiberationMono" w:cs="LiberationMono"/>
          <w:color w:val="C28501"/>
          <w:kern w:val="0"/>
          <w:sz w:val="22"/>
          <w:szCs w:val="22"/>
        </w:rPr>
        <w:t>filter</w:t>
      </w:r>
      <w:r w:rsidRPr="00482101">
        <w:rPr>
          <w:rFonts w:ascii="LiberationMono" w:hAnsi="LiberationMono" w:cs="LiberationMono"/>
          <w:color w:val="383A42"/>
          <w:kern w:val="0"/>
          <w:sz w:val="22"/>
          <w:szCs w:val="22"/>
        </w:rPr>
        <w:t>(</w:t>
      </w:r>
      <w:r w:rsidRPr="00482101">
        <w:rPr>
          <w:rFonts w:ascii="LiberationMono-Bold" w:hAnsi="LiberationMono-Bold" w:cs="LiberationMono-Bold"/>
          <w:b/>
          <w:bCs/>
          <w:color w:val="383A42"/>
          <w:kern w:val="0"/>
          <w:sz w:val="22"/>
          <w:szCs w:val="22"/>
        </w:rPr>
        <w:t>rank__gte=</w:t>
      </w:r>
      <w:r w:rsidRPr="00482101">
        <w:rPr>
          <w:rFonts w:ascii="LiberationMono-Bold" w:hAnsi="LiberationMono-Bold" w:cs="LiberationMono-Bold"/>
          <w:b/>
          <w:bCs/>
          <w:color w:val="996801"/>
          <w:kern w:val="0"/>
          <w:sz w:val="22"/>
          <w:szCs w:val="22"/>
        </w:rPr>
        <w:t>0.3</w:t>
      </w:r>
      <w:r w:rsidRPr="00482101">
        <w:rPr>
          <w:rFonts w:ascii="LiberationMono" w:hAnsi="LiberationMono" w:cs="LiberationMono"/>
          <w:color w:val="383A42"/>
          <w:kern w:val="0"/>
          <w:sz w:val="22"/>
          <w:szCs w:val="22"/>
        </w:rPr>
        <w:t>)</w:t>
      </w:r>
    </w:p>
    <w:p w14:paraId="78413A3A" w14:textId="77777777" w:rsidR="00482101" w:rsidRPr="00482101" w:rsidRDefault="00482101" w:rsidP="00482101">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.order_by(</w:t>
      </w:r>
      <w:r w:rsidRPr="00482101">
        <w:rPr>
          <w:rFonts w:ascii="LiberationMono" w:hAnsi="LiberationMono" w:cs="LiberationMono"/>
          <w:color w:val="50A24F"/>
          <w:kern w:val="0"/>
          <w:sz w:val="22"/>
          <w:szCs w:val="22"/>
        </w:rPr>
        <w:t>'-rank'</w:t>
      </w:r>
      <w:r w:rsidRPr="00482101">
        <w:rPr>
          <w:rFonts w:ascii="LiberationMono" w:hAnsi="LiberationMono" w:cs="LiberationMono"/>
          <w:color w:val="383A42"/>
          <w:kern w:val="0"/>
          <w:sz w:val="22"/>
          <w:szCs w:val="22"/>
        </w:rPr>
        <w:t>)</w:t>
      </w:r>
    </w:p>
    <w:p w14:paraId="7963C9DD" w14:textId="77777777" w:rsidR="00482101" w:rsidRPr="00482101" w:rsidRDefault="00482101" w:rsidP="00482101">
      <w:pPr>
        <w:autoSpaceDE w:val="0"/>
        <w:autoSpaceDN w:val="0"/>
        <w:adjustRightInd w:val="0"/>
        <w:spacing w:after="0" w:line="240" w:lineRule="auto"/>
        <w:ind w:left="216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04441ACD"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render(</w:t>
      </w:r>
    </w:p>
    <w:p w14:paraId="43C4D329"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request,</w:t>
      </w:r>
    </w:p>
    <w:p w14:paraId="70E5979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'blog/post/search.html'</w:t>
      </w:r>
      <w:r w:rsidRPr="00482101">
        <w:rPr>
          <w:rFonts w:ascii="LiberationMono" w:hAnsi="LiberationMono" w:cs="LiberationMono"/>
          <w:color w:val="383A42"/>
          <w:kern w:val="0"/>
          <w:sz w:val="22"/>
          <w:szCs w:val="22"/>
        </w:rPr>
        <w:t>,</w:t>
      </w:r>
    </w:p>
    <w:p w14:paraId="32F4A76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6EC74C3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'form'</w:t>
      </w:r>
      <w:r w:rsidRPr="00482101">
        <w:rPr>
          <w:rFonts w:ascii="LiberationMono" w:hAnsi="LiberationMono" w:cs="LiberationMono"/>
          <w:color w:val="383A42"/>
          <w:kern w:val="0"/>
          <w:sz w:val="22"/>
          <w:szCs w:val="22"/>
        </w:rPr>
        <w:t>: form,</w:t>
      </w:r>
    </w:p>
    <w:p w14:paraId="6EC401D1"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'query'</w:t>
      </w:r>
      <w:r w:rsidRPr="00482101">
        <w:rPr>
          <w:rFonts w:ascii="LiberationMono" w:hAnsi="LiberationMono" w:cs="LiberationMono"/>
          <w:color w:val="383A42"/>
          <w:kern w:val="0"/>
          <w:sz w:val="22"/>
          <w:szCs w:val="22"/>
        </w:rPr>
        <w:t>: query,</w:t>
      </w:r>
    </w:p>
    <w:p w14:paraId="7086AA5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'results'</w:t>
      </w:r>
      <w:r w:rsidRPr="00482101">
        <w:rPr>
          <w:rFonts w:ascii="LiberationMono" w:hAnsi="LiberationMono" w:cs="LiberationMono"/>
          <w:color w:val="383A42"/>
          <w:kern w:val="0"/>
          <w:sz w:val="22"/>
          <w:szCs w:val="22"/>
        </w:rPr>
        <w:t>: results</w:t>
      </w:r>
    </w:p>
    <w:p w14:paraId="79415F0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5BE6D1BA"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4108AC1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4BF51F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In the preceding code, we apply different weights to the search vectors built using the </w:t>
      </w:r>
      <w:r w:rsidRPr="00482101">
        <w:rPr>
          <w:rFonts w:ascii="LiberationMono" w:hAnsi="LiberationMono" w:cs="LiberationMono"/>
          <w:color w:val="000000"/>
          <w:kern w:val="0"/>
          <w:sz w:val="22"/>
          <w:szCs w:val="22"/>
        </w:rPr>
        <w:t xml:space="preserve">title </w:t>
      </w:r>
      <w:r w:rsidRPr="00482101">
        <w:rPr>
          <w:rFonts w:ascii="LiberationSerif" w:hAnsi="LiberationSerif" w:cs="LiberationSerif"/>
          <w:color w:val="000000"/>
          <w:kern w:val="0"/>
          <w:sz w:val="30"/>
          <w:szCs w:val="30"/>
        </w:rPr>
        <w:t xml:space="preserve">and </w:t>
      </w:r>
      <w:r w:rsidRPr="00482101">
        <w:rPr>
          <w:rFonts w:ascii="LiberationMono" w:hAnsi="LiberationMono" w:cs="LiberationMono"/>
          <w:color w:val="000000"/>
          <w:kern w:val="0"/>
          <w:sz w:val="22"/>
          <w:szCs w:val="22"/>
        </w:rPr>
        <w:t xml:space="preserve">body </w:t>
      </w:r>
      <w:r w:rsidRPr="00482101">
        <w:rPr>
          <w:rFonts w:ascii="LiberationSerif" w:hAnsi="LiberationSerif" w:cs="LiberationSerif"/>
          <w:color w:val="000000"/>
          <w:kern w:val="0"/>
          <w:sz w:val="30"/>
          <w:szCs w:val="30"/>
        </w:rPr>
        <w:t xml:space="preserve">fields. The default weights are </w:t>
      </w:r>
      <w:r w:rsidRPr="00482101">
        <w:rPr>
          <w:rFonts w:ascii="LiberationMono" w:hAnsi="LiberationMono" w:cs="LiberationMono"/>
          <w:color w:val="000000"/>
          <w:kern w:val="0"/>
          <w:sz w:val="22"/>
          <w:szCs w:val="22"/>
        </w:rPr>
        <w:t xml:space="preserve">D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C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B </w:t>
      </w:r>
      <w:r w:rsidRPr="00482101">
        <w:rPr>
          <w:rFonts w:ascii="LiberationSerif" w:hAnsi="LiberationSerif" w:cs="LiberationSerif"/>
          <w:color w:val="000000"/>
          <w:kern w:val="0"/>
          <w:sz w:val="30"/>
          <w:szCs w:val="30"/>
        </w:rPr>
        <w:t xml:space="preserve">, and </w:t>
      </w:r>
      <w:r w:rsidRPr="00482101">
        <w:rPr>
          <w:rFonts w:ascii="LiberationMono" w:hAnsi="LiberationMono" w:cs="LiberationMono"/>
          <w:color w:val="000000"/>
          <w:kern w:val="0"/>
          <w:sz w:val="22"/>
          <w:szCs w:val="22"/>
        </w:rPr>
        <w:t xml:space="preserve">A </w:t>
      </w:r>
      <w:r w:rsidRPr="00482101">
        <w:rPr>
          <w:rFonts w:ascii="LiberationSerif" w:hAnsi="LiberationSerif" w:cs="LiberationSerif"/>
          <w:color w:val="000000"/>
          <w:kern w:val="0"/>
          <w:sz w:val="30"/>
          <w:szCs w:val="30"/>
        </w:rPr>
        <w:t xml:space="preserve">, and they refer to the numbers </w:t>
      </w:r>
      <w:r w:rsidRPr="00482101">
        <w:rPr>
          <w:rFonts w:ascii="LiberationMono" w:hAnsi="LiberationMono" w:cs="LiberationMono"/>
          <w:color w:val="000000"/>
          <w:kern w:val="0"/>
          <w:sz w:val="22"/>
          <w:szCs w:val="22"/>
        </w:rPr>
        <w:t xml:space="preserve">0.1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0.2 </w:t>
      </w:r>
      <w:r w:rsidRPr="00482101">
        <w:rPr>
          <w:rFonts w:ascii="LiberationSerif" w:hAnsi="LiberationSerif" w:cs="LiberationSerif"/>
          <w:color w:val="000000"/>
          <w:kern w:val="0"/>
          <w:sz w:val="30"/>
          <w:szCs w:val="30"/>
        </w:rPr>
        <w:t xml:space="preserve">, </w:t>
      </w:r>
      <w:r w:rsidRPr="00482101">
        <w:rPr>
          <w:rFonts w:ascii="LiberationMono" w:hAnsi="LiberationMono" w:cs="LiberationMono"/>
          <w:color w:val="000000"/>
          <w:kern w:val="0"/>
          <w:sz w:val="22"/>
          <w:szCs w:val="22"/>
        </w:rPr>
        <w:t xml:space="preserve">0.4 </w:t>
      </w:r>
      <w:r w:rsidRPr="00482101">
        <w:rPr>
          <w:rFonts w:ascii="LiberationSerif" w:hAnsi="LiberationSerif" w:cs="LiberationSerif"/>
          <w:color w:val="000000"/>
          <w:kern w:val="0"/>
          <w:sz w:val="30"/>
          <w:szCs w:val="30"/>
        </w:rPr>
        <w:t xml:space="preserve">, and </w:t>
      </w:r>
      <w:r w:rsidRPr="00482101">
        <w:rPr>
          <w:rFonts w:ascii="LiberationMono" w:hAnsi="LiberationMono" w:cs="LiberationMono"/>
          <w:color w:val="000000"/>
          <w:kern w:val="0"/>
          <w:sz w:val="22"/>
          <w:szCs w:val="22"/>
        </w:rPr>
        <w:t xml:space="preserve">1.0 </w:t>
      </w:r>
      <w:r w:rsidRPr="00482101">
        <w:rPr>
          <w:rFonts w:ascii="LiberationSerif" w:hAnsi="LiberationSerif" w:cs="LiberationSerif"/>
          <w:color w:val="000000"/>
          <w:kern w:val="0"/>
          <w:sz w:val="30"/>
          <w:szCs w:val="30"/>
        </w:rPr>
        <w:t xml:space="preserve">, respectively. We apply a weight of </w:t>
      </w:r>
      <w:r w:rsidRPr="00482101">
        <w:rPr>
          <w:rFonts w:ascii="LiberationMono" w:hAnsi="LiberationMono" w:cs="LiberationMono"/>
          <w:color w:val="000000"/>
          <w:kern w:val="0"/>
          <w:sz w:val="22"/>
          <w:szCs w:val="22"/>
        </w:rPr>
        <w:t xml:space="preserve">1.0 </w:t>
      </w:r>
      <w:r w:rsidRPr="00482101">
        <w:rPr>
          <w:rFonts w:ascii="LiberationSerif" w:hAnsi="LiberationSerif" w:cs="LiberationSerif"/>
          <w:color w:val="000000"/>
          <w:kern w:val="0"/>
          <w:sz w:val="30"/>
          <w:szCs w:val="30"/>
        </w:rPr>
        <w:t xml:space="preserve">to the </w:t>
      </w:r>
      <w:r w:rsidRPr="00482101">
        <w:rPr>
          <w:rFonts w:ascii="LiberationMono" w:hAnsi="LiberationMono" w:cs="LiberationMono"/>
          <w:color w:val="000000"/>
          <w:kern w:val="0"/>
          <w:sz w:val="22"/>
          <w:szCs w:val="22"/>
        </w:rPr>
        <w:t xml:space="preserve">title </w:t>
      </w:r>
      <w:r w:rsidRPr="00482101">
        <w:rPr>
          <w:rFonts w:ascii="LiberationSerif" w:hAnsi="LiberationSerif" w:cs="LiberationSerif"/>
          <w:color w:val="000000"/>
          <w:kern w:val="0"/>
          <w:sz w:val="30"/>
          <w:szCs w:val="30"/>
        </w:rPr>
        <w:t>search vector (</w:t>
      </w:r>
      <w:r w:rsidRPr="00482101">
        <w:rPr>
          <w:rFonts w:ascii="LiberationMono" w:hAnsi="LiberationMono" w:cs="LiberationMono"/>
          <w:color w:val="000000"/>
          <w:kern w:val="0"/>
          <w:sz w:val="22"/>
          <w:szCs w:val="22"/>
        </w:rPr>
        <w:t xml:space="preserve">A </w:t>
      </w:r>
      <w:r w:rsidRPr="00482101">
        <w:rPr>
          <w:rFonts w:ascii="LiberationSerif" w:hAnsi="LiberationSerif" w:cs="LiberationSerif"/>
          <w:color w:val="000000"/>
          <w:kern w:val="0"/>
          <w:sz w:val="30"/>
          <w:szCs w:val="30"/>
        </w:rPr>
        <w:t xml:space="preserve">) and a weight of </w:t>
      </w:r>
      <w:r w:rsidRPr="00482101">
        <w:rPr>
          <w:rFonts w:ascii="LiberationMono" w:hAnsi="LiberationMono" w:cs="LiberationMono"/>
          <w:color w:val="000000"/>
          <w:kern w:val="0"/>
          <w:sz w:val="22"/>
          <w:szCs w:val="22"/>
        </w:rPr>
        <w:t xml:space="preserve">0.4 </w:t>
      </w:r>
      <w:r w:rsidRPr="00482101">
        <w:rPr>
          <w:rFonts w:ascii="LiberationSerif" w:hAnsi="LiberationSerif" w:cs="LiberationSerif"/>
          <w:color w:val="000000"/>
          <w:kern w:val="0"/>
          <w:sz w:val="30"/>
          <w:szCs w:val="30"/>
        </w:rPr>
        <w:t xml:space="preserve">to the </w:t>
      </w:r>
      <w:r w:rsidRPr="00482101">
        <w:rPr>
          <w:rFonts w:ascii="LiberationMono" w:hAnsi="LiberationMono" w:cs="LiberationMono"/>
          <w:color w:val="000000"/>
          <w:kern w:val="0"/>
          <w:sz w:val="22"/>
          <w:szCs w:val="22"/>
        </w:rPr>
        <w:t xml:space="preserve">body </w:t>
      </w:r>
      <w:r w:rsidRPr="00482101">
        <w:rPr>
          <w:rFonts w:ascii="LiberationSerif" w:hAnsi="LiberationSerif" w:cs="LiberationSerif"/>
          <w:color w:val="000000"/>
          <w:kern w:val="0"/>
          <w:sz w:val="30"/>
          <w:szCs w:val="30"/>
        </w:rPr>
        <w:t>vector (</w:t>
      </w:r>
      <w:r w:rsidRPr="00482101">
        <w:rPr>
          <w:rFonts w:ascii="LiberationMono" w:hAnsi="LiberationMono" w:cs="LiberationMono"/>
          <w:color w:val="000000"/>
          <w:kern w:val="0"/>
          <w:sz w:val="22"/>
          <w:szCs w:val="22"/>
        </w:rPr>
        <w:t xml:space="preserve">B </w:t>
      </w:r>
      <w:r w:rsidRPr="00482101">
        <w:rPr>
          <w:rFonts w:ascii="LiberationSerif" w:hAnsi="LiberationSerif" w:cs="LiberationSerif"/>
          <w:color w:val="000000"/>
          <w:kern w:val="0"/>
          <w:sz w:val="30"/>
          <w:szCs w:val="30"/>
        </w:rPr>
        <w:t xml:space="preserve">). Title matches will prevail over body content matches. We filter the results to display only the ones with a rank higher than </w:t>
      </w:r>
      <w:r w:rsidRPr="00482101">
        <w:rPr>
          <w:rFonts w:ascii="LiberationMono" w:hAnsi="LiberationMono" w:cs="LiberationMono"/>
          <w:color w:val="000000"/>
          <w:kern w:val="0"/>
          <w:sz w:val="22"/>
          <w:szCs w:val="22"/>
        </w:rPr>
        <w:t xml:space="preserve">0.3 </w:t>
      </w:r>
      <w:r w:rsidRPr="00482101">
        <w:rPr>
          <w:rFonts w:ascii="LiberationSerif" w:hAnsi="LiberationSerif" w:cs="LiberationSerif"/>
          <w:color w:val="000000"/>
          <w:kern w:val="0"/>
          <w:sz w:val="30"/>
          <w:szCs w:val="30"/>
        </w:rPr>
        <w:t>.</w:t>
      </w:r>
    </w:p>
    <w:p w14:paraId="3AB92A0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C8D530F"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p>
    <w:p w14:paraId="04B85978"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p>
    <w:p w14:paraId="2F4CFD2D"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49"/>
          <w:szCs w:val="49"/>
        </w:rPr>
      </w:pPr>
      <w:r w:rsidRPr="00482101">
        <w:rPr>
          <w:rFonts w:ascii="DejaVuSans-Bold" w:hAnsi="DejaVuSans-Bold" w:cs="DejaVuSans-Bold"/>
          <w:b/>
          <w:bCs/>
          <w:color w:val="000000"/>
          <w:kern w:val="0"/>
          <w:sz w:val="49"/>
          <w:szCs w:val="49"/>
        </w:rPr>
        <w:lastRenderedPageBreak/>
        <w:t>Searching with trigram similarity</w:t>
      </w:r>
    </w:p>
    <w:p w14:paraId="3799841C"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Another search approach is trigram similarity. A trigram is a group of three consecutive characters. You can measure the similarity of two strings by counting the number of trigrams that they share. This approach turns out to be very effective for measuring the similarity of words in many languages.</w:t>
      </w:r>
    </w:p>
    <w:p w14:paraId="176DFB1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1458D4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To use trigrams in PostgreSQL, you will need to install the </w:t>
      </w:r>
      <w:r w:rsidRPr="00482101">
        <w:rPr>
          <w:rFonts w:ascii="LiberationMono" w:hAnsi="LiberationMono" w:cs="LiberationMono"/>
          <w:color w:val="000000"/>
          <w:kern w:val="0"/>
          <w:sz w:val="22"/>
          <w:szCs w:val="22"/>
        </w:rPr>
        <w:t xml:space="preserve">pg_trgm </w:t>
      </w:r>
      <w:r w:rsidRPr="00482101">
        <w:rPr>
          <w:rFonts w:ascii="LiberationSerif" w:hAnsi="LiberationSerif" w:cs="LiberationSerif"/>
          <w:color w:val="000000"/>
          <w:kern w:val="0"/>
          <w:sz w:val="30"/>
          <w:szCs w:val="30"/>
        </w:rPr>
        <w:t>database extension first. Django provides database migration operations to create PostgreSQL extensions. Let’s add a migration that creates the extension in the database.</w:t>
      </w:r>
    </w:p>
    <w:p w14:paraId="144A797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821E65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First, execute the following command in the shell prompt to create an empty migration:</w:t>
      </w:r>
    </w:p>
    <w:p w14:paraId="178EDFAB"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makemigrations --name=trigram_ext --empty blog</w:t>
      </w:r>
    </w:p>
    <w:p w14:paraId="5F2755D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3153E8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This will create an empty migration for the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application. You will see the following output:</w:t>
      </w:r>
    </w:p>
    <w:p w14:paraId="610D5D18"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Migrations for 'blog':</w:t>
      </w:r>
    </w:p>
    <w:p w14:paraId="58B95290"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blog/migrations/0005_trigram_ext.py</w:t>
      </w:r>
    </w:p>
    <w:p w14:paraId="58A13DE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CD157E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file </w:t>
      </w:r>
      <w:r w:rsidRPr="00482101">
        <w:rPr>
          <w:rFonts w:ascii="LiberationMono" w:hAnsi="LiberationMono" w:cs="LiberationMono"/>
          <w:color w:val="000000"/>
          <w:kern w:val="0"/>
          <w:sz w:val="22"/>
          <w:szCs w:val="22"/>
        </w:rPr>
        <w:t xml:space="preserve">blog/migrations/0005_trigram_ext.py </w:t>
      </w:r>
      <w:r w:rsidRPr="00482101">
        <w:rPr>
          <w:rFonts w:ascii="LiberationSerif" w:hAnsi="LiberationSerif" w:cs="LiberationSerif"/>
          <w:color w:val="000000"/>
          <w:kern w:val="0"/>
          <w:sz w:val="30"/>
          <w:szCs w:val="30"/>
        </w:rPr>
        <w:t>and add the following lines highlighted in bold:</w:t>
      </w:r>
    </w:p>
    <w:p w14:paraId="46254813" w14:textId="77777777" w:rsidR="00482101" w:rsidRPr="00482101" w:rsidRDefault="00482101" w:rsidP="00482101">
      <w:pPr>
        <w:autoSpaceDE w:val="0"/>
        <w:autoSpaceDN w:val="0"/>
        <w:adjustRightInd w:val="0"/>
        <w:spacing w:after="0" w:line="240" w:lineRule="auto"/>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A726A5"/>
          <w:kern w:val="0"/>
          <w:sz w:val="22"/>
          <w:szCs w:val="22"/>
        </w:rPr>
        <w:t xml:space="preserve">from </w:t>
      </w:r>
      <w:r w:rsidRPr="00482101">
        <w:rPr>
          <w:rFonts w:ascii="LiberationMono-Bold" w:hAnsi="LiberationMono-Bold" w:cs="LiberationMono-Bold"/>
          <w:b/>
          <w:bCs/>
          <w:color w:val="383A42"/>
          <w:kern w:val="0"/>
          <w:sz w:val="22"/>
          <w:szCs w:val="22"/>
        </w:rPr>
        <w:t xml:space="preserve">django.contrib.postgres.operations </w:t>
      </w:r>
      <w:r w:rsidRPr="00482101">
        <w:rPr>
          <w:rFonts w:ascii="LiberationMono-Bold" w:hAnsi="LiberationMono-Bold" w:cs="LiberationMono-Bold"/>
          <w:b/>
          <w:bCs/>
          <w:color w:val="A726A5"/>
          <w:kern w:val="0"/>
          <w:sz w:val="22"/>
          <w:szCs w:val="22"/>
        </w:rPr>
        <w:t xml:space="preserve">import </w:t>
      </w:r>
      <w:r w:rsidRPr="00482101">
        <w:rPr>
          <w:rFonts w:ascii="LiberationMono-Bold" w:hAnsi="LiberationMono-Bold" w:cs="LiberationMono-Bold"/>
          <w:b/>
          <w:bCs/>
          <w:color w:val="383A42"/>
          <w:kern w:val="0"/>
          <w:sz w:val="22"/>
          <w:szCs w:val="22"/>
        </w:rPr>
        <w:t>TrigramExtension</w:t>
      </w:r>
    </w:p>
    <w:p w14:paraId="1F4AEBFA"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django.db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migrations</w:t>
      </w:r>
    </w:p>
    <w:p w14:paraId="184B9EF4"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class </w:t>
      </w:r>
      <w:r w:rsidRPr="00482101">
        <w:rPr>
          <w:rFonts w:ascii="LiberationMono" w:hAnsi="LiberationMono" w:cs="LiberationMono"/>
          <w:color w:val="4078F3"/>
          <w:kern w:val="0"/>
          <w:sz w:val="22"/>
          <w:szCs w:val="22"/>
        </w:rPr>
        <w:t>Migration</w:t>
      </w:r>
      <w:r w:rsidRPr="00482101">
        <w:rPr>
          <w:rFonts w:ascii="LiberationMono" w:hAnsi="LiberationMono" w:cs="LiberationMono"/>
          <w:color w:val="383A42"/>
          <w:kern w:val="0"/>
          <w:sz w:val="22"/>
          <w:szCs w:val="22"/>
        </w:rPr>
        <w:t>(migrations.Migration):</w:t>
      </w:r>
    </w:p>
    <w:p w14:paraId="281DB4E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dependencies = [</w:t>
      </w:r>
    </w:p>
    <w:p w14:paraId="16B1FFF3"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r w:rsidRPr="00482101">
        <w:rPr>
          <w:rFonts w:ascii="LiberationMono" w:hAnsi="LiberationMono" w:cs="LiberationMono"/>
          <w:color w:val="50A24F"/>
          <w:kern w:val="0"/>
          <w:sz w:val="22"/>
          <w:szCs w:val="22"/>
        </w:rPr>
        <w:t>'blog'</w:t>
      </w:r>
      <w:r w:rsidRPr="00482101">
        <w:rPr>
          <w:rFonts w:ascii="LiberationMono" w:hAnsi="LiberationMono" w:cs="LiberationMono"/>
          <w:color w:val="383A42"/>
          <w:kern w:val="0"/>
          <w:sz w:val="22"/>
          <w:szCs w:val="22"/>
        </w:rPr>
        <w:t xml:space="preserve">, </w:t>
      </w:r>
      <w:r w:rsidRPr="00482101">
        <w:rPr>
          <w:rFonts w:ascii="LiberationMono" w:hAnsi="LiberationMono" w:cs="LiberationMono"/>
          <w:color w:val="50A24F"/>
          <w:kern w:val="0"/>
          <w:sz w:val="22"/>
          <w:szCs w:val="22"/>
        </w:rPr>
        <w:t>'0004_post_tags'</w:t>
      </w:r>
      <w:r w:rsidRPr="00482101">
        <w:rPr>
          <w:rFonts w:ascii="LiberationMono" w:hAnsi="LiberationMono" w:cs="LiberationMono"/>
          <w:color w:val="383A42"/>
          <w:kern w:val="0"/>
          <w:sz w:val="22"/>
          <w:szCs w:val="22"/>
        </w:rPr>
        <w:t>),</w:t>
      </w:r>
    </w:p>
    <w:p w14:paraId="45B4D4AF"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45501B6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operations = [</w:t>
      </w:r>
    </w:p>
    <w:p w14:paraId="2D376854" w14:textId="77777777" w:rsidR="00482101" w:rsidRPr="00482101" w:rsidRDefault="00482101" w:rsidP="00482101">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TrigramExtension()</w:t>
      </w:r>
    </w:p>
    <w:p w14:paraId="41AA1D4E"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36331B6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1AFA8C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You have added the </w:t>
      </w:r>
      <w:r w:rsidRPr="00482101">
        <w:rPr>
          <w:rFonts w:ascii="LiberationMono" w:hAnsi="LiberationMono" w:cs="LiberationMono"/>
          <w:color w:val="000000"/>
          <w:kern w:val="0"/>
          <w:sz w:val="22"/>
          <w:szCs w:val="22"/>
        </w:rPr>
        <w:t xml:space="preserve">TrigramExtension </w:t>
      </w:r>
      <w:r w:rsidRPr="00482101">
        <w:rPr>
          <w:rFonts w:ascii="LiberationSerif" w:hAnsi="LiberationSerif" w:cs="LiberationSerif"/>
          <w:color w:val="000000"/>
          <w:kern w:val="0"/>
          <w:sz w:val="30"/>
          <w:szCs w:val="30"/>
        </w:rPr>
        <w:t xml:space="preserve">operation to the database migration. This operation executes the SQL statement </w:t>
      </w:r>
      <w:r w:rsidRPr="00482101">
        <w:rPr>
          <w:rFonts w:ascii="LiberationMono" w:hAnsi="LiberationMono" w:cs="LiberationMono"/>
          <w:color w:val="000000"/>
          <w:kern w:val="0"/>
          <w:sz w:val="22"/>
          <w:szCs w:val="22"/>
        </w:rPr>
        <w:t xml:space="preserve">CREATE EXTENSION pg_trgm </w:t>
      </w:r>
      <w:r w:rsidRPr="00482101">
        <w:rPr>
          <w:rFonts w:ascii="LiberationSerif" w:hAnsi="LiberationSerif" w:cs="LiberationSerif"/>
          <w:color w:val="000000"/>
          <w:kern w:val="0"/>
          <w:sz w:val="30"/>
          <w:szCs w:val="30"/>
        </w:rPr>
        <w:t>to create the extension in PostgreSQL.</w:t>
      </w:r>
    </w:p>
    <w:p w14:paraId="2AEB542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10939C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can find more information about database migration operations at</w:t>
      </w:r>
    </w:p>
    <w:p w14:paraId="79FA9C06"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sidRPr="00482101">
        <w:rPr>
          <w:rFonts w:ascii="LiberationMono" w:hAnsi="LiberationMono" w:cs="LiberationMono"/>
          <w:color w:val="0000EF"/>
          <w:kern w:val="0"/>
          <w:sz w:val="30"/>
          <w:szCs w:val="30"/>
        </w:rPr>
        <w:t>https://docs.djangoproject.com/en/5.0/ref/contrib/postgres/operations/</w:t>
      </w:r>
      <w:r w:rsidRPr="00482101">
        <w:rPr>
          <w:rFonts w:ascii="LiberationSerif" w:hAnsi="LiberationSerif" w:cs="LiberationSerif"/>
          <w:color w:val="000000"/>
          <w:kern w:val="0"/>
          <w:sz w:val="30"/>
          <w:szCs w:val="30"/>
        </w:rPr>
        <w:t>.</w:t>
      </w:r>
    </w:p>
    <w:p w14:paraId="1E40816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BB008A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Now execute the migration with the following command:</w:t>
      </w:r>
    </w:p>
    <w:p w14:paraId="1B47F0A4"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python manage.py migrate blog</w:t>
      </w:r>
    </w:p>
    <w:p w14:paraId="31E7897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1A9245F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8921DF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You will see the following output:</w:t>
      </w:r>
    </w:p>
    <w:p w14:paraId="189490C2"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Running migrations:</w:t>
      </w:r>
    </w:p>
    <w:p w14:paraId="1682180E"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00"/>
          <w:kern w:val="0"/>
          <w:sz w:val="22"/>
          <w:szCs w:val="22"/>
        </w:rPr>
      </w:pPr>
      <w:r w:rsidRPr="00482101">
        <w:rPr>
          <w:rFonts w:ascii="LiberationMono" w:hAnsi="LiberationMono" w:cs="LiberationMono"/>
          <w:color w:val="000000"/>
          <w:kern w:val="0"/>
          <w:sz w:val="22"/>
          <w:szCs w:val="22"/>
        </w:rPr>
        <w:t>Applying blog.0005_trigram_ext... OK</w:t>
      </w:r>
    </w:p>
    <w:p w14:paraId="17E17FB2"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 xml:space="preserve">The </w:t>
      </w:r>
      <w:r w:rsidRPr="00482101">
        <w:rPr>
          <w:rFonts w:ascii="LiberationMono" w:hAnsi="LiberationMono" w:cs="LiberationMono"/>
          <w:color w:val="000000"/>
          <w:kern w:val="0"/>
          <w:sz w:val="22"/>
          <w:szCs w:val="22"/>
        </w:rPr>
        <w:t xml:space="preserve">pg_trgm </w:t>
      </w:r>
      <w:r w:rsidRPr="00482101">
        <w:rPr>
          <w:rFonts w:ascii="LiberationSerif" w:hAnsi="LiberationSerif" w:cs="LiberationSerif"/>
          <w:color w:val="000000"/>
          <w:kern w:val="0"/>
          <w:sz w:val="30"/>
          <w:szCs w:val="30"/>
        </w:rPr>
        <w:t xml:space="preserve">extension has been created in the database. Let’s modify </w:t>
      </w:r>
      <w:r w:rsidRPr="00482101">
        <w:rPr>
          <w:rFonts w:ascii="LiberationMono" w:hAnsi="LiberationMono" w:cs="LiberationMono"/>
          <w:color w:val="000000"/>
          <w:kern w:val="0"/>
          <w:sz w:val="22"/>
          <w:szCs w:val="22"/>
        </w:rPr>
        <w:t xml:space="preserve">post_search </w:t>
      </w:r>
      <w:r w:rsidRPr="00482101">
        <w:rPr>
          <w:rFonts w:ascii="LiberationSerif" w:hAnsi="LiberationSerif" w:cs="LiberationSerif"/>
          <w:color w:val="000000"/>
          <w:kern w:val="0"/>
          <w:sz w:val="30"/>
          <w:szCs w:val="30"/>
        </w:rPr>
        <w:t>to search for trigrams.</w:t>
      </w:r>
    </w:p>
    <w:p w14:paraId="40EC826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C530F0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Edit the </w:t>
      </w:r>
      <w:r w:rsidRPr="00482101">
        <w:rPr>
          <w:rFonts w:ascii="LiberationMono" w:hAnsi="LiberationMono" w:cs="LiberationMono"/>
          <w:color w:val="000000"/>
          <w:kern w:val="0"/>
          <w:sz w:val="22"/>
          <w:szCs w:val="22"/>
        </w:rPr>
        <w:t xml:space="preserve">views.py </w:t>
      </w:r>
      <w:r w:rsidRPr="00482101">
        <w:rPr>
          <w:rFonts w:ascii="LiberationSerif" w:hAnsi="LiberationSerif" w:cs="LiberationSerif"/>
          <w:color w:val="000000"/>
          <w:kern w:val="0"/>
          <w:sz w:val="30"/>
          <w:szCs w:val="30"/>
        </w:rPr>
        <w:t xml:space="preserve">file of your </w:t>
      </w:r>
      <w:r w:rsidRPr="00482101">
        <w:rPr>
          <w:rFonts w:ascii="LiberationMono" w:hAnsi="LiberationMono" w:cs="LiberationMono"/>
          <w:color w:val="000000"/>
          <w:kern w:val="0"/>
          <w:sz w:val="22"/>
          <w:szCs w:val="22"/>
        </w:rPr>
        <w:t xml:space="preserve">blog </w:t>
      </w:r>
      <w:r w:rsidRPr="00482101">
        <w:rPr>
          <w:rFonts w:ascii="LiberationSerif" w:hAnsi="LiberationSerif" w:cs="LiberationSerif"/>
          <w:color w:val="000000"/>
          <w:kern w:val="0"/>
          <w:sz w:val="30"/>
          <w:szCs w:val="30"/>
        </w:rPr>
        <w:t>application and add the following import:</w:t>
      </w:r>
    </w:p>
    <w:p w14:paraId="2974F53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from </w:t>
      </w:r>
      <w:r w:rsidRPr="00482101">
        <w:rPr>
          <w:rFonts w:ascii="LiberationMono" w:hAnsi="LiberationMono" w:cs="LiberationMono"/>
          <w:color w:val="383A42"/>
          <w:kern w:val="0"/>
          <w:sz w:val="22"/>
          <w:szCs w:val="22"/>
        </w:rPr>
        <w:t xml:space="preserve">django.contrib.postgres.search </w:t>
      </w:r>
      <w:r w:rsidRPr="00482101">
        <w:rPr>
          <w:rFonts w:ascii="LiberationMono" w:hAnsi="LiberationMono" w:cs="LiberationMono"/>
          <w:color w:val="A726A5"/>
          <w:kern w:val="0"/>
          <w:sz w:val="22"/>
          <w:szCs w:val="22"/>
        </w:rPr>
        <w:t xml:space="preserve">import </w:t>
      </w:r>
      <w:r w:rsidRPr="00482101">
        <w:rPr>
          <w:rFonts w:ascii="LiberationMono" w:hAnsi="LiberationMono" w:cs="LiberationMono"/>
          <w:color w:val="383A42"/>
          <w:kern w:val="0"/>
          <w:sz w:val="22"/>
          <w:szCs w:val="22"/>
        </w:rPr>
        <w:t>TrigramSimilarity</w:t>
      </w:r>
    </w:p>
    <w:p w14:paraId="06F0C94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E66716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Then, modify the </w:t>
      </w:r>
      <w:r w:rsidRPr="00482101">
        <w:rPr>
          <w:rFonts w:ascii="LiberationMono" w:hAnsi="LiberationMono" w:cs="LiberationMono"/>
          <w:color w:val="000000"/>
          <w:kern w:val="0"/>
          <w:sz w:val="22"/>
          <w:szCs w:val="22"/>
        </w:rPr>
        <w:t xml:space="preserve">post_search </w:t>
      </w:r>
      <w:r w:rsidRPr="00482101">
        <w:rPr>
          <w:rFonts w:ascii="LiberationSerif" w:hAnsi="LiberationSerif" w:cs="LiberationSerif"/>
          <w:color w:val="000000"/>
          <w:kern w:val="0"/>
          <w:sz w:val="30"/>
          <w:szCs w:val="30"/>
        </w:rPr>
        <w:t>view as follows. New code is highlighted in bold:</w:t>
      </w:r>
    </w:p>
    <w:p w14:paraId="1B193045"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def </w:t>
      </w:r>
      <w:r w:rsidRPr="00482101">
        <w:rPr>
          <w:rFonts w:ascii="LiberationMono" w:hAnsi="LiberationMono" w:cs="LiberationMono"/>
          <w:color w:val="4078F3"/>
          <w:kern w:val="0"/>
          <w:sz w:val="22"/>
          <w:szCs w:val="22"/>
        </w:rPr>
        <w:t>post_search</w:t>
      </w:r>
      <w:r w:rsidRPr="00482101">
        <w:rPr>
          <w:rFonts w:ascii="LiberationMono" w:hAnsi="LiberationMono" w:cs="LiberationMono"/>
          <w:color w:val="383A42"/>
          <w:kern w:val="0"/>
          <w:sz w:val="22"/>
          <w:szCs w:val="22"/>
        </w:rPr>
        <w:t>(request):</w:t>
      </w:r>
    </w:p>
    <w:p w14:paraId="305D9538"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form = SearchForm()</w:t>
      </w:r>
    </w:p>
    <w:p w14:paraId="11324A22"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0185BC"/>
          <w:kern w:val="0"/>
          <w:sz w:val="22"/>
          <w:szCs w:val="22"/>
        </w:rPr>
      </w:pPr>
      <w:r w:rsidRPr="00482101">
        <w:rPr>
          <w:rFonts w:ascii="LiberationMono" w:hAnsi="LiberationMono" w:cs="LiberationMono"/>
          <w:color w:val="383A42"/>
          <w:kern w:val="0"/>
          <w:sz w:val="22"/>
          <w:szCs w:val="22"/>
        </w:rPr>
        <w:t xml:space="preserve">query = </w:t>
      </w:r>
      <w:r w:rsidRPr="00482101">
        <w:rPr>
          <w:rFonts w:ascii="LiberationMono" w:hAnsi="LiberationMono" w:cs="LiberationMono"/>
          <w:color w:val="0185BC"/>
          <w:kern w:val="0"/>
          <w:sz w:val="22"/>
          <w:szCs w:val="22"/>
        </w:rPr>
        <w:t>None</w:t>
      </w:r>
    </w:p>
    <w:p w14:paraId="5152A416"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results = []</w:t>
      </w:r>
    </w:p>
    <w:p w14:paraId="6A6DC07F"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if </w:t>
      </w:r>
      <w:r w:rsidRPr="00482101">
        <w:rPr>
          <w:rFonts w:ascii="LiberationMono" w:hAnsi="LiberationMono" w:cs="LiberationMono"/>
          <w:color w:val="50A24F"/>
          <w:kern w:val="0"/>
          <w:sz w:val="22"/>
          <w:szCs w:val="22"/>
        </w:rPr>
        <w:t xml:space="preserve">'query' </w:t>
      </w:r>
      <w:r w:rsidRPr="00482101">
        <w:rPr>
          <w:rFonts w:ascii="LiberationMono" w:hAnsi="LiberationMono" w:cs="LiberationMono"/>
          <w:color w:val="A726A5"/>
          <w:kern w:val="0"/>
          <w:sz w:val="22"/>
          <w:szCs w:val="22"/>
        </w:rPr>
        <w:t xml:space="preserve">in </w:t>
      </w:r>
      <w:r w:rsidRPr="00482101">
        <w:rPr>
          <w:rFonts w:ascii="LiberationMono" w:hAnsi="LiberationMono" w:cs="LiberationMono"/>
          <w:color w:val="383A42"/>
          <w:kern w:val="0"/>
          <w:sz w:val="22"/>
          <w:szCs w:val="22"/>
        </w:rPr>
        <w:t>request.GET:</w:t>
      </w:r>
    </w:p>
    <w:p w14:paraId="0F7EC68B"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form = SearchForm(request.GET)</w:t>
      </w:r>
    </w:p>
    <w:p w14:paraId="0D938662" w14:textId="77777777" w:rsidR="00482101" w:rsidRPr="00482101" w:rsidRDefault="00482101" w:rsidP="00482101">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if </w:t>
      </w:r>
      <w:r w:rsidRPr="00482101">
        <w:rPr>
          <w:rFonts w:ascii="LiberationMono" w:hAnsi="LiberationMono" w:cs="LiberationMono"/>
          <w:color w:val="383A42"/>
          <w:kern w:val="0"/>
          <w:sz w:val="22"/>
          <w:szCs w:val="22"/>
        </w:rPr>
        <w:t>form.is_valid():</w:t>
      </w:r>
    </w:p>
    <w:p w14:paraId="6F9726CE" w14:textId="77777777" w:rsidR="00482101" w:rsidRPr="00482101" w:rsidRDefault="00482101" w:rsidP="00482101">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query = form.cleaned_data[</w:t>
      </w:r>
      <w:r w:rsidRPr="00482101">
        <w:rPr>
          <w:rFonts w:ascii="LiberationMono" w:hAnsi="LiberationMono" w:cs="LiberationMono"/>
          <w:color w:val="50A24F"/>
          <w:kern w:val="0"/>
          <w:sz w:val="22"/>
          <w:szCs w:val="22"/>
        </w:rPr>
        <w:t>'query'</w:t>
      </w:r>
      <w:r w:rsidRPr="00482101">
        <w:rPr>
          <w:rFonts w:ascii="LiberationMono" w:hAnsi="LiberationMono" w:cs="LiberationMono"/>
          <w:color w:val="383A42"/>
          <w:kern w:val="0"/>
          <w:sz w:val="22"/>
          <w:szCs w:val="22"/>
        </w:rPr>
        <w:t>]</w:t>
      </w:r>
    </w:p>
    <w:p w14:paraId="14B89870" w14:textId="77777777" w:rsidR="00482101" w:rsidRPr="00482101" w:rsidRDefault="00482101" w:rsidP="00482101">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results = (</w:t>
      </w:r>
    </w:p>
    <w:p w14:paraId="08BCADDF" w14:textId="77777777" w:rsidR="00482101" w:rsidRPr="00482101" w:rsidRDefault="00482101" w:rsidP="00482101">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Post.published.annotate(</w:t>
      </w:r>
    </w:p>
    <w:p w14:paraId="49670BCB" w14:textId="77777777" w:rsidR="00482101" w:rsidRPr="00482101" w:rsidRDefault="00482101" w:rsidP="00482101">
      <w:pPr>
        <w:autoSpaceDE w:val="0"/>
        <w:autoSpaceDN w:val="0"/>
        <w:adjustRightInd w:val="0"/>
        <w:spacing w:after="0" w:line="240" w:lineRule="auto"/>
        <w:ind w:left="2880" w:firstLine="720"/>
        <w:rPr>
          <w:rFonts w:ascii="LiberationMono-Bold" w:hAnsi="LiberationMono-Bold" w:cs="LiberationMono-Bold"/>
          <w:b/>
          <w:bCs/>
          <w:color w:val="383A42"/>
          <w:kern w:val="0"/>
          <w:sz w:val="22"/>
          <w:szCs w:val="22"/>
        </w:rPr>
      </w:pPr>
      <w:r w:rsidRPr="00482101">
        <w:rPr>
          <w:rFonts w:ascii="LiberationMono-Bold" w:hAnsi="LiberationMono-Bold" w:cs="LiberationMono-Bold"/>
          <w:b/>
          <w:bCs/>
          <w:color w:val="383A42"/>
          <w:kern w:val="0"/>
          <w:sz w:val="22"/>
          <w:szCs w:val="22"/>
        </w:rPr>
        <w:t>similarity=TrigramSimilarity(</w:t>
      </w:r>
      <w:r w:rsidRPr="00482101">
        <w:rPr>
          <w:rFonts w:ascii="LiberationMono-Bold" w:hAnsi="LiberationMono-Bold" w:cs="LiberationMono-Bold"/>
          <w:b/>
          <w:bCs/>
          <w:color w:val="50A24F"/>
          <w:kern w:val="0"/>
          <w:sz w:val="22"/>
          <w:szCs w:val="22"/>
        </w:rPr>
        <w:t>'title'</w:t>
      </w:r>
      <w:r w:rsidRPr="00482101">
        <w:rPr>
          <w:rFonts w:ascii="LiberationMono-Bold" w:hAnsi="LiberationMono-Bold" w:cs="LiberationMono-Bold"/>
          <w:b/>
          <w:bCs/>
          <w:color w:val="383A42"/>
          <w:kern w:val="0"/>
          <w:sz w:val="22"/>
          <w:szCs w:val="22"/>
        </w:rPr>
        <w:t>, query)</w:t>
      </w:r>
    </w:p>
    <w:p w14:paraId="113C450A" w14:textId="77777777" w:rsidR="00482101" w:rsidRPr="00482101" w:rsidRDefault="00482101" w:rsidP="00482101">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50313F63" w14:textId="77777777" w:rsidR="00482101" w:rsidRPr="00482101" w:rsidRDefault="00482101" w:rsidP="00482101">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r w:rsidRPr="00482101">
        <w:rPr>
          <w:rFonts w:ascii="LiberationMono" w:hAnsi="LiberationMono" w:cs="LiberationMono"/>
          <w:color w:val="C28501"/>
          <w:kern w:val="0"/>
          <w:sz w:val="22"/>
          <w:szCs w:val="22"/>
        </w:rPr>
        <w:t>filter</w:t>
      </w:r>
      <w:r w:rsidRPr="00482101">
        <w:rPr>
          <w:rFonts w:ascii="LiberationMono" w:hAnsi="LiberationMono" w:cs="LiberationMono"/>
          <w:color w:val="383A42"/>
          <w:kern w:val="0"/>
          <w:sz w:val="22"/>
          <w:szCs w:val="22"/>
        </w:rPr>
        <w:t>(</w:t>
      </w:r>
      <w:r w:rsidRPr="00482101">
        <w:rPr>
          <w:rFonts w:ascii="LiberationMono-Bold" w:hAnsi="LiberationMono-Bold" w:cs="LiberationMono-Bold"/>
          <w:b/>
          <w:bCs/>
          <w:color w:val="383A42"/>
          <w:kern w:val="0"/>
          <w:sz w:val="22"/>
          <w:szCs w:val="22"/>
        </w:rPr>
        <w:t>similarity__gt=</w:t>
      </w:r>
      <w:r w:rsidRPr="00482101">
        <w:rPr>
          <w:rFonts w:ascii="LiberationMono-Bold" w:hAnsi="LiberationMono-Bold" w:cs="LiberationMono-Bold"/>
          <w:b/>
          <w:bCs/>
          <w:color w:val="996801"/>
          <w:kern w:val="0"/>
          <w:sz w:val="22"/>
          <w:szCs w:val="22"/>
        </w:rPr>
        <w:t>0.1</w:t>
      </w:r>
      <w:r w:rsidRPr="00482101">
        <w:rPr>
          <w:rFonts w:ascii="LiberationMono" w:hAnsi="LiberationMono" w:cs="LiberationMono"/>
          <w:color w:val="383A42"/>
          <w:kern w:val="0"/>
          <w:sz w:val="22"/>
          <w:szCs w:val="22"/>
        </w:rPr>
        <w:t>)</w:t>
      </w:r>
    </w:p>
    <w:p w14:paraId="0C599FFF" w14:textId="77777777" w:rsidR="00482101" w:rsidRPr="00482101" w:rsidRDefault="00482101" w:rsidP="00482101">
      <w:pPr>
        <w:autoSpaceDE w:val="0"/>
        <w:autoSpaceDN w:val="0"/>
        <w:adjustRightInd w:val="0"/>
        <w:spacing w:after="0" w:line="240" w:lineRule="auto"/>
        <w:ind w:left="288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.order_by(</w:t>
      </w:r>
      <w:r w:rsidRPr="00482101">
        <w:rPr>
          <w:rFonts w:ascii="LiberationMono-Bold" w:hAnsi="LiberationMono-Bold" w:cs="LiberationMono-Bold"/>
          <w:b/>
          <w:bCs/>
          <w:color w:val="50A24F"/>
          <w:kern w:val="0"/>
          <w:sz w:val="22"/>
          <w:szCs w:val="22"/>
        </w:rPr>
        <w:t>'-similarity'</w:t>
      </w:r>
      <w:r w:rsidRPr="00482101">
        <w:rPr>
          <w:rFonts w:ascii="LiberationMono" w:hAnsi="LiberationMono" w:cs="LiberationMono"/>
          <w:color w:val="383A42"/>
          <w:kern w:val="0"/>
          <w:sz w:val="22"/>
          <w:szCs w:val="22"/>
        </w:rPr>
        <w:t>)</w:t>
      </w:r>
    </w:p>
    <w:p w14:paraId="655BA3BF" w14:textId="77777777" w:rsidR="00482101" w:rsidRPr="00482101" w:rsidRDefault="00482101" w:rsidP="00482101">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07A5B360"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A726A5"/>
          <w:kern w:val="0"/>
          <w:sz w:val="22"/>
          <w:szCs w:val="22"/>
        </w:rPr>
        <w:t xml:space="preserve">return </w:t>
      </w:r>
      <w:r w:rsidRPr="00482101">
        <w:rPr>
          <w:rFonts w:ascii="LiberationMono" w:hAnsi="LiberationMono" w:cs="LiberationMono"/>
          <w:color w:val="383A42"/>
          <w:kern w:val="0"/>
          <w:sz w:val="22"/>
          <w:szCs w:val="22"/>
        </w:rPr>
        <w:t>render(</w:t>
      </w:r>
    </w:p>
    <w:p w14:paraId="7ADF2D4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request,</w:t>
      </w:r>
    </w:p>
    <w:p w14:paraId="5EDA1BD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'blog/post/search.html'</w:t>
      </w:r>
      <w:r w:rsidRPr="00482101">
        <w:rPr>
          <w:rFonts w:ascii="LiberationMono" w:hAnsi="LiberationMono" w:cs="LiberationMono"/>
          <w:color w:val="383A42"/>
          <w:kern w:val="0"/>
          <w:sz w:val="22"/>
          <w:szCs w:val="22"/>
        </w:rPr>
        <w:t>,</w:t>
      </w:r>
    </w:p>
    <w:p w14:paraId="706A2552"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3326B96B"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'form'</w:t>
      </w:r>
      <w:r w:rsidRPr="00482101">
        <w:rPr>
          <w:rFonts w:ascii="LiberationMono" w:hAnsi="LiberationMono" w:cs="LiberationMono"/>
          <w:color w:val="383A42"/>
          <w:kern w:val="0"/>
          <w:sz w:val="22"/>
          <w:szCs w:val="22"/>
        </w:rPr>
        <w:t>: form,</w:t>
      </w:r>
    </w:p>
    <w:p w14:paraId="6FA416CF"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'query'</w:t>
      </w:r>
      <w:r w:rsidRPr="00482101">
        <w:rPr>
          <w:rFonts w:ascii="LiberationMono" w:hAnsi="LiberationMono" w:cs="LiberationMono"/>
          <w:color w:val="383A42"/>
          <w:kern w:val="0"/>
          <w:sz w:val="22"/>
          <w:szCs w:val="22"/>
        </w:rPr>
        <w:t>: query,</w:t>
      </w:r>
    </w:p>
    <w:p w14:paraId="050BF458"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50A24F"/>
          <w:kern w:val="0"/>
          <w:sz w:val="22"/>
          <w:szCs w:val="22"/>
        </w:rPr>
        <w:t>'results'</w:t>
      </w:r>
      <w:r w:rsidRPr="00482101">
        <w:rPr>
          <w:rFonts w:ascii="LiberationMono" w:hAnsi="LiberationMono" w:cs="LiberationMono"/>
          <w:color w:val="383A42"/>
          <w:kern w:val="0"/>
          <w:sz w:val="22"/>
          <w:szCs w:val="22"/>
        </w:rPr>
        <w:t>: results</w:t>
      </w:r>
    </w:p>
    <w:p w14:paraId="36A9923C" w14:textId="77777777" w:rsidR="00482101" w:rsidRPr="00482101" w:rsidRDefault="00482101" w:rsidP="00482101">
      <w:pPr>
        <w:autoSpaceDE w:val="0"/>
        <w:autoSpaceDN w:val="0"/>
        <w:adjustRightInd w:val="0"/>
        <w:spacing w:after="0" w:line="240" w:lineRule="auto"/>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225BDF77" w14:textId="77777777" w:rsidR="00482101" w:rsidRPr="00482101" w:rsidRDefault="00482101" w:rsidP="00482101">
      <w:pPr>
        <w:autoSpaceDE w:val="0"/>
        <w:autoSpaceDN w:val="0"/>
        <w:adjustRightInd w:val="0"/>
        <w:spacing w:after="0" w:line="240" w:lineRule="auto"/>
        <w:ind w:firstLine="720"/>
        <w:rPr>
          <w:rFonts w:ascii="LiberationMono" w:hAnsi="LiberationMono" w:cs="LiberationMono"/>
          <w:color w:val="383A42"/>
          <w:kern w:val="0"/>
          <w:sz w:val="22"/>
          <w:szCs w:val="22"/>
        </w:rPr>
      </w:pPr>
      <w:r w:rsidRPr="00482101">
        <w:rPr>
          <w:rFonts w:ascii="LiberationMono" w:hAnsi="LiberationMono" w:cs="LiberationMono"/>
          <w:color w:val="383A42"/>
          <w:kern w:val="0"/>
          <w:sz w:val="22"/>
          <w:szCs w:val="22"/>
        </w:rPr>
        <w:t>)</w:t>
      </w:r>
    </w:p>
    <w:p w14:paraId="39989FA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F310E0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Open </w:t>
      </w:r>
      <w:r w:rsidRPr="00482101">
        <w:rPr>
          <w:rFonts w:ascii="LiberationMono" w:hAnsi="LiberationMono" w:cs="LiberationMono"/>
          <w:color w:val="000000"/>
          <w:kern w:val="0"/>
          <w:sz w:val="22"/>
          <w:szCs w:val="22"/>
        </w:rPr>
        <w:t xml:space="preserve">http://127.0.0.1:8000/blog/search/ </w:t>
      </w:r>
      <w:r w:rsidRPr="00482101">
        <w:rPr>
          <w:rFonts w:ascii="LiberationSerif" w:hAnsi="LiberationSerif" w:cs="LiberationSerif"/>
          <w:color w:val="000000"/>
          <w:kern w:val="0"/>
          <w:sz w:val="30"/>
          <w:szCs w:val="30"/>
        </w:rPr>
        <w:t xml:space="preserve">in your browser and test different searches for trigrams. The following example displays a hypothetical typo in the </w:t>
      </w:r>
      <w:r w:rsidRPr="00482101">
        <w:rPr>
          <w:rFonts w:ascii="LiberationMono" w:hAnsi="LiberationMono" w:cs="LiberationMono"/>
          <w:color w:val="000000"/>
          <w:kern w:val="0"/>
          <w:sz w:val="22"/>
          <w:szCs w:val="22"/>
        </w:rPr>
        <w:t xml:space="preserve">django </w:t>
      </w:r>
      <w:r w:rsidRPr="00482101">
        <w:rPr>
          <w:rFonts w:ascii="LiberationSerif" w:hAnsi="LiberationSerif" w:cs="LiberationSerif"/>
          <w:color w:val="000000"/>
          <w:kern w:val="0"/>
          <w:sz w:val="30"/>
          <w:szCs w:val="30"/>
        </w:rPr>
        <w:t xml:space="preserve">term, showing search results for </w:t>
      </w:r>
      <w:r w:rsidRPr="00482101">
        <w:rPr>
          <w:rFonts w:ascii="LiberationMono" w:hAnsi="LiberationMono" w:cs="LiberationMono"/>
          <w:color w:val="000000"/>
          <w:kern w:val="0"/>
          <w:sz w:val="22"/>
          <w:szCs w:val="22"/>
        </w:rPr>
        <w:t xml:space="preserve">yango </w:t>
      </w:r>
      <w:r w:rsidRPr="00482101">
        <w:rPr>
          <w:rFonts w:ascii="LiberationSerif" w:hAnsi="LiberationSerif" w:cs="LiberationSerif"/>
          <w:color w:val="000000"/>
          <w:kern w:val="0"/>
          <w:sz w:val="30"/>
          <w:szCs w:val="30"/>
        </w:rPr>
        <w:t>:</w:t>
      </w:r>
    </w:p>
    <w:p w14:paraId="07F3E5E8" w14:textId="77777777" w:rsidR="00482101" w:rsidRPr="00482101" w:rsidRDefault="00482101" w:rsidP="00482101">
      <w:pPr>
        <w:autoSpaceDE w:val="0"/>
        <w:autoSpaceDN w:val="0"/>
        <w:adjustRightInd w:val="0"/>
        <w:spacing w:after="0" w:line="240" w:lineRule="auto"/>
        <w:jc w:val="center"/>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drawing>
          <wp:inline distT="0" distB="0" distL="0" distR="0" wp14:anchorId="42BF6178" wp14:editId="430B14FB">
            <wp:extent cx="5996940" cy="2255520"/>
            <wp:effectExtent l="0" t="0" r="3810" b="0"/>
            <wp:docPr id="6367293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6940" cy="2255520"/>
                    </a:xfrm>
                    <a:prstGeom prst="rect">
                      <a:avLst/>
                    </a:prstGeom>
                    <a:noFill/>
                    <a:ln>
                      <a:noFill/>
                    </a:ln>
                  </pic:spPr>
                </pic:pic>
              </a:graphicData>
            </a:graphic>
          </wp:inline>
        </w:drawing>
      </w:r>
    </w:p>
    <w:p w14:paraId="32C7B413" w14:textId="77777777" w:rsidR="00482101" w:rsidRPr="00482101" w:rsidRDefault="00482101" w:rsidP="00482101">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482101">
        <w:rPr>
          <w:rFonts w:ascii="LiberationSerif-Italic" w:hAnsi="LiberationSerif-Italic" w:cs="LiberationSerif-Italic"/>
          <w:i/>
          <w:iCs/>
          <w:color w:val="000000"/>
          <w:kern w:val="0"/>
          <w:sz w:val="22"/>
          <w:szCs w:val="22"/>
        </w:rPr>
        <w:t>Figure 3.32: Search results for the term “yango”</w:t>
      </w:r>
    </w:p>
    <w:p w14:paraId="3253F89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lastRenderedPageBreak/>
        <w:t>We have added a powerful search engine to the blog application. You can find more information about full-text search with Django and PostgreSQL at</w:t>
      </w:r>
    </w:p>
    <w:p w14:paraId="5A75BCA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https://docs.djangoproject.com/en/5.0/ref/contrib/postgres/search/</w:t>
      </w:r>
      <w:r w:rsidRPr="00482101">
        <w:rPr>
          <w:rFonts w:ascii="LiberationSerif" w:hAnsi="LiberationSerif" w:cs="LiberationSerif"/>
          <w:color w:val="000000"/>
          <w:kern w:val="0"/>
          <w:sz w:val="30"/>
          <w:szCs w:val="30"/>
        </w:rPr>
        <w:t>.</w:t>
      </w:r>
    </w:p>
    <w:p w14:paraId="71D46601"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p>
    <w:p w14:paraId="7C5A2BCC"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Summary</w:t>
      </w:r>
    </w:p>
    <w:p w14:paraId="2A4F1FA1"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In this chapter, you implemented a tagging system by integrating a thirdparty application into your project. You generated post recommendations using complex QuerySets. You also learned how to create custom Django template tags and filters to provide templates with custom functionalities. You also created a sitemap for search engines to crawl your site and an RSS feed for users to subscribe to your blog. You then built a search engine for your blog using the full-text search engine of PostgreSQL.</w:t>
      </w:r>
    </w:p>
    <w:p w14:paraId="387D3A55"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3733965D"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In the next chapter, you will learn how to build a social website using the Django authentication framework and how to implement user account functionalities and custom user profiles.</w:t>
      </w:r>
    </w:p>
    <w:p w14:paraId="511C2C3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40D88621"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Expanding your project using AI</w:t>
      </w:r>
    </w:p>
    <w:p w14:paraId="4D9E8584"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Having completed the blog application, you likely have numerous ideas for adding new functionalities to your blog. This section aims to provide some insights into exploring new functionalities to incorporate into your project with the assistance of ChatGPT. ChatGPT is a sophisticated AI </w:t>
      </w:r>
      <w:r w:rsidRPr="00482101">
        <w:rPr>
          <w:rFonts w:ascii="LiberationSerif-Bold" w:hAnsi="LiberationSerif-Bold" w:cs="LiberationSerif-Bold"/>
          <w:b/>
          <w:bCs/>
          <w:color w:val="000000"/>
          <w:kern w:val="0"/>
          <w:sz w:val="30"/>
          <w:szCs w:val="30"/>
        </w:rPr>
        <w:t>Large</w:t>
      </w:r>
      <w:r w:rsidRPr="00482101">
        <w:rPr>
          <w:rFonts w:ascii="LiberationSerif" w:hAnsi="LiberationSerif" w:cs="LiberationSerif"/>
          <w:color w:val="000000"/>
          <w:kern w:val="0"/>
          <w:sz w:val="30"/>
          <w:szCs w:val="30"/>
        </w:rPr>
        <w:t xml:space="preserve"> </w:t>
      </w:r>
      <w:r w:rsidRPr="00482101">
        <w:rPr>
          <w:rFonts w:ascii="LiberationSerif-Bold" w:hAnsi="LiberationSerif-Bold" w:cs="LiberationSerif-Bold"/>
          <w:b/>
          <w:bCs/>
          <w:color w:val="000000"/>
          <w:kern w:val="0"/>
          <w:sz w:val="30"/>
          <w:szCs w:val="30"/>
        </w:rPr>
        <w:t xml:space="preserve">Language Model </w:t>
      </w:r>
      <w:r w:rsidRPr="00482101">
        <w:rPr>
          <w:rFonts w:ascii="LiberationSerif" w:hAnsi="LiberationSerif" w:cs="LiberationSerif"/>
          <w:color w:val="000000"/>
          <w:kern w:val="0"/>
          <w:sz w:val="30"/>
          <w:szCs w:val="30"/>
        </w:rPr>
        <w:t>(</w:t>
      </w:r>
      <w:r w:rsidRPr="00482101">
        <w:rPr>
          <w:rFonts w:ascii="LiberationSerif-Bold" w:hAnsi="LiberationSerif-Bold" w:cs="LiberationSerif-Bold"/>
          <w:b/>
          <w:bCs/>
          <w:color w:val="000000"/>
          <w:kern w:val="0"/>
          <w:sz w:val="30"/>
          <w:szCs w:val="30"/>
        </w:rPr>
        <w:t>LLM</w:t>
      </w:r>
      <w:r w:rsidRPr="00482101">
        <w:rPr>
          <w:rFonts w:ascii="LiberationSerif" w:hAnsi="LiberationSerif" w:cs="LiberationSerif"/>
          <w:color w:val="000000"/>
          <w:kern w:val="0"/>
          <w:sz w:val="30"/>
          <w:szCs w:val="30"/>
        </w:rPr>
        <w:t>) created by OpenAI that generates human-like responses based on the prompts it receives. In this section, you will be presented with a task to extend your project, accompanied by a sample</w:t>
      </w:r>
    </w:p>
    <w:p w14:paraId="5574F78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prompt for ChatGPT to assist you.</w:t>
      </w:r>
    </w:p>
    <w:p w14:paraId="03483F46"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5B01C6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 xml:space="preserve">Engage with ChatGPT at </w:t>
      </w:r>
      <w:r w:rsidRPr="00482101">
        <w:rPr>
          <w:rFonts w:ascii="LiberationMono" w:hAnsi="LiberationMono" w:cs="LiberationMono"/>
          <w:color w:val="0000EF"/>
          <w:kern w:val="0"/>
          <w:sz w:val="30"/>
          <w:szCs w:val="30"/>
        </w:rPr>
        <w:t>https://chat.openai.com/</w:t>
      </w:r>
      <w:r w:rsidRPr="00482101">
        <w:rPr>
          <w:rFonts w:ascii="LiberationSerif" w:hAnsi="LiberationSerif" w:cs="LiberationSerif"/>
          <w:color w:val="000000"/>
          <w:kern w:val="0"/>
          <w:sz w:val="30"/>
          <w:szCs w:val="30"/>
        </w:rPr>
        <w:t xml:space="preserve">. You will find similar guidance after completing each Django project within this book, in </w:t>
      </w:r>
      <w:r w:rsidRPr="00482101">
        <w:rPr>
          <w:rFonts w:ascii="LiberationSerif-Italic" w:hAnsi="LiberationSerif-Italic" w:cs="LiberationSerif-Italic"/>
          <w:i/>
          <w:iCs/>
          <w:color w:val="000000"/>
          <w:kern w:val="0"/>
          <w:sz w:val="30"/>
          <w:szCs w:val="30"/>
        </w:rPr>
        <w:t>Chapter 7</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Tracking User Actions</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Chapter 11</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Adding Internationalization</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to Your Shop</w:t>
      </w:r>
      <w:r w:rsidRPr="00482101">
        <w:rPr>
          <w:rFonts w:ascii="LiberationSerif" w:hAnsi="LiberationSerif" w:cs="LiberationSerif"/>
          <w:color w:val="000000"/>
          <w:kern w:val="0"/>
          <w:sz w:val="30"/>
          <w:szCs w:val="30"/>
        </w:rPr>
        <w:t xml:space="preserve">, and </w:t>
      </w:r>
      <w:r w:rsidRPr="00482101">
        <w:rPr>
          <w:rFonts w:ascii="LiberationSerif-Italic" w:hAnsi="LiberationSerif-Italic" w:cs="LiberationSerif-Italic"/>
          <w:i/>
          <w:iCs/>
          <w:color w:val="000000"/>
          <w:kern w:val="0"/>
          <w:sz w:val="30"/>
          <w:szCs w:val="30"/>
        </w:rPr>
        <w:t>Chapter 17</w:t>
      </w:r>
      <w:r w:rsidRPr="00482101">
        <w:rPr>
          <w:rFonts w:ascii="LiberationSerif" w:hAnsi="LiberationSerif" w:cs="LiberationSerif"/>
          <w:color w:val="000000"/>
          <w:kern w:val="0"/>
          <w:sz w:val="30"/>
          <w:szCs w:val="30"/>
        </w:rPr>
        <w:t xml:space="preserve">, </w:t>
      </w:r>
      <w:r w:rsidRPr="00482101">
        <w:rPr>
          <w:rFonts w:ascii="LiberationSerif-Italic" w:hAnsi="LiberationSerif-Italic" w:cs="LiberationSerif-Italic"/>
          <w:i/>
          <w:iCs/>
          <w:color w:val="000000"/>
          <w:kern w:val="0"/>
          <w:sz w:val="30"/>
          <w:szCs w:val="30"/>
        </w:rPr>
        <w:t>Going Live</w:t>
      </w:r>
      <w:r w:rsidRPr="00482101">
        <w:rPr>
          <w:rFonts w:ascii="LiberationSerif" w:hAnsi="LiberationSerif" w:cs="LiberationSerif"/>
          <w:color w:val="000000"/>
          <w:kern w:val="0"/>
          <w:sz w:val="30"/>
          <w:szCs w:val="30"/>
        </w:rPr>
        <w:t>.</w:t>
      </w:r>
    </w:p>
    <w:p w14:paraId="503D4E57"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AF34AA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Let’s further enhance your blog with the help of ChatGPT. Your blog currently allows filtering posts by tags. Adding these tags to our sitemap could significantly improve the SEO optimization of the blog. Use the prompt provided at</w:t>
      </w:r>
    </w:p>
    <w:p w14:paraId="42846254" w14:textId="77777777" w:rsidR="00482101" w:rsidRPr="00482101" w:rsidRDefault="00482101" w:rsidP="00482101">
      <w:pPr>
        <w:autoSpaceDE w:val="0"/>
        <w:autoSpaceDN w:val="0"/>
        <w:adjustRightInd w:val="0"/>
        <w:spacing w:after="0" w:line="240" w:lineRule="auto"/>
        <w:rPr>
          <w:rFonts w:ascii="LiberationMono" w:hAnsi="LiberationMono" w:cs="LiberationMono"/>
          <w:color w:val="0000EF"/>
          <w:kern w:val="0"/>
          <w:sz w:val="30"/>
          <w:szCs w:val="30"/>
        </w:rPr>
      </w:pPr>
      <w:r w:rsidRPr="00482101">
        <w:rPr>
          <w:rFonts w:ascii="LiberationMono" w:hAnsi="LiberationMono" w:cs="LiberationMono"/>
          <w:color w:val="0000EF"/>
          <w:kern w:val="0"/>
          <w:sz w:val="30"/>
          <w:szCs w:val="30"/>
        </w:rPr>
        <w:t>https://github.com/PacktPublishing/Django-5-byexample/</w:t>
      </w:r>
    </w:p>
    <w:p w14:paraId="6BBD130B"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Mono" w:hAnsi="LiberationMono" w:cs="LiberationMono"/>
          <w:color w:val="0000EF"/>
          <w:kern w:val="0"/>
          <w:sz w:val="30"/>
          <w:szCs w:val="30"/>
        </w:rPr>
        <w:t xml:space="preserve">blob/main/Chapter03/prompts/task.md </w:t>
      </w:r>
      <w:r w:rsidRPr="00482101">
        <w:rPr>
          <w:rFonts w:ascii="LiberationSerif" w:hAnsi="LiberationSerif" w:cs="LiberationSerif"/>
          <w:color w:val="000000"/>
          <w:kern w:val="0"/>
          <w:sz w:val="30"/>
          <w:szCs w:val="30"/>
        </w:rPr>
        <w:t>for adding tag pages to the sitemap. This challenge is an excellent opportunity to refine your project and deepen your understanding of Django, while learning to interact with ChatGPT.</w:t>
      </w:r>
    </w:p>
    <w:p w14:paraId="4F9087BA"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76B3D8C9"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66432" behindDoc="0" locked="0" layoutInCell="1" allowOverlap="1" wp14:anchorId="1B30B99A" wp14:editId="374D094F">
                <wp:simplePos x="0" y="0"/>
                <wp:positionH relativeFrom="column">
                  <wp:posOffset>807720</wp:posOffset>
                </wp:positionH>
                <wp:positionV relativeFrom="paragraph">
                  <wp:posOffset>22860</wp:posOffset>
                </wp:positionV>
                <wp:extent cx="5036820" cy="822960"/>
                <wp:effectExtent l="0" t="0" r="11430" b="15240"/>
                <wp:wrapSquare wrapText="bothSides"/>
                <wp:docPr id="43369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822960"/>
                        </a:xfrm>
                        <a:prstGeom prst="rect">
                          <a:avLst/>
                        </a:prstGeom>
                        <a:solidFill>
                          <a:srgbClr val="FFFFFF"/>
                        </a:solidFill>
                        <a:ln w="9525">
                          <a:solidFill>
                            <a:srgbClr val="000000"/>
                          </a:solidFill>
                          <a:miter lim="800000"/>
                          <a:headEnd/>
                          <a:tailEnd/>
                        </a:ln>
                      </wps:spPr>
                      <wps:txbx>
                        <w:txbxContent>
                          <w:p w14:paraId="3D7303A9"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ChatGPT is ready to assist with code issues. Simply share</w:t>
                            </w:r>
                          </w:p>
                          <w:p w14:paraId="0060321B"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your code along with any errors you’re facing, and ChatGPT</w:t>
                            </w:r>
                          </w:p>
                          <w:p w14:paraId="056EE2C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can help you identify and resolve the issues.</w:t>
                            </w:r>
                          </w:p>
                          <w:p w14:paraId="09FE5273" w14:textId="77777777" w:rsidR="00482101" w:rsidRDefault="00482101" w:rsidP="00482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0B99A" id="_x0000_s1033" type="#_x0000_t202" style="position:absolute;margin-left:63.6pt;margin-top:1.8pt;width:396.6pt;height:64.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">
                <v:textbox>
                  <w:txbxContent>
                    <w:p w14:paraId="3D7303A9"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ChatGPT is ready to assist with code issues. Simply share</w:t>
                      </w:r>
                    </w:p>
                    <w:p w14:paraId="0060321B"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your code along with any errors you’re facing, and ChatGPT</w:t>
                      </w:r>
                    </w:p>
                    <w:p w14:paraId="056EE2C5" w14:textId="77777777" w:rsid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can help you identify and resolve the issues.</w:t>
                      </w:r>
                    </w:p>
                    <w:p w14:paraId="09FE5273" w14:textId="77777777" w:rsidR="00482101" w:rsidRDefault="00482101" w:rsidP="00482101"/>
                  </w:txbxContent>
                </v:textbox>
                <w10:wrap type="square"/>
              </v:shape>
            </w:pict>
          </mc:Fallback>
        </mc:AlternateContent>
      </w:r>
      <w:r w:rsidRPr="00482101">
        <w:rPr>
          <w:rFonts w:ascii="LiberationSerif" w:hAnsi="LiberationSerif" w:cs="LiberationSerif"/>
          <w:noProof/>
          <w:color w:val="000000"/>
          <w:kern w:val="0"/>
          <w:sz w:val="30"/>
          <w:szCs w:val="30"/>
        </w:rPr>
        <w:drawing>
          <wp:inline distT="0" distB="0" distL="0" distR="0" wp14:anchorId="216AF6AA" wp14:editId="1F859EDE">
            <wp:extent cx="693420" cy="853440"/>
            <wp:effectExtent l="0" t="0" r="0" b="3810"/>
            <wp:docPr id="20943746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6C909EA3"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0322CABB" w14:textId="77777777" w:rsidR="00482101" w:rsidRPr="00482101" w:rsidRDefault="00482101" w:rsidP="00482101">
      <w:pPr>
        <w:autoSpaceDE w:val="0"/>
        <w:autoSpaceDN w:val="0"/>
        <w:adjustRightInd w:val="0"/>
        <w:spacing w:after="0" w:line="240" w:lineRule="auto"/>
        <w:rPr>
          <w:rFonts w:ascii="DejaVuSans-Bold" w:hAnsi="DejaVuSans-Bold" w:cs="DejaVuSans-Bold"/>
          <w:b/>
          <w:bCs/>
          <w:color w:val="000000"/>
          <w:kern w:val="0"/>
          <w:sz w:val="54"/>
          <w:szCs w:val="54"/>
        </w:rPr>
      </w:pPr>
      <w:r w:rsidRPr="00482101">
        <w:rPr>
          <w:rFonts w:ascii="DejaVuSans-Bold" w:hAnsi="DejaVuSans-Bold" w:cs="DejaVuSans-Bold"/>
          <w:b/>
          <w:bCs/>
          <w:color w:val="000000"/>
          <w:kern w:val="0"/>
          <w:sz w:val="54"/>
          <w:szCs w:val="54"/>
        </w:rPr>
        <w:t>Additional resources</w:t>
      </w:r>
    </w:p>
    <w:p w14:paraId="68C8109E"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r w:rsidRPr="00482101">
        <w:rPr>
          <w:rFonts w:ascii="LiberationSerif" w:hAnsi="LiberationSerif" w:cs="LiberationSerif"/>
          <w:color w:val="000000"/>
          <w:kern w:val="0"/>
          <w:sz w:val="30"/>
          <w:szCs w:val="30"/>
        </w:rPr>
        <w:t>The following resources provide additional information related to the topics covered in this chapter:</w:t>
      </w:r>
    </w:p>
    <w:p w14:paraId="5E326F71" w14:textId="77777777" w:rsidR="00482101" w:rsidRPr="00482101" w:rsidRDefault="00482101" w:rsidP="00482101">
      <w:pPr>
        <w:autoSpaceDE w:val="0"/>
        <w:autoSpaceDN w:val="0"/>
        <w:adjustRightInd w:val="0"/>
        <w:spacing w:after="0" w:line="240" w:lineRule="auto"/>
        <w:rPr>
          <w:rFonts w:ascii="LiberationSerif" w:hAnsi="LiberationSerif" w:cs="LiberationSerif"/>
          <w:b/>
          <w:bCs/>
          <w:color w:val="000000"/>
          <w:kern w:val="0"/>
          <w:sz w:val="30"/>
          <w:szCs w:val="30"/>
        </w:rPr>
      </w:pPr>
      <w:r w:rsidRPr="00482101">
        <w:rPr>
          <w:rFonts w:ascii="LiberationSerif" w:hAnsi="LiberationSerif" w:cs="LiberationSerif"/>
          <w:color w:val="000000"/>
          <w:kern w:val="0"/>
          <w:sz w:val="30"/>
          <w:szCs w:val="30"/>
        </w:rPr>
        <w:t xml:space="preserve">Source code for this chapter: </w:t>
      </w:r>
      <w:r w:rsidRPr="00482101">
        <w:rPr>
          <w:rFonts w:ascii="LiberationSerif" w:hAnsi="LiberationSerif" w:cs="LiberationSerif"/>
          <w:b/>
          <w:bCs/>
          <w:color w:val="000000"/>
          <w:kern w:val="0"/>
          <w:sz w:val="30"/>
          <w:szCs w:val="30"/>
        </w:rPr>
        <w:t>( See page 285 )</w:t>
      </w:r>
    </w:p>
    <w:p w14:paraId="4FEA1E10"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639027BF"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2C51C5B8" w14:textId="77777777" w:rsidR="00482101" w:rsidRPr="00482101" w:rsidRDefault="00482101" w:rsidP="00482101">
      <w:pPr>
        <w:autoSpaceDE w:val="0"/>
        <w:autoSpaceDN w:val="0"/>
        <w:adjustRightInd w:val="0"/>
        <w:spacing w:after="0" w:line="240" w:lineRule="auto"/>
        <w:rPr>
          <w:rFonts w:ascii="LiberationSerif" w:hAnsi="LiberationSerif" w:cs="LiberationSerif"/>
          <w:color w:val="000000"/>
          <w:kern w:val="0"/>
          <w:sz w:val="30"/>
          <w:szCs w:val="30"/>
        </w:rPr>
      </w:pPr>
    </w:p>
    <w:p w14:paraId="581AFCEF" w14:textId="77777777" w:rsidR="00482101" w:rsidRPr="00482101" w:rsidRDefault="00482101" w:rsidP="00482101">
      <w:pPr>
        <w:autoSpaceDE w:val="0"/>
        <w:autoSpaceDN w:val="0"/>
        <w:adjustRightInd w:val="0"/>
        <w:spacing w:after="0" w:line="240" w:lineRule="auto"/>
        <w:rPr>
          <w:rFonts w:ascii="DejaVuSans-Bold" w:hAnsi="DejaVuSans-Bold" w:cs="DejaVuSans-Bold"/>
          <w:kern w:val="0"/>
          <w:sz w:val="28"/>
          <w:szCs w:val="28"/>
        </w:rPr>
      </w:pPr>
    </w:p>
    <w:p w14:paraId="02A4C4C7" w14:textId="77777777" w:rsidR="00482101" w:rsidRDefault="00482101"/>
    <w:sectPr w:rsidR="00482101" w:rsidSect="0048210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30"/>
  </w:num>
  <w:num w:numId="2" w16cid:durableId="441463333">
    <w:abstractNumId w:val="29"/>
  </w:num>
  <w:num w:numId="3" w16cid:durableId="2080907195">
    <w:abstractNumId w:val="2"/>
  </w:num>
  <w:num w:numId="4" w16cid:durableId="903445356">
    <w:abstractNumId w:val="15"/>
  </w:num>
  <w:num w:numId="5" w16cid:durableId="845828189">
    <w:abstractNumId w:val="17"/>
  </w:num>
  <w:num w:numId="6" w16cid:durableId="763384514">
    <w:abstractNumId w:val="6"/>
  </w:num>
  <w:num w:numId="7" w16cid:durableId="360592384">
    <w:abstractNumId w:val="14"/>
  </w:num>
  <w:num w:numId="8" w16cid:durableId="238708731">
    <w:abstractNumId w:val="19"/>
  </w:num>
  <w:num w:numId="9" w16cid:durableId="1899364357">
    <w:abstractNumId w:val="28"/>
  </w:num>
  <w:num w:numId="10" w16cid:durableId="694308437">
    <w:abstractNumId w:val="23"/>
  </w:num>
  <w:num w:numId="11" w16cid:durableId="1074284404">
    <w:abstractNumId w:val="27"/>
  </w:num>
  <w:num w:numId="12" w16cid:durableId="1816948990">
    <w:abstractNumId w:val="7"/>
  </w:num>
  <w:num w:numId="13" w16cid:durableId="378940609">
    <w:abstractNumId w:val="12"/>
  </w:num>
  <w:num w:numId="14" w16cid:durableId="585574090">
    <w:abstractNumId w:val="18"/>
  </w:num>
  <w:num w:numId="15" w16cid:durableId="778913284">
    <w:abstractNumId w:val="16"/>
  </w:num>
  <w:num w:numId="16" w16cid:durableId="1324702718">
    <w:abstractNumId w:val="21"/>
  </w:num>
  <w:num w:numId="17" w16cid:durableId="873419189">
    <w:abstractNumId w:val="20"/>
  </w:num>
  <w:num w:numId="18" w16cid:durableId="87429123">
    <w:abstractNumId w:val="24"/>
  </w:num>
  <w:num w:numId="19" w16cid:durableId="999234296">
    <w:abstractNumId w:val="25"/>
  </w:num>
  <w:num w:numId="20" w16cid:durableId="321588984">
    <w:abstractNumId w:val="22"/>
  </w:num>
  <w:num w:numId="21" w16cid:durableId="1254127810">
    <w:abstractNumId w:val="1"/>
  </w:num>
  <w:num w:numId="22" w16cid:durableId="1050223365">
    <w:abstractNumId w:val="9"/>
  </w:num>
  <w:num w:numId="23" w16cid:durableId="621156356">
    <w:abstractNumId w:val="3"/>
  </w:num>
  <w:num w:numId="24" w16cid:durableId="1471559117">
    <w:abstractNumId w:val="11"/>
  </w:num>
  <w:num w:numId="25" w16cid:durableId="1382054492">
    <w:abstractNumId w:val="31"/>
  </w:num>
  <w:num w:numId="26" w16cid:durableId="1582638809">
    <w:abstractNumId w:val="8"/>
  </w:num>
  <w:num w:numId="27" w16cid:durableId="1800370884">
    <w:abstractNumId w:val="5"/>
  </w:num>
  <w:num w:numId="28" w16cid:durableId="1291783431">
    <w:abstractNumId w:val="0"/>
  </w:num>
  <w:num w:numId="29" w16cid:durableId="267782961">
    <w:abstractNumId w:val="4"/>
  </w:num>
  <w:num w:numId="30" w16cid:durableId="1578779336">
    <w:abstractNumId w:val="10"/>
  </w:num>
  <w:num w:numId="31" w16cid:durableId="1248463613">
    <w:abstractNumId w:val="13"/>
  </w:num>
  <w:num w:numId="32" w16cid:durableId="14971587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ean-Marc H">
    <w15:presenceInfo w15:providerId="None" w15:userId="Jean-Marc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01"/>
    <w:rsid w:val="0030161F"/>
    <w:rsid w:val="00482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912FC"/>
  <w15:chartTrackingRefBased/>
  <w15:docId w15:val="{20D34C15-9F80-4BB6-99D4-A0459011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1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21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21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21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21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21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21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21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21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1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21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21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21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21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21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21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21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2101"/>
    <w:rPr>
      <w:rFonts w:eastAsiaTheme="majorEastAsia" w:cstheme="majorBidi"/>
      <w:color w:val="272727" w:themeColor="text1" w:themeTint="D8"/>
    </w:rPr>
  </w:style>
  <w:style w:type="paragraph" w:styleId="Title">
    <w:name w:val="Title"/>
    <w:basedOn w:val="Normal"/>
    <w:next w:val="Normal"/>
    <w:link w:val="TitleChar"/>
    <w:uiPriority w:val="10"/>
    <w:qFormat/>
    <w:rsid w:val="004821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1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21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21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2101"/>
    <w:pPr>
      <w:spacing w:before="160"/>
      <w:jc w:val="center"/>
    </w:pPr>
    <w:rPr>
      <w:i/>
      <w:iCs/>
      <w:color w:val="404040" w:themeColor="text1" w:themeTint="BF"/>
    </w:rPr>
  </w:style>
  <w:style w:type="character" w:customStyle="1" w:styleId="QuoteChar">
    <w:name w:val="Quote Char"/>
    <w:basedOn w:val="DefaultParagraphFont"/>
    <w:link w:val="Quote"/>
    <w:uiPriority w:val="29"/>
    <w:rsid w:val="00482101"/>
    <w:rPr>
      <w:i/>
      <w:iCs/>
      <w:color w:val="404040" w:themeColor="text1" w:themeTint="BF"/>
    </w:rPr>
  </w:style>
  <w:style w:type="paragraph" w:styleId="ListParagraph">
    <w:name w:val="List Paragraph"/>
    <w:basedOn w:val="Normal"/>
    <w:uiPriority w:val="34"/>
    <w:qFormat/>
    <w:rsid w:val="00482101"/>
    <w:pPr>
      <w:ind w:left="720"/>
      <w:contextualSpacing/>
    </w:pPr>
  </w:style>
  <w:style w:type="character" w:styleId="IntenseEmphasis">
    <w:name w:val="Intense Emphasis"/>
    <w:basedOn w:val="DefaultParagraphFont"/>
    <w:uiPriority w:val="21"/>
    <w:qFormat/>
    <w:rsid w:val="00482101"/>
    <w:rPr>
      <w:i/>
      <w:iCs/>
      <w:color w:val="2F5496" w:themeColor="accent1" w:themeShade="BF"/>
    </w:rPr>
  </w:style>
  <w:style w:type="paragraph" w:styleId="IntenseQuote">
    <w:name w:val="Intense Quote"/>
    <w:basedOn w:val="Normal"/>
    <w:next w:val="Normal"/>
    <w:link w:val="IntenseQuoteChar"/>
    <w:uiPriority w:val="30"/>
    <w:qFormat/>
    <w:rsid w:val="004821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2101"/>
    <w:rPr>
      <w:i/>
      <w:iCs/>
      <w:color w:val="2F5496" w:themeColor="accent1" w:themeShade="BF"/>
    </w:rPr>
  </w:style>
  <w:style w:type="character" w:styleId="IntenseReference">
    <w:name w:val="Intense Reference"/>
    <w:basedOn w:val="DefaultParagraphFont"/>
    <w:uiPriority w:val="32"/>
    <w:qFormat/>
    <w:rsid w:val="00482101"/>
    <w:rPr>
      <w:b/>
      <w:bCs/>
      <w:smallCaps/>
      <w:color w:val="2F5496" w:themeColor="accent1" w:themeShade="BF"/>
      <w:spacing w:val="5"/>
    </w:rPr>
  </w:style>
  <w:style w:type="paragraph" w:styleId="NoSpacing">
    <w:name w:val="No Spacing"/>
    <w:uiPriority w:val="1"/>
    <w:qFormat/>
    <w:rsid w:val="00482101"/>
    <w:pPr>
      <w:spacing w:after="0" w:line="240" w:lineRule="auto"/>
    </w:pPr>
  </w:style>
  <w:style w:type="character" w:styleId="Hyperlink">
    <w:name w:val="Hyperlink"/>
    <w:basedOn w:val="DefaultParagraphFont"/>
    <w:uiPriority w:val="99"/>
    <w:unhideWhenUsed/>
    <w:rsid w:val="00482101"/>
    <w:rPr>
      <w:color w:val="0563C1" w:themeColor="hyperlink"/>
      <w:u w:val="single"/>
    </w:rPr>
  </w:style>
  <w:style w:type="character" w:styleId="UnresolvedMention">
    <w:name w:val="Unresolved Mention"/>
    <w:basedOn w:val="DefaultParagraphFont"/>
    <w:uiPriority w:val="99"/>
    <w:semiHidden/>
    <w:unhideWhenUsed/>
    <w:rsid w:val="00482101"/>
    <w:rPr>
      <w:color w:val="605E5C"/>
      <w:shd w:val="clear" w:color="auto" w:fill="E1DFDD"/>
    </w:rPr>
  </w:style>
  <w:style w:type="table" w:styleId="TableGrid">
    <w:name w:val="Table Grid"/>
    <w:basedOn w:val="TableNormal"/>
    <w:uiPriority w:val="39"/>
    <w:rsid w:val="00482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210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82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101"/>
  </w:style>
  <w:style w:type="paragraph" w:styleId="Footer">
    <w:name w:val="footer"/>
    <w:basedOn w:val="Normal"/>
    <w:link w:val="FooterChar"/>
    <w:uiPriority w:val="99"/>
    <w:unhideWhenUsed/>
    <w:rsid w:val="00482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101"/>
  </w:style>
  <w:style w:type="paragraph" w:styleId="Revision">
    <w:name w:val="Revision"/>
    <w:hidden/>
    <w:uiPriority w:val="99"/>
    <w:semiHidden/>
    <w:rsid w:val="004821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fontTable" Target="fontTable.xml"/><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20" Type="http://schemas.openxmlformats.org/officeDocument/2006/relationships/image" Target="media/image16.emf"/><Relationship Id="rId41"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11327</Words>
  <Characters>64566</Characters>
  <Application>Microsoft Office Word</Application>
  <DocSecurity>0</DocSecurity>
  <Lines>538</Lines>
  <Paragraphs>151</Paragraphs>
  <ScaleCrop>false</ScaleCrop>
  <Company/>
  <LinksUpToDate>false</LinksUpToDate>
  <CharactersWithSpaces>75742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2025-07-11T23:11:00Z</dcterms:created>
  <dcterms:modified xsi:type="dcterms:W3CDTF">2025-07-11T23:12:00Z</dcterms:modified>
</cp:coreProperties>
</file>