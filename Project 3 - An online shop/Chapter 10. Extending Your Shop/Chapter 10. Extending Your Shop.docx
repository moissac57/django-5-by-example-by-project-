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575A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0" w:author="Jean-Marc H" w:date="2025-07-13T18:57:00Z" w16du:dateUtc="2025-07-13T23:57:00Z"/>
          <w:rFonts w:ascii="DejaVuSans-Bold" w:hAnsi="DejaVuSans-Bold" w:cs="DejaVuSans-Bold"/>
          <w:b/>
          <w:bCs/>
          <w:kern w:val="0"/>
          <w:sz w:val="59"/>
          <w:szCs w:val="59"/>
        </w:rPr>
      </w:pPr>
      <w:ins w:id="1" w:author="Jean-Marc H" w:date="2025-07-13T18:56:00Z" w16du:dateUtc="2025-07-13T23:56:00Z">
        <w:r w:rsidRPr="00CB18A8">
          <w:rPr>
            <w:rFonts w:ascii="DejaVuSans-Bold" w:hAnsi="DejaVuSans-Bold" w:cs="DejaVuSans-Bold"/>
            <w:b/>
            <w:bCs/>
            <w:kern w:val="0"/>
            <w:sz w:val="59"/>
            <w:szCs w:val="59"/>
          </w:rPr>
          <w:t>Chapter 10. Extending Your Shop</w:t>
        </w:r>
      </w:ins>
    </w:p>
    <w:p w14:paraId="1E3F1F7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" w:author="Jean-Marc H" w:date="2025-07-13T18:57:00Z" w16du:dateUtc="2025-07-13T23:57:00Z"/>
          <w:rFonts w:ascii="DejaVuSans-Bold" w:hAnsi="DejaVuSans-Bold" w:cs="DejaVuSans-Bold"/>
          <w:kern w:val="0"/>
          <w:sz w:val="28"/>
          <w:szCs w:val="28"/>
        </w:rPr>
      </w:pPr>
    </w:p>
    <w:p w14:paraId="76A81BD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the previous chapter, you learned how to integrate a payment gateway into</w:t>
        </w:r>
      </w:ins>
      <w:ins w:id="5" w:author="Jean-Marc H" w:date="2025-07-13T19:00:00Z" w16du:dateUtc="2025-07-14T00:00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your shop. You also learned how to generate CSV and PDF files.</w:t>
        </w:r>
      </w:ins>
    </w:p>
    <w:p w14:paraId="2A40AC4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" w:author="Jean-Marc H" w:date="2025-07-13T19:00:00Z" w16du:dateUtc="2025-07-14T00:00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E1DB08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this chapter, you will add a coupon system to your shop and create a</w:t>
        </w:r>
      </w:ins>
      <w:ins w:id="10" w:author="Jean-Marc H" w:date="2025-07-13T19:00:00Z" w16du:dateUtc="2025-07-14T00:00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product</w:t>
        </w:r>
      </w:ins>
      <w:ins w:id="12" w:author="Jean-Marc H" w:date="2025-07-13T19:00:00Z" w16du:dateUtc="2025-07-14T00:00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recommendation engine.</w:t>
        </w:r>
      </w:ins>
    </w:p>
    <w:p w14:paraId="24090BB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This chapter will cover the following points:</w:t>
        </w:r>
      </w:ins>
    </w:p>
    <w:p w14:paraId="0A1471C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" w:author="Jean-Marc H" w:date="2025-07-13T19:00:00Z" w16du:dateUtc="2025-07-14T00:00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D5DE5DD" w14:textId="77777777" w:rsidR="00CB18A8" w:rsidRPr="00CB18A8" w:rsidRDefault="00CB18A8" w:rsidP="00CB18A8">
      <w:pPr>
        <w:numPr>
          <w:ilvl w:val="0"/>
          <w:numId w:val="108"/>
        </w:numPr>
        <w:autoSpaceDE w:val="0"/>
        <w:autoSpaceDN w:val="0"/>
        <w:adjustRightInd w:val="0"/>
        <w:spacing w:after="0" w:line="240" w:lineRule="auto"/>
        <w:contextualSpacing/>
        <w:rPr>
          <w:ins w:id="1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18" w:author="Jean-Marc H" w:date="2025-07-13T19:00:00Z" w16du:dateUtc="2025-07-14T00:00:00Z">
            <w:rPr>
              <w:ins w:id="19" w:author="Jean-Marc H" w:date="2025-07-13T18:59:00Z" w16du:dateUtc="2025-07-13T23:59:00Z"/>
            </w:rPr>
          </w:rPrChange>
        </w:rPr>
        <w:pPrChange w:id="20" w:author="Jean-Marc H" w:date="2025-07-13T19:00:00Z" w16du:dateUtc="2025-07-14T00:0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2" w:author="Jean-Marc H" w:date="2025-07-13T19:00:00Z" w16du:dateUtc="2025-07-14T00:00:00Z">
              <w:rPr/>
            </w:rPrChange>
          </w:rPr>
          <w:t>Creating a coupon system</w:t>
        </w:r>
      </w:ins>
    </w:p>
    <w:p w14:paraId="264831D1" w14:textId="77777777" w:rsidR="00CB18A8" w:rsidRPr="00CB18A8" w:rsidRDefault="00CB18A8" w:rsidP="00CB18A8">
      <w:pPr>
        <w:numPr>
          <w:ilvl w:val="0"/>
          <w:numId w:val="108"/>
        </w:numPr>
        <w:autoSpaceDE w:val="0"/>
        <w:autoSpaceDN w:val="0"/>
        <w:adjustRightInd w:val="0"/>
        <w:spacing w:after="0" w:line="240" w:lineRule="auto"/>
        <w:contextualSpacing/>
        <w:rPr>
          <w:ins w:id="2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24" w:author="Jean-Marc H" w:date="2025-07-13T19:00:00Z" w16du:dateUtc="2025-07-14T00:00:00Z">
            <w:rPr>
              <w:ins w:id="25" w:author="Jean-Marc H" w:date="2025-07-13T18:59:00Z" w16du:dateUtc="2025-07-13T23:59:00Z"/>
            </w:rPr>
          </w:rPrChange>
        </w:rPr>
        <w:pPrChange w:id="26" w:author="Jean-Marc H" w:date="2025-07-13T19:00:00Z" w16du:dateUtc="2025-07-14T00:0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8" w:author="Jean-Marc H" w:date="2025-07-13T19:00:00Z" w16du:dateUtc="2025-07-14T00:00:00Z">
              <w:rPr/>
            </w:rPrChange>
          </w:rPr>
          <w:t>Applying coupons to the shopping cart</w:t>
        </w:r>
      </w:ins>
    </w:p>
    <w:p w14:paraId="3AABF34C" w14:textId="77777777" w:rsidR="00CB18A8" w:rsidRPr="00CB18A8" w:rsidRDefault="00CB18A8" w:rsidP="00CB18A8">
      <w:pPr>
        <w:numPr>
          <w:ilvl w:val="0"/>
          <w:numId w:val="108"/>
        </w:numPr>
        <w:autoSpaceDE w:val="0"/>
        <w:autoSpaceDN w:val="0"/>
        <w:adjustRightInd w:val="0"/>
        <w:spacing w:after="0" w:line="240" w:lineRule="auto"/>
        <w:contextualSpacing/>
        <w:rPr>
          <w:ins w:id="2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30" w:author="Jean-Marc H" w:date="2025-07-13T19:00:00Z" w16du:dateUtc="2025-07-14T00:00:00Z">
            <w:rPr>
              <w:ins w:id="31" w:author="Jean-Marc H" w:date="2025-07-13T18:59:00Z" w16du:dateUtc="2025-07-13T23:59:00Z"/>
            </w:rPr>
          </w:rPrChange>
        </w:rPr>
        <w:pPrChange w:id="32" w:author="Jean-Marc H" w:date="2025-07-13T19:00:00Z" w16du:dateUtc="2025-07-14T00:0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34" w:author="Jean-Marc H" w:date="2025-07-13T19:00:00Z" w16du:dateUtc="2025-07-14T00:00:00Z">
              <w:rPr/>
            </w:rPrChange>
          </w:rPr>
          <w:t>Applying coupons to orders</w:t>
        </w:r>
      </w:ins>
    </w:p>
    <w:p w14:paraId="71A17250" w14:textId="77777777" w:rsidR="00CB18A8" w:rsidRPr="00CB18A8" w:rsidRDefault="00CB18A8" w:rsidP="00CB18A8">
      <w:pPr>
        <w:numPr>
          <w:ilvl w:val="0"/>
          <w:numId w:val="108"/>
        </w:numPr>
        <w:autoSpaceDE w:val="0"/>
        <w:autoSpaceDN w:val="0"/>
        <w:adjustRightInd w:val="0"/>
        <w:spacing w:after="0" w:line="240" w:lineRule="auto"/>
        <w:contextualSpacing/>
        <w:rPr>
          <w:ins w:id="3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36" w:author="Jean-Marc H" w:date="2025-07-13T19:00:00Z" w16du:dateUtc="2025-07-14T00:00:00Z">
            <w:rPr>
              <w:ins w:id="37" w:author="Jean-Marc H" w:date="2025-07-13T18:59:00Z" w16du:dateUtc="2025-07-13T23:59:00Z"/>
            </w:rPr>
          </w:rPrChange>
        </w:rPr>
        <w:pPrChange w:id="38" w:author="Jean-Marc H" w:date="2025-07-13T19:00:00Z" w16du:dateUtc="2025-07-14T00:0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0" w:author="Jean-Marc H" w:date="2025-07-13T19:00:00Z" w16du:dateUtc="2025-07-14T00:00:00Z">
              <w:rPr/>
            </w:rPrChange>
          </w:rPr>
          <w:t>Creating coupons for Stripe Checkout</w:t>
        </w:r>
      </w:ins>
    </w:p>
    <w:p w14:paraId="59AB60BF" w14:textId="77777777" w:rsidR="00CB18A8" w:rsidRPr="00CB18A8" w:rsidRDefault="00CB18A8" w:rsidP="00CB18A8">
      <w:pPr>
        <w:numPr>
          <w:ilvl w:val="0"/>
          <w:numId w:val="108"/>
        </w:numPr>
        <w:autoSpaceDE w:val="0"/>
        <w:autoSpaceDN w:val="0"/>
        <w:adjustRightInd w:val="0"/>
        <w:spacing w:after="0" w:line="240" w:lineRule="auto"/>
        <w:contextualSpacing/>
        <w:rPr>
          <w:ins w:id="4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42" w:author="Jean-Marc H" w:date="2025-07-13T19:00:00Z" w16du:dateUtc="2025-07-14T00:00:00Z">
            <w:rPr>
              <w:ins w:id="43" w:author="Jean-Marc H" w:date="2025-07-13T18:59:00Z" w16du:dateUtc="2025-07-13T23:59:00Z"/>
            </w:rPr>
          </w:rPrChange>
        </w:rPr>
        <w:pPrChange w:id="44" w:author="Jean-Marc H" w:date="2025-07-13T19:00:00Z" w16du:dateUtc="2025-07-14T00:0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4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6" w:author="Jean-Marc H" w:date="2025-07-13T19:00:00Z" w16du:dateUtc="2025-07-14T00:00:00Z">
              <w:rPr/>
            </w:rPrChange>
          </w:rPr>
          <w:t>Storing products that are usually bought together</w:t>
        </w:r>
      </w:ins>
    </w:p>
    <w:p w14:paraId="1EAB58A1" w14:textId="77777777" w:rsidR="00CB18A8" w:rsidRPr="00CB18A8" w:rsidRDefault="00CB18A8" w:rsidP="00CB18A8">
      <w:pPr>
        <w:numPr>
          <w:ilvl w:val="0"/>
          <w:numId w:val="108"/>
        </w:numPr>
        <w:autoSpaceDE w:val="0"/>
        <w:autoSpaceDN w:val="0"/>
        <w:adjustRightInd w:val="0"/>
        <w:spacing w:after="0" w:line="240" w:lineRule="auto"/>
        <w:contextualSpacing/>
        <w:rPr>
          <w:ins w:id="47" w:author="Jean-Marc H" w:date="2025-07-13T19:00:00Z" w16du:dateUtc="2025-07-14T00:00:00Z"/>
          <w:rFonts w:ascii="LiberationSerif" w:hAnsi="LiberationSerif" w:cs="LiberationSerif"/>
          <w:color w:val="000000"/>
          <w:kern w:val="0"/>
          <w:sz w:val="30"/>
          <w:szCs w:val="30"/>
          <w:rPrChange w:id="48" w:author="Jean-Marc H" w:date="2025-07-13T19:00:00Z" w16du:dateUtc="2025-07-14T00:00:00Z">
            <w:rPr>
              <w:ins w:id="49" w:author="Jean-Marc H" w:date="2025-07-13T19:00:00Z" w16du:dateUtc="2025-07-14T00:00:00Z"/>
            </w:rPr>
          </w:rPrChange>
        </w:rPr>
        <w:pPrChange w:id="50" w:author="Jean-Marc H" w:date="2025-07-13T19:00:00Z" w16du:dateUtc="2025-07-14T00:0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52" w:author="Jean-Marc H" w:date="2025-07-13T19:00:00Z" w16du:dateUtc="2025-07-14T00:00:00Z">
              <w:rPr/>
            </w:rPrChange>
          </w:rPr>
          <w:t>Building a product recommendation engine with Redis</w:t>
        </w:r>
      </w:ins>
    </w:p>
    <w:p w14:paraId="2E73D8C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D501E4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4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54"/>
          <w:szCs w:val="54"/>
        </w:rPr>
      </w:pPr>
      <w:ins w:id="55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54"/>
            <w:szCs w:val="54"/>
          </w:rPr>
          <w:t>Functional overview</w:t>
        </w:r>
      </w:ins>
    </w:p>
    <w:p w14:paraId="75A6C81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6" w:author="Jean-Marc H" w:date="2025-07-13T19:01:00Z" w16du:dateUtc="2025-07-14T00:01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57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 xml:space="preserve">Figure 10.1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shows a representation of the views, templates, and</w:t>
        </w:r>
      </w:ins>
      <w:ins w:id="58" w:author="Jean-Marc H" w:date="2025-07-13T19:00:00Z" w16du:dateUtc="2025-07-14T00:00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functionalities that will be built in this chapter:</w:t>
        </w:r>
      </w:ins>
    </w:p>
    <w:p w14:paraId="1A57C21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6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  <w:pPrChange w:id="61" w:author="Jean-Marc H" w:date="2025-07-13T19:01:00Z" w16du:dateUtc="2025-07-14T00:0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2" w:author="Jean-Marc H" w:date="2025-07-13T19:01:00Z" w16du:dateUtc="2025-07-14T00:01:00Z">
        <w:r w:rsidRPr="00CB18A8">
          <w:rPr>
            <w:rFonts w:ascii="LiberationSerif" w:hAnsi="LiberationSerif" w:cs="LiberationSerif"/>
            <w:noProof/>
            <w:color w:val="000000"/>
            <w:kern w:val="0"/>
            <w:sz w:val="30"/>
            <w:szCs w:val="30"/>
          </w:rPr>
          <w:lastRenderedPageBreak/>
          <w:drawing>
            <wp:inline distT="0" distB="0" distL="0" distR="0" wp14:anchorId="5A940E31" wp14:editId="7CF16742">
              <wp:extent cx="6697980" cy="5036820"/>
              <wp:effectExtent l="0" t="0" r="7620" b="0"/>
              <wp:docPr id="1406111334" name="Picture 1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3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97980" cy="5036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3BE108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63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  <w:pPrChange w:id="64" w:author="Jean-Marc H" w:date="2025-07-13T19:01:00Z" w16du:dateUtc="2025-07-14T00:0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5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10.1: Diagram of functionalities built in Chapter 10</w:t>
        </w:r>
      </w:ins>
    </w:p>
    <w:p w14:paraId="1D8CBD8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6" w:author="Jean-Marc H" w:date="2025-07-13T19:01:00Z" w16du:dateUtc="2025-07-14T00:01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B5067A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6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In this chapter, you will build a new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create the</w:t>
        </w:r>
      </w:ins>
      <w:ins w:id="69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7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coupon_apply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 to apply discount coupons to the cart session. You will</w:t>
        </w:r>
      </w:ins>
      <w:ins w:id="71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7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add the discount applied to the template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cart_detail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 of the</w:t>
        </w:r>
      </w:ins>
      <w:ins w:id="73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7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application. When an order is created with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order_create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 of</w:t>
        </w:r>
      </w:ins>
      <w:ins w:id="75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7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application, you will save the coupon to the order created. Then,</w:t>
        </w:r>
      </w:ins>
      <w:ins w:id="77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7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when you create the Stripe session in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payment_process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 of the</w:t>
        </w:r>
      </w:ins>
      <w:ins w:id="79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8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payment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application, you will add the coupon to the Stripe checkout session</w:t>
        </w:r>
      </w:ins>
      <w:ins w:id="81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8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before redirecting the user to Stripe to complete the payment. You will add</w:t>
        </w:r>
      </w:ins>
      <w:ins w:id="83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8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discount applied to the templates of the admin views</w:t>
        </w:r>
      </w:ins>
      <w:ins w:id="85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86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admin_order_detail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and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admin_order_pdf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application. In</w:t>
        </w:r>
      </w:ins>
    </w:p>
    <w:p w14:paraId="16A5F3B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8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addition to the coupon system, you will also implement a recommendation</w:t>
        </w:r>
      </w:ins>
      <w:ins w:id="89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system. When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checkout.session.completed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Stripe event is received by</w:t>
        </w:r>
      </w:ins>
      <w:ins w:id="91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stripe_webhook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view, you will save the products that have been bought</w:t>
        </w:r>
      </w:ins>
      <w:ins w:id="93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together in Redis. You will add product recommendations to the</w:t>
        </w:r>
      </w:ins>
      <w:ins w:id="95" w:author="Jean-Marc H" w:date="2025-07-13T19:01:00Z" w16du:dateUtc="2025-07-14T00:0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6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product_detail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and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cart_detail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views by retrieving from Redis the items</w:t>
        </w:r>
      </w:ins>
      <w:ins w:id="97" w:author="Jean-Marc H" w:date="2025-07-13T19:02:00Z" w16du:dateUtc="2025-07-14T00:0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that are frequently bought together.</w:t>
        </w:r>
      </w:ins>
    </w:p>
    <w:p w14:paraId="7783C98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0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source code for this chapter can be found at</w:t>
        </w:r>
      </w:ins>
    </w:p>
    <w:p w14:paraId="15D86C7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1" w:author="Jean-Marc H" w:date="2025-07-13T18:59:00Z" w16du:dateUtc="2025-07-13T23:59:00Z"/>
          <w:rFonts w:ascii="LiberationMono" w:hAnsi="LiberationMono" w:cs="LiberationMono"/>
          <w:color w:val="0000EF"/>
          <w:kern w:val="0"/>
          <w:sz w:val="30"/>
          <w:szCs w:val="30"/>
          <w:rPrChange w:id="102" w:author="Jean-Marc H" w:date="2025-07-13T19:02:00Z" w16du:dateUtc="2025-07-14T00:02:00Z">
            <w:rPr>
              <w:ins w:id="103" w:author="Jean-Marc H" w:date="2025-07-13T18:59:00Z" w16du:dateUtc="2025-07-13T23:59:00Z"/>
              <w:rFonts w:ascii="LiberationSerif" w:hAnsi="LiberationSerif" w:cs="LiberationSerif"/>
              <w:color w:val="000000"/>
              <w:kern w:val="0"/>
              <w:sz w:val="30"/>
              <w:szCs w:val="30"/>
            </w:rPr>
          </w:rPrChange>
        </w:rPr>
      </w:pPr>
      <w:ins w:id="104" w:author="Jean-Marc H" w:date="2025-07-13T18:59:00Z" w16du:dateUtc="2025-07-13T23:59:00Z">
        <w:r w:rsidRPr="00CB18A8">
          <w:rPr>
            <w:rFonts w:ascii="LiberationMono" w:hAnsi="LiberationMono" w:cs="LiberationMono"/>
            <w:color w:val="0000EF"/>
            <w:kern w:val="0"/>
            <w:sz w:val="30"/>
            <w:szCs w:val="30"/>
          </w:rPr>
          <w:t>https://github.com/PacktPublishing/Django-5-byexample/tree/main/Chapter10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</w:p>
    <w:p w14:paraId="2AC69C8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5" w:author="Jean-Marc H" w:date="2025-07-13T19:02:00Z" w16du:dateUtc="2025-07-14T00:02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0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>All the Python packages used in this chapter are included in the</w:t>
        </w:r>
      </w:ins>
      <w:ins w:id="107" w:author="Jean-Marc H" w:date="2025-07-13T19:02:00Z" w16du:dateUtc="2025-07-14T00:0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08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requirements.txt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file in the source code for the chapter. You can follow the</w:t>
        </w:r>
      </w:ins>
      <w:ins w:id="109" w:author="Jean-Marc H" w:date="2025-07-13T19:02:00Z" w16du:dateUtc="2025-07-14T00:0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1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instructions to install each Python package in the following sections, or you</w:t>
        </w:r>
      </w:ins>
      <w:ins w:id="111" w:author="Jean-Marc H" w:date="2025-07-13T19:02:00Z" w16du:dateUtc="2025-07-14T00:0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1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can install all the requirements at once with the command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python -m pip</w:t>
        </w:r>
      </w:ins>
      <w:ins w:id="113" w:author="Jean-Marc H" w:date="2025-07-13T19:02:00Z" w16du:dateUtc="2025-07-14T00:0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1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install -r requirements.txt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</w:p>
    <w:p w14:paraId="206EB0F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187E51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6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54"/>
          <w:szCs w:val="54"/>
        </w:rPr>
      </w:pPr>
      <w:ins w:id="117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54"/>
            <w:szCs w:val="54"/>
          </w:rPr>
          <w:t>Creating a coupon system</w:t>
        </w:r>
      </w:ins>
    </w:p>
    <w:p w14:paraId="656CC31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Many online shops give out coupons to customers that can be redeemed for</w:t>
        </w:r>
      </w:ins>
      <w:ins w:id="120" w:author="Jean-Marc H" w:date="2025-07-13T19:08:00Z" w16du:dateUtc="2025-07-14T00:0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2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discounts on their purchases. An online coupon usually consists of a code</w:t>
        </w:r>
      </w:ins>
      <w:ins w:id="122" w:author="Jean-Marc H" w:date="2025-07-13T19:08:00Z" w16du:dateUtc="2025-07-14T00:0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2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that is given to users and is valid for a specific time frame.</w:t>
        </w:r>
      </w:ins>
    </w:p>
    <w:p w14:paraId="1885A02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4" w:author="Jean-Marc H" w:date="2025-07-13T19:08:00Z" w16du:dateUtc="2025-07-14T00:08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95EAF1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2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are going to create a coupon system for your shop. Your coupons will be</w:t>
        </w:r>
      </w:ins>
      <w:ins w:id="127" w:author="Jean-Marc H" w:date="2025-07-13T19:08:00Z" w16du:dateUtc="2025-07-14T00:0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2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valid for customers during a certain time frame. The coupons will not have</w:t>
        </w:r>
      </w:ins>
      <w:ins w:id="129" w:author="Jean-Marc H" w:date="2025-07-13T19:08:00Z" w16du:dateUtc="2025-07-14T00:0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3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any limitations in terms of the number of times they can be redeemed, and</w:t>
        </w:r>
      </w:ins>
      <w:ins w:id="131" w:author="Jean-Marc H" w:date="2025-07-13T19:08:00Z" w16du:dateUtc="2025-07-14T00:0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3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they will be applied to the total value of the shopping cart.</w:t>
        </w:r>
      </w:ins>
    </w:p>
    <w:p w14:paraId="20710AC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3" w:author="Jean-Marc H" w:date="2025-07-13T19:08:00Z" w16du:dateUtc="2025-07-14T00:08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BB68DC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For this functionality, you will need to create a model to store the coupon</w:t>
        </w:r>
      </w:ins>
      <w:ins w:id="136" w:author="Jean-Marc H" w:date="2025-07-13T19:08:00Z" w16du:dateUtc="2025-07-14T00:0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3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code, a valid time frame, and the discount to apply.</w:t>
        </w:r>
      </w:ins>
    </w:p>
    <w:p w14:paraId="156A6C0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8" w:author="Jean-Marc H" w:date="2025-07-13T19:08:00Z" w16du:dateUtc="2025-07-14T00:08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EBE323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Create a new application inside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myshop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project using the following</w:t>
        </w:r>
      </w:ins>
      <w:ins w:id="141" w:author="Jean-Marc H" w:date="2025-07-13T19:08:00Z" w16du:dateUtc="2025-07-14T00:0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4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command:</w:t>
        </w:r>
      </w:ins>
    </w:p>
    <w:p w14:paraId="519A19C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3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4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python manage.py startapp coupons</w:t>
        </w:r>
      </w:ins>
    </w:p>
    <w:p w14:paraId="1FDB323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5" w:author="Jean-Marc H" w:date="2025-07-13T19:08:00Z" w16du:dateUtc="2025-07-14T00:08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7235DA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settings.py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file of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myshop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and add the application to the</w:t>
        </w:r>
      </w:ins>
    </w:p>
    <w:p w14:paraId="62CC7D1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9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INSTALLED_APPS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setting, as follows:</w:t>
        </w:r>
      </w:ins>
    </w:p>
    <w:p w14:paraId="59E71E9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INSTALLED_APPS = [</w:t>
        </w:r>
      </w:ins>
    </w:p>
    <w:p w14:paraId="128D54C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52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  <w:pPrChange w:id="153" w:author="Jean-Marc H" w:date="2025-07-13T19:08:00Z" w16du:dateUtc="2025-07-14T00:08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54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...</w:t>
        </w:r>
      </w:ins>
    </w:p>
    <w:p w14:paraId="52FA52E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'coupons.apps.CouponsConfig'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,</w:t>
        </w:r>
      </w:ins>
    </w:p>
    <w:p w14:paraId="684B1E0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</w:t>
        </w:r>
      </w:ins>
    </w:p>
    <w:p w14:paraId="24CB5ED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9" w:author="Jean-Marc H" w:date="2025-07-13T19:08:00Z" w16du:dateUtc="2025-07-14T00:08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9021A5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0" w:author="Jean-Marc H" w:date="2025-07-13T19:08:00Z" w16du:dateUtc="2025-07-14T00:08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6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new application is now active in your Django project.</w:t>
        </w:r>
      </w:ins>
    </w:p>
    <w:p w14:paraId="50B9A3A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CC8C11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3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49"/>
          <w:szCs w:val="49"/>
        </w:rPr>
      </w:pPr>
      <w:ins w:id="164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Building the coupon model</w:t>
        </w:r>
      </w:ins>
    </w:p>
    <w:p w14:paraId="3CA3A33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6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Let’s start by creating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model. 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models.py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file of the</w:t>
        </w:r>
      </w:ins>
      <w:ins w:id="167" w:author="Jean-Marc H" w:date="2025-07-13T19:08:00Z" w16du:dateUtc="2025-07-14T00:0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168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add the following code to it:</w:t>
        </w:r>
      </w:ins>
    </w:p>
    <w:p w14:paraId="6CBA0A9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django.core.validators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MaxValueValidator, MinValueVa</w:t>
        </w:r>
      </w:ins>
    </w:p>
    <w:p w14:paraId="38351BD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2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django.db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models</w:t>
        </w:r>
      </w:ins>
    </w:p>
    <w:p w14:paraId="687B0BC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4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class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Coupon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(models.Model):</w:t>
        </w:r>
      </w:ins>
    </w:p>
    <w:p w14:paraId="537EF1D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7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176" w:author="Jean-Marc H" w:date="2025-07-13T19:09:00Z" w16du:dateUtc="2025-07-14T00:0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7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code = models.CharField(max_length=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50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unique=</w:t>
        </w:r>
        <w:r w:rsidRPr="00CB18A8">
          <w:rPr>
            <w:rFonts w:ascii="LiberationMono" w:hAnsi="LiberationMono" w:cs="LiberationMono"/>
            <w:color w:val="0185BC"/>
            <w:kern w:val="0"/>
            <w:sz w:val="22"/>
            <w:szCs w:val="22"/>
          </w:rPr>
          <w:t>True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481068D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7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179" w:author="Jean-Marc H" w:date="2025-07-13T19:09:00Z" w16du:dateUtc="2025-07-14T00:0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8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valid_from = models.DateTimeField()</w:t>
        </w:r>
      </w:ins>
    </w:p>
    <w:p w14:paraId="389318F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182" w:author="Jean-Marc H" w:date="2025-07-13T19:09:00Z" w16du:dateUtc="2025-07-14T00:0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8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valid_to = models.DateTimeField()</w:t>
        </w:r>
      </w:ins>
    </w:p>
    <w:p w14:paraId="7E315DD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185" w:author="Jean-Marc H" w:date="2025-07-13T19:09:00Z" w16du:dateUtc="2025-07-14T00:0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8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discount = models.IntegerField(</w:t>
        </w:r>
      </w:ins>
    </w:p>
    <w:p w14:paraId="46E933E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8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188" w:author="Jean-Marc H" w:date="2025-07-13T19:09:00Z" w16du:dateUtc="2025-07-14T00:0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8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validators=[MinValueValidator(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0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), MaxValueValidator(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100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7B7A080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90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  <w:pPrChange w:id="191" w:author="Jean-Marc H" w:date="2025-07-13T19:09:00Z" w16du:dateUtc="2025-07-14T00:0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9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lastRenderedPageBreak/>
          <w:t>help_text=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'Percentage value (0 to 100)'</w:t>
        </w:r>
      </w:ins>
    </w:p>
    <w:p w14:paraId="1391E05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9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5E58124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9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196" w:author="Jean-Marc H" w:date="2025-07-13T19:09:00Z" w16du:dateUtc="2025-07-14T00:0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9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active = models.BooleanField()</w:t>
        </w:r>
      </w:ins>
    </w:p>
    <w:p w14:paraId="73C292E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9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199" w:author="Jean-Marc H" w:date="2025-07-13T19:09:00Z" w16du:dateUtc="2025-07-14T00:0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0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__str__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(self):</w:t>
        </w:r>
      </w:ins>
    </w:p>
    <w:p w14:paraId="0A8B531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0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202" w:author="Jean-Marc H" w:date="2025-07-13T19:09:00Z" w16du:dateUtc="2025-07-14T00:0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03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self.code</w:t>
        </w:r>
      </w:ins>
    </w:p>
    <w:p w14:paraId="1E0017E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4" w:author="Jean-Marc H" w:date="2025-07-13T19:09:00Z" w16du:dateUtc="2025-07-14T00:0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4A13A9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5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  <w:rPrChange w:id="206" w:author="Jean-Marc H" w:date="2025-07-13T19:09:00Z" w16du:dateUtc="2025-07-14T00:09:00Z">
            <w:rPr>
              <w:ins w:id="207" w:author="Jean-Marc H" w:date="2025-07-13T18:59:00Z" w16du:dateUtc="2025-07-13T23:59:00Z"/>
              <w:rFonts w:ascii="LiberationSerif" w:hAnsi="LiberationSerif" w:cs="LiberationSerif"/>
              <w:color w:val="000000"/>
              <w:kern w:val="0"/>
              <w:sz w:val="30"/>
              <w:szCs w:val="30"/>
            </w:rPr>
          </w:rPrChange>
        </w:rPr>
      </w:pPr>
      <w:ins w:id="20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This is the model that you are going to use to store coupons.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Coupon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model contains the following fields:</w:t>
        </w:r>
      </w:ins>
    </w:p>
    <w:p w14:paraId="385114C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9" w:author="Jean-Marc H" w:date="2025-07-13T19:09:00Z" w16du:dateUtc="2025-07-14T00:09:00Z"/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19982943" w14:textId="77777777" w:rsidR="00CB18A8" w:rsidRPr="00CB18A8" w:rsidRDefault="00CB18A8" w:rsidP="00CB18A8">
      <w:pPr>
        <w:numPr>
          <w:ilvl w:val="0"/>
          <w:numId w:val="109"/>
        </w:numPr>
        <w:autoSpaceDE w:val="0"/>
        <w:autoSpaceDN w:val="0"/>
        <w:adjustRightInd w:val="0"/>
        <w:spacing w:after="0" w:line="240" w:lineRule="auto"/>
        <w:contextualSpacing/>
        <w:rPr>
          <w:ins w:id="21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211" w:author="Jean-Marc H" w:date="2025-07-13T19:10:00Z" w16du:dateUtc="2025-07-14T00:10:00Z">
            <w:rPr>
              <w:ins w:id="212" w:author="Jean-Marc H" w:date="2025-07-13T18:59:00Z" w16du:dateUtc="2025-07-13T23:59:00Z"/>
            </w:rPr>
          </w:rPrChange>
        </w:rPr>
        <w:pPrChange w:id="213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1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215" w:author="Jean-Marc H" w:date="2025-07-13T19:10:00Z" w16du:dateUtc="2025-07-14T00:10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code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16" w:author="Jean-Marc H" w:date="2025-07-13T19:10:00Z" w16du:dateUtc="2025-07-14T00:10:00Z">
              <w:rPr/>
            </w:rPrChange>
          </w:rPr>
          <w:t>: The code that users have to enter in order to apply the coupon to</w:t>
        </w:r>
      </w:ins>
      <w:ins w:id="217" w:author="Jean-Marc H" w:date="2025-07-13T19:09:00Z" w16du:dateUtc="2025-07-14T00:0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18" w:author="Jean-Marc H" w:date="2025-07-13T19:10:00Z" w16du:dateUtc="2025-07-14T00:10:00Z">
              <w:rPr/>
            </w:rPrChange>
          </w:rPr>
          <w:t xml:space="preserve"> </w:t>
        </w:r>
      </w:ins>
      <w:ins w:id="21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20" w:author="Jean-Marc H" w:date="2025-07-13T19:10:00Z" w16du:dateUtc="2025-07-14T00:10:00Z">
              <w:rPr/>
            </w:rPrChange>
          </w:rPr>
          <w:t>their purchase.</w:t>
        </w:r>
      </w:ins>
    </w:p>
    <w:p w14:paraId="7D739D9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1" w:author="Jean-Marc H" w:date="2025-07-13T19:09:00Z" w16du:dateUtc="2025-07-14T00:09:00Z"/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5770C6A6" w14:textId="77777777" w:rsidR="00CB18A8" w:rsidRPr="00CB18A8" w:rsidRDefault="00CB18A8" w:rsidP="00CB18A8">
      <w:pPr>
        <w:numPr>
          <w:ilvl w:val="0"/>
          <w:numId w:val="109"/>
        </w:numPr>
        <w:autoSpaceDE w:val="0"/>
        <w:autoSpaceDN w:val="0"/>
        <w:adjustRightInd w:val="0"/>
        <w:spacing w:after="0" w:line="240" w:lineRule="auto"/>
        <w:contextualSpacing/>
        <w:rPr>
          <w:ins w:id="22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223" w:author="Jean-Marc H" w:date="2025-07-13T19:10:00Z" w16du:dateUtc="2025-07-14T00:10:00Z">
            <w:rPr>
              <w:ins w:id="224" w:author="Jean-Marc H" w:date="2025-07-13T18:59:00Z" w16du:dateUtc="2025-07-13T23:59:00Z"/>
            </w:rPr>
          </w:rPrChange>
        </w:rPr>
        <w:pPrChange w:id="225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26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227" w:author="Jean-Marc H" w:date="2025-07-13T19:10:00Z" w16du:dateUtc="2025-07-14T00:10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valid_from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28" w:author="Jean-Marc H" w:date="2025-07-13T19:10:00Z" w16du:dateUtc="2025-07-14T00:10:00Z">
              <w:rPr/>
            </w:rPrChange>
          </w:rPr>
          <w:t>: The datetime value that indicates when the coupon</w:t>
        </w:r>
      </w:ins>
      <w:ins w:id="229" w:author="Jean-Marc H" w:date="2025-07-13T19:09:00Z" w16du:dateUtc="2025-07-14T00:0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30" w:author="Jean-Marc H" w:date="2025-07-13T19:10:00Z" w16du:dateUtc="2025-07-14T00:10:00Z">
              <w:rPr/>
            </w:rPrChange>
          </w:rPr>
          <w:t xml:space="preserve"> </w:t>
        </w:r>
      </w:ins>
      <w:ins w:id="23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32" w:author="Jean-Marc H" w:date="2025-07-13T19:10:00Z" w16du:dateUtc="2025-07-14T00:10:00Z">
              <w:rPr/>
            </w:rPrChange>
          </w:rPr>
          <w:t>becomes valid.</w:t>
        </w:r>
      </w:ins>
    </w:p>
    <w:p w14:paraId="1C81BBA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3" w:author="Jean-Marc H" w:date="2025-07-13T19:09:00Z" w16du:dateUtc="2025-07-14T00:09:00Z"/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3807C37D" w14:textId="77777777" w:rsidR="00CB18A8" w:rsidRPr="00CB18A8" w:rsidRDefault="00CB18A8" w:rsidP="00CB18A8">
      <w:pPr>
        <w:numPr>
          <w:ilvl w:val="0"/>
          <w:numId w:val="109"/>
        </w:numPr>
        <w:autoSpaceDE w:val="0"/>
        <w:autoSpaceDN w:val="0"/>
        <w:adjustRightInd w:val="0"/>
        <w:spacing w:after="0" w:line="240" w:lineRule="auto"/>
        <w:contextualSpacing/>
        <w:rPr>
          <w:ins w:id="23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235" w:author="Jean-Marc H" w:date="2025-07-13T19:10:00Z" w16du:dateUtc="2025-07-14T00:10:00Z">
            <w:rPr>
              <w:ins w:id="236" w:author="Jean-Marc H" w:date="2025-07-13T18:59:00Z" w16du:dateUtc="2025-07-13T23:59:00Z"/>
            </w:rPr>
          </w:rPrChange>
        </w:rPr>
        <w:pPrChange w:id="237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38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239" w:author="Jean-Marc H" w:date="2025-07-13T19:10:00Z" w16du:dateUtc="2025-07-14T00:10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valid_to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40" w:author="Jean-Marc H" w:date="2025-07-13T19:10:00Z" w16du:dateUtc="2025-07-14T00:10:00Z">
              <w:rPr/>
            </w:rPrChange>
          </w:rPr>
          <w:t>: The datetime value that indicates when the coupon becomes</w:t>
        </w:r>
      </w:ins>
      <w:ins w:id="241" w:author="Jean-Marc H" w:date="2025-07-13T19:09:00Z" w16du:dateUtc="2025-07-14T00:0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42" w:author="Jean-Marc H" w:date="2025-07-13T19:10:00Z" w16du:dateUtc="2025-07-14T00:10:00Z">
              <w:rPr/>
            </w:rPrChange>
          </w:rPr>
          <w:t xml:space="preserve"> </w:t>
        </w:r>
      </w:ins>
      <w:ins w:id="24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44" w:author="Jean-Marc H" w:date="2025-07-13T19:10:00Z" w16du:dateUtc="2025-07-14T00:10:00Z">
              <w:rPr/>
            </w:rPrChange>
          </w:rPr>
          <w:t>invalid.</w:t>
        </w:r>
      </w:ins>
    </w:p>
    <w:p w14:paraId="1CE36E8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45" w:author="Jean-Marc H" w:date="2025-07-13T19:09:00Z" w16du:dateUtc="2025-07-14T00:09:00Z"/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5C12E10A" w14:textId="77777777" w:rsidR="00CB18A8" w:rsidRPr="00CB18A8" w:rsidRDefault="00CB18A8" w:rsidP="00CB18A8">
      <w:pPr>
        <w:numPr>
          <w:ilvl w:val="0"/>
          <w:numId w:val="109"/>
        </w:numPr>
        <w:autoSpaceDE w:val="0"/>
        <w:autoSpaceDN w:val="0"/>
        <w:adjustRightInd w:val="0"/>
        <w:spacing w:after="0" w:line="240" w:lineRule="auto"/>
        <w:contextualSpacing/>
        <w:rPr>
          <w:ins w:id="24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247" w:author="Jean-Marc H" w:date="2025-07-13T19:10:00Z" w16du:dateUtc="2025-07-14T00:10:00Z">
            <w:rPr>
              <w:ins w:id="248" w:author="Jean-Marc H" w:date="2025-07-13T18:59:00Z" w16du:dateUtc="2025-07-13T23:59:00Z"/>
            </w:rPr>
          </w:rPrChange>
        </w:rPr>
        <w:pPrChange w:id="249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5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251" w:author="Jean-Marc H" w:date="2025-07-13T19:10:00Z" w16du:dateUtc="2025-07-14T00:10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discount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52" w:author="Jean-Marc H" w:date="2025-07-13T19:10:00Z" w16du:dateUtc="2025-07-14T00:10:00Z">
              <w:rPr/>
            </w:rPrChange>
          </w:rPr>
          <w:t>: The discount rate to apply (this is a percentage, so it takes</w:t>
        </w:r>
      </w:ins>
      <w:ins w:id="253" w:author="Jean-Marc H" w:date="2025-07-13T19:09:00Z" w16du:dateUtc="2025-07-14T00:0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54" w:author="Jean-Marc H" w:date="2025-07-13T19:10:00Z" w16du:dateUtc="2025-07-14T00:10:00Z">
              <w:rPr/>
            </w:rPrChange>
          </w:rPr>
          <w:t xml:space="preserve"> </w:t>
        </w:r>
      </w:ins>
      <w:ins w:id="25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56" w:author="Jean-Marc H" w:date="2025-07-13T19:10:00Z" w16du:dateUtc="2025-07-14T00:10:00Z">
              <w:rPr/>
            </w:rPrChange>
          </w:rPr>
          <w:t xml:space="preserve">values from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257" w:author="Jean-Marc H" w:date="2025-07-13T19:10:00Z" w16du:dateUtc="2025-07-14T00:10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0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58" w:author="Jean-Marc H" w:date="2025-07-13T19:10:00Z" w16du:dateUtc="2025-07-14T00:10:00Z">
              <w:rPr/>
            </w:rPrChange>
          </w:rPr>
          <w:t xml:space="preserve">to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259" w:author="Jean-Marc H" w:date="2025-07-13T19:10:00Z" w16du:dateUtc="2025-07-14T00:10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100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60" w:author="Jean-Marc H" w:date="2025-07-13T19:10:00Z" w16du:dateUtc="2025-07-14T00:10:00Z">
              <w:rPr/>
            </w:rPrChange>
          </w:rPr>
          <w:t>). You use validators for this field to limit the</w:t>
        </w:r>
      </w:ins>
      <w:ins w:id="261" w:author="Jean-Marc H" w:date="2025-07-13T19:09:00Z" w16du:dateUtc="2025-07-14T00:0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62" w:author="Jean-Marc H" w:date="2025-07-13T19:10:00Z" w16du:dateUtc="2025-07-14T00:10:00Z">
              <w:rPr/>
            </w:rPrChange>
          </w:rPr>
          <w:t xml:space="preserve"> </w:t>
        </w:r>
      </w:ins>
      <w:ins w:id="26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64" w:author="Jean-Marc H" w:date="2025-07-13T19:10:00Z" w16du:dateUtc="2025-07-14T00:10:00Z">
              <w:rPr/>
            </w:rPrChange>
          </w:rPr>
          <w:t>minimum and maximum accepted values.</w:t>
        </w:r>
      </w:ins>
    </w:p>
    <w:p w14:paraId="5B5033D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65" w:author="Jean-Marc H" w:date="2025-07-13T19:09:00Z" w16du:dateUtc="2025-07-14T00:09:00Z"/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2EE1BEEF" w14:textId="77777777" w:rsidR="00CB18A8" w:rsidRPr="00CB18A8" w:rsidRDefault="00CB18A8" w:rsidP="00CB18A8">
      <w:pPr>
        <w:numPr>
          <w:ilvl w:val="0"/>
          <w:numId w:val="109"/>
        </w:numPr>
        <w:autoSpaceDE w:val="0"/>
        <w:autoSpaceDN w:val="0"/>
        <w:adjustRightInd w:val="0"/>
        <w:spacing w:after="0" w:line="240" w:lineRule="auto"/>
        <w:contextualSpacing/>
        <w:rPr>
          <w:ins w:id="26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267" w:author="Jean-Marc H" w:date="2025-07-13T19:10:00Z" w16du:dateUtc="2025-07-14T00:10:00Z">
            <w:rPr>
              <w:ins w:id="268" w:author="Jean-Marc H" w:date="2025-07-13T18:59:00Z" w16du:dateUtc="2025-07-13T23:59:00Z"/>
            </w:rPr>
          </w:rPrChange>
        </w:rPr>
        <w:pPrChange w:id="269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27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271" w:author="Jean-Marc H" w:date="2025-07-13T19:10:00Z" w16du:dateUtc="2025-07-14T00:10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active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272" w:author="Jean-Marc H" w:date="2025-07-13T19:10:00Z" w16du:dateUtc="2025-07-14T00:10:00Z">
              <w:rPr/>
            </w:rPrChange>
          </w:rPr>
          <w:t>: A Boolean that indicates whether the coupon is active.</w:t>
        </w:r>
      </w:ins>
    </w:p>
    <w:p w14:paraId="2566AC0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73" w:author="Jean-Marc H" w:date="2025-07-13T19:10:00Z" w16du:dateUtc="2025-07-14T00:10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EE2037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74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  <w:rPrChange w:id="275" w:author="Jean-Marc H" w:date="2025-07-13T19:10:00Z" w16du:dateUtc="2025-07-14T00:10:00Z">
            <w:rPr>
              <w:ins w:id="276" w:author="Jean-Marc H" w:date="2025-07-13T18:59:00Z" w16du:dateUtc="2025-07-13T23:59:00Z"/>
              <w:rFonts w:ascii="LiberationSerif" w:hAnsi="LiberationSerif" w:cs="LiberationSerif"/>
              <w:color w:val="000000"/>
              <w:kern w:val="0"/>
              <w:sz w:val="30"/>
              <w:szCs w:val="30"/>
            </w:rPr>
          </w:rPrChange>
        </w:rPr>
      </w:pPr>
      <w:ins w:id="27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Run the following command to generate the initial migration for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coupons</w:t>
        </w:r>
      </w:ins>
      <w:ins w:id="278" w:author="Jean-Marc H" w:date="2025-07-13T19:10:00Z" w16du:dateUtc="2025-07-14T00:10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 </w:t>
        </w:r>
      </w:ins>
      <w:ins w:id="27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application:</w:t>
        </w:r>
      </w:ins>
    </w:p>
    <w:p w14:paraId="6FAB1F2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80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81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python manage.py makemigrations</w:t>
        </w:r>
      </w:ins>
    </w:p>
    <w:p w14:paraId="12D6126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82" w:author="Jean-Marc H" w:date="2025-07-13T19:10:00Z" w16du:dateUtc="2025-07-14T00:10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98DA68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8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8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output should include the following lines:</w:t>
        </w:r>
      </w:ins>
    </w:p>
    <w:p w14:paraId="0A3B6FF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85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86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Migrations for 'coupons':</w:t>
        </w:r>
      </w:ins>
    </w:p>
    <w:p w14:paraId="2542995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87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88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coupons/migrations/0001_initial.py</w:t>
        </w:r>
      </w:ins>
    </w:p>
    <w:p w14:paraId="070267B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89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9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- Create model Coupon</w:t>
        </w:r>
      </w:ins>
    </w:p>
    <w:p w14:paraId="0250C22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91" w:author="Jean-Marc H" w:date="2025-07-13T19:10:00Z" w16du:dateUtc="2025-07-14T00:10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F35054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9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9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Then, execute the next command to apply migrations:</w:t>
        </w:r>
      </w:ins>
    </w:p>
    <w:p w14:paraId="6017FD4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94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95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python manage.py migrate</w:t>
        </w:r>
      </w:ins>
    </w:p>
    <w:p w14:paraId="135BD1F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96" w:author="Jean-Marc H" w:date="2025-07-13T19:10:00Z" w16du:dateUtc="2025-07-14T00:10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493271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9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9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should see an output that includes the following line:</w:t>
        </w:r>
      </w:ins>
    </w:p>
    <w:p w14:paraId="5C5014F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99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30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Applying coupons.0001_initial... OK</w:t>
        </w:r>
      </w:ins>
    </w:p>
    <w:p w14:paraId="07423A7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01" w:author="Jean-Marc H" w:date="2025-07-13T19:10:00Z" w16du:dateUtc="2025-07-14T00:10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2CA2AD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02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  <w:rPrChange w:id="303" w:author="Jean-Marc H" w:date="2025-07-13T19:10:00Z" w16du:dateUtc="2025-07-14T00:10:00Z">
            <w:rPr>
              <w:ins w:id="304" w:author="Jean-Marc H" w:date="2025-07-13T18:59:00Z" w16du:dateUtc="2025-07-13T23:59:00Z"/>
              <w:rFonts w:ascii="LiberationSerif" w:hAnsi="LiberationSerif" w:cs="LiberationSerif"/>
              <w:color w:val="000000"/>
              <w:kern w:val="0"/>
              <w:sz w:val="30"/>
              <w:szCs w:val="30"/>
            </w:rPr>
          </w:rPrChange>
        </w:rPr>
      </w:pPr>
      <w:ins w:id="30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migrations have now been applied to the database. Let’s add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Coupon</w:t>
        </w:r>
      </w:ins>
      <w:ins w:id="306" w:author="Jean-Marc H" w:date="2025-07-13T19:10:00Z" w16du:dateUtc="2025-07-14T00:10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 </w:t>
        </w:r>
      </w:ins>
      <w:ins w:id="30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model to the administration site. 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admin.py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file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coupons</w:t>
        </w:r>
      </w:ins>
      <w:ins w:id="308" w:author="Jean-Marc H" w:date="2025-07-13T19:10:00Z" w16du:dateUtc="2025-07-14T00:10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 </w:t>
        </w:r>
      </w:ins>
      <w:ins w:id="30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add the following code to it:</w:t>
        </w:r>
      </w:ins>
    </w:p>
    <w:p w14:paraId="70DB6A9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1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31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django.contrib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admin</w:t>
        </w:r>
      </w:ins>
    </w:p>
    <w:p w14:paraId="2C957BA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1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313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.models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Coupon</w:t>
        </w:r>
      </w:ins>
    </w:p>
    <w:p w14:paraId="7DB46F5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14" w:author="Jean-Marc H" w:date="2025-07-13T18:59:00Z" w16du:dateUtc="2025-07-13T23:59:00Z"/>
          <w:rFonts w:ascii="LiberationMono" w:hAnsi="LiberationMono" w:cs="LiberationMono"/>
          <w:color w:val="4078F3"/>
          <w:kern w:val="0"/>
          <w:sz w:val="22"/>
          <w:szCs w:val="22"/>
        </w:rPr>
      </w:pPr>
      <w:ins w:id="315" w:author="Jean-Marc H" w:date="2025-07-13T18:59:00Z" w16du:dateUtc="2025-07-13T23:59:00Z"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@admin.register(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Coupon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)</w:t>
        </w:r>
      </w:ins>
    </w:p>
    <w:p w14:paraId="0E1FF14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1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317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class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CouponAdmin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(admin.ModelAdmin):</w:t>
        </w:r>
      </w:ins>
    </w:p>
    <w:p w14:paraId="7A785C7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31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319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2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list_display = [</w:t>
        </w:r>
      </w:ins>
    </w:p>
    <w:p w14:paraId="767FAD4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32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322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23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lastRenderedPageBreak/>
          <w:t>'code'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1B2830D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32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325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26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'valid_from'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6FE5DE0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32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328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29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'valid_to'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60828D8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33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331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32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'discount'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0B7D354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333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  <w:pPrChange w:id="334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35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'active'</w:t>
        </w:r>
      </w:ins>
    </w:p>
    <w:p w14:paraId="5D71196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33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337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3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</w:t>
        </w:r>
      </w:ins>
    </w:p>
    <w:p w14:paraId="56E8DBB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33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340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4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list_filter = 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'active'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,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'valid_from'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,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'valid_to'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</w:t>
        </w:r>
      </w:ins>
    </w:p>
    <w:p w14:paraId="3E40C32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34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343" w:author="Jean-Marc H" w:date="2025-07-13T19:10:00Z" w16du:dateUtc="2025-07-14T00:1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4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search_fields = 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'code'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</w:t>
        </w:r>
      </w:ins>
    </w:p>
    <w:p w14:paraId="558BB5A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45" w:author="Jean-Marc H" w:date="2025-07-13T19:10:00Z" w16du:dateUtc="2025-07-14T00:10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BC5165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4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34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model is now registered on the administration site. Ensure that</w:t>
        </w:r>
      </w:ins>
      <w:ins w:id="348" w:author="Jean-Marc H" w:date="2025-07-13T19:10:00Z" w16du:dateUtc="2025-07-14T00:10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34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your local server is running with the following command:</w:t>
        </w:r>
      </w:ins>
    </w:p>
    <w:p w14:paraId="02F6204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50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351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python manage.py runserver</w:t>
        </w:r>
      </w:ins>
    </w:p>
    <w:p w14:paraId="3741319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52" w:author="Jean-Marc H" w:date="2025-07-13T19:11:00Z" w16du:dateUtc="2025-07-14T00:11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B173F2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5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35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Open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http://127.0.0.1:8000/admin/coupons/coupon/add/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your browser.</w:t>
        </w:r>
      </w:ins>
    </w:p>
    <w:p w14:paraId="25DD88F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55" w:author="Jean-Marc H" w:date="2025-07-13T19:11:00Z" w16du:dateUtc="2025-07-14T00:11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35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should see the following form:</w:t>
        </w:r>
      </w:ins>
    </w:p>
    <w:p w14:paraId="3EDD2DF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35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  <w:pPrChange w:id="358" w:author="Jean-Marc H" w:date="2025-07-13T19:11:00Z" w16du:dateUtc="2025-07-14T00:1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59" w:author="Jean-Marc H" w:date="2025-07-13T19:11:00Z" w16du:dateUtc="2025-07-14T00:11:00Z">
        <w:r w:rsidRPr="00CB18A8">
          <w:rPr>
            <w:rFonts w:ascii="LiberationSerif" w:hAnsi="LiberationSerif" w:cs="LiberationSerif"/>
            <w:noProof/>
            <w:color w:val="000000"/>
            <w:kern w:val="0"/>
            <w:sz w:val="30"/>
            <w:szCs w:val="30"/>
          </w:rPr>
          <w:drawing>
            <wp:inline distT="0" distB="0" distL="0" distR="0" wp14:anchorId="541339AC" wp14:editId="00986E81">
              <wp:extent cx="5082540" cy="5600700"/>
              <wp:effectExtent l="0" t="0" r="3810" b="0"/>
              <wp:docPr id="203221888" name="Picture 1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4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82540" cy="560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63A728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360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  <w:pPrChange w:id="361" w:author="Jean-Marc H" w:date="2025-07-13T19:11:00Z" w16du:dateUtc="2025-07-14T00:1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62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10.2: The Add coupon form on the Django administration site</w:t>
        </w:r>
      </w:ins>
    </w:p>
    <w:p w14:paraId="4B490F5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63" w:author="Jean-Marc H" w:date="2025-07-13T19:11:00Z" w16du:dateUtc="2025-07-14T00:11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CDE7C6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6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36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>Fill in the form to create a new coupon that is valid for the current date.</w:t>
        </w:r>
      </w:ins>
    </w:p>
    <w:p w14:paraId="0E58838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66" w:author="Jean-Marc H" w:date="2025-07-13T19:11:00Z" w16du:dateUtc="2025-07-14T00:11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36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Make sure that you check the </w:t>
        </w:r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 xml:space="preserve">Active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checkbox, and click the </w:t>
        </w:r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 xml:space="preserve">SAVE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button.</w:t>
        </w:r>
      </w:ins>
      <w:ins w:id="368" w:author="Jean-Marc H" w:date="2025-07-13T19:11:00Z" w16du:dateUtc="2025-07-14T00:1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369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 xml:space="preserve">Figure 10.3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shows an example of creating a coupon:</w:t>
        </w:r>
      </w:ins>
    </w:p>
    <w:p w14:paraId="74BA4CF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7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371" w:author="Jean-Marc H" w:date="2025-07-13T19:11:00Z" w16du:dateUtc="2025-07-14T00:11:00Z">
        <w:r w:rsidRPr="00CB18A8">
          <w:rPr>
            <w:rFonts w:ascii="LiberationSerif" w:hAnsi="LiberationSerif" w:cs="LiberationSerif"/>
            <w:noProof/>
            <w:color w:val="000000"/>
            <w:kern w:val="0"/>
            <w:sz w:val="30"/>
            <w:szCs w:val="30"/>
          </w:rPr>
          <w:drawing>
            <wp:inline distT="0" distB="0" distL="0" distR="0" wp14:anchorId="72D3F75E" wp14:editId="48C5CD4E">
              <wp:extent cx="5113020" cy="4739640"/>
              <wp:effectExtent l="0" t="0" r="0" b="3810"/>
              <wp:docPr id="1118973554" name="Picture 1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13020" cy="4739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A26D2A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372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  <w:pPrChange w:id="373" w:author="Jean-Marc H" w:date="2025-07-13T19:11:00Z" w16du:dateUtc="2025-07-14T00:1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74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10.3: The Add coupon form with sample data</w:t>
        </w:r>
      </w:ins>
    </w:p>
    <w:p w14:paraId="2E6B47E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75" w:author="Jean-Marc H" w:date="2025-07-13T19:11:00Z" w16du:dateUtc="2025-07-14T00:11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4B315F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76" w:author="Jean-Marc H" w:date="2025-07-13T19:11:00Z" w16du:dateUtc="2025-07-14T00:11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37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After creating the coupon, the coupon change list page on the administration</w:t>
        </w:r>
      </w:ins>
      <w:ins w:id="378" w:author="Jean-Marc H" w:date="2025-07-13T19:11:00Z" w16du:dateUtc="2025-07-14T00:1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37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site will look similar to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Figure 10.4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:</w:t>
        </w:r>
      </w:ins>
    </w:p>
    <w:p w14:paraId="455F119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38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  <w:pPrChange w:id="381" w:author="Jean-Marc H" w:date="2025-07-13T19:12:00Z" w16du:dateUtc="2025-07-14T00:12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82" w:author="Jean-Marc H" w:date="2025-07-13T19:12:00Z" w16du:dateUtc="2025-07-14T00:12:00Z">
        <w:r w:rsidRPr="00CB18A8">
          <w:rPr>
            <w:rFonts w:ascii="LiberationSerif" w:hAnsi="LiberationSerif" w:cs="LiberationSerif"/>
            <w:noProof/>
            <w:color w:val="000000"/>
            <w:kern w:val="0"/>
            <w:sz w:val="30"/>
            <w:szCs w:val="30"/>
          </w:rPr>
          <w:drawing>
            <wp:inline distT="0" distB="0" distL="0" distR="0" wp14:anchorId="67620DF6" wp14:editId="37BE9466">
              <wp:extent cx="6697980" cy="2606040"/>
              <wp:effectExtent l="0" t="0" r="7620" b="3810"/>
              <wp:docPr id="77125181" name="Picture 1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97980" cy="260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B323AF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383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  <w:pPrChange w:id="384" w:author="Jean-Marc H" w:date="2025-07-13T19:12:00Z" w16du:dateUtc="2025-07-14T00:12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385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10.4: The coupon change list page on the Django administration site</w:t>
        </w:r>
      </w:ins>
    </w:p>
    <w:p w14:paraId="010D44F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86" w:author="Jean-Marc H" w:date="2025-07-13T19:12:00Z" w16du:dateUtc="2025-07-14T00:12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38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>Next, we will implement the functionality to apply coupons to the shopping</w:t>
        </w:r>
      </w:ins>
      <w:ins w:id="388" w:author="Jean-Marc H" w:date="2025-07-13T19:12:00Z" w16du:dateUtc="2025-07-14T00:1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38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cart.</w:t>
        </w:r>
      </w:ins>
    </w:p>
    <w:p w14:paraId="751C725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9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F5BDBB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91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49"/>
          <w:szCs w:val="49"/>
        </w:rPr>
      </w:pPr>
      <w:ins w:id="392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Applying a coupon to the</w:t>
        </w:r>
      </w:ins>
      <w:ins w:id="393" w:author="Jean-Marc H" w:date="2025-07-13T19:12:00Z" w16du:dateUtc="2025-07-14T00:12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 xml:space="preserve"> </w:t>
        </w:r>
      </w:ins>
      <w:ins w:id="394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shopping cart</w:t>
        </w:r>
      </w:ins>
    </w:p>
    <w:p w14:paraId="6209960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9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39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can store new coupons and make queries to retrieve existing coupons.</w:t>
        </w:r>
      </w:ins>
    </w:p>
    <w:p w14:paraId="24CDAFD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39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39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Now you need a way for customers to apply coupons to their purchases. The</w:t>
        </w:r>
      </w:ins>
      <w:ins w:id="399" w:author="Jean-Marc H" w:date="2025-07-13T19:12:00Z" w16du:dateUtc="2025-07-14T00:1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40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functionality to apply a coupon would be as follows:</w:t>
        </w:r>
      </w:ins>
    </w:p>
    <w:p w14:paraId="01DF730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01" w:author="Jean-Marc H" w:date="2025-07-13T19:12:00Z" w16du:dateUtc="2025-07-14T00:12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44D3FB7" w14:textId="77777777" w:rsidR="00CB18A8" w:rsidRPr="00CB18A8" w:rsidRDefault="00CB18A8" w:rsidP="00CB18A8">
      <w:pPr>
        <w:numPr>
          <w:ilvl w:val="0"/>
          <w:numId w:val="110"/>
        </w:numPr>
        <w:autoSpaceDE w:val="0"/>
        <w:autoSpaceDN w:val="0"/>
        <w:adjustRightInd w:val="0"/>
        <w:spacing w:after="0" w:line="240" w:lineRule="auto"/>
        <w:contextualSpacing/>
        <w:rPr>
          <w:ins w:id="40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403" w:author="Jean-Marc H" w:date="2025-07-13T19:13:00Z" w16du:dateUtc="2025-07-14T00:13:00Z">
            <w:rPr>
              <w:ins w:id="404" w:author="Jean-Marc H" w:date="2025-07-13T18:59:00Z" w16du:dateUtc="2025-07-13T23:59:00Z"/>
            </w:rPr>
          </w:rPrChange>
        </w:rPr>
        <w:pPrChange w:id="405" w:author="Jean-Marc H" w:date="2025-07-13T19:13:00Z" w16du:dateUtc="2025-07-14T00:13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40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07" w:author="Jean-Marc H" w:date="2025-07-13T19:13:00Z" w16du:dateUtc="2025-07-14T00:13:00Z">
              <w:rPr/>
            </w:rPrChange>
          </w:rPr>
          <w:t>The user adds products to the shopping cart.</w:t>
        </w:r>
      </w:ins>
    </w:p>
    <w:p w14:paraId="52923DB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08" w:author="Jean-Marc H" w:date="2025-07-13T19:12:00Z" w16du:dateUtc="2025-07-14T00:12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F55F449" w14:textId="77777777" w:rsidR="00CB18A8" w:rsidRPr="00CB18A8" w:rsidRDefault="00CB18A8" w:rsidP="00CB18A8">
      <w:pPr>
        <w:numPr>
          <w:ilvl w:val="0"/>
          <w:numId w:val="110"/>
        </w:numPr>
        <w:autoSpaceDE w:val="0"/>
        <w:autoSpaceDN w:val="0"/>
        <w:adjustRightInd w:val="0"/>
        <w:spacing w:after="0" w:line="240" w:lineRule="auto"/>
        <w:contextualSpacing/>
        <w:rPr>
          <w:ins w:id="40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410" w:author="Jean-Marc H" w:date="2025-07-13T19:13:00Z" w16du:dateUtc="2025-07-14T00:13:00Z">
            <w:rPr>
              <w:ins w:id="411" w:author="Jean-Marc H" w:date="2025-07-13T18:59:00Z" w16du:dateUtc="2025-07-13T23:59:00Z"/>
            </w:rPr>
          </w:rPrChange>
        </w:rPr>
        <w:pPrChange w:id="412" w:author="Jean-Marc H" w:date="2025-07-13T19:13:00Z" w16du:dateUtc="2025-07-14T00:13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41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14" w:author="Jean-Marc H" w:date="2025-07-13T19:13:00Z" w16du:dateUtc="2025-07-14T00:13:00Z">
              <w:rPr/>
            </w:rPrChange>
          </w:rPr>
          <w:t>The user can enter a coupon code in a form displayed on the shopping</w:t>
        </w:r>
      </w:ins>
      <w:ins w:id="415" w:author="Jean-Marc H" w:date="2025-07-13T19:12:00Z" w16du:dateUtc="2025-07-14T00:1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16" w:author="Jean-Marc H" w:date="2025-07-13T19:13:00Z" w16du:dateUtc="2025-07-14T00:13:00Z">
              <w:rPr/>
            </w:rPrChange>
          </w:rPr>
          <w:t xml:space="preserve"> </w:t>
        </w:r>
      </w:ins>
      <w:ins w:id="41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18" w:author="Jean-Marc H" w:date="2025-07-13T19:13:00Z" w16du:dateUtc="2025-07-14T00:13:00Z">
              <w:rPr/>
            </w:rPrChange>
          </w:rPr>
          <w:t>cart details page.</w:t>
        </w:r>
      </w:ins>
    </w:p>
    <w:p w14:paraId="2F8982D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19" w:author="Jean-Marc H" w:date="2025-07-13T19:12:00Z" w16du:dateUtc="2025-07-14T00:12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96C4DCA" w14:textId="77777777" w:rsidR="00CB18A8" w:rsidRPr="00CB18A8" w:rsidRDefault="00CB18A8" w:rsidP="00CB18A8">
      <w:pPr>
        <w:numPr>
          <w:ilvl w:val="0"/>
          <w:numId w:val="110"/>
        </w:numPr>
        <w:autoSpaceDE w:val="0"/>
        <w:autoSpaceDN w:val="0"/>
        <w:adjustRightInd w:val="0"/>
        <w:spacing w:after="0" w:line="240" w:lineRule="auto"/>
        <w:contextualSpacing/>
        <w:rPr>
          <w:ins w:id="42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421" w:author="Jean-Marc H" w:date="2025-07-13T19:13:00Z" w16du:dateUtc="2025-07-14T00:13:00Z">
            <w:rPr>
              <w:ins w:id="422" w:author="Jean-Marc H" w:date="2025-07-13T18:59:00Z" w16du:dateUtc="2025-07-13T23:59:00Z"/>
            </w:rPr>
          </w:rPrChange>
        </w:rPr>
        <w:pPrChange w:id="423" w:author="Jean-Marc H" w:date="2025-07-13T19:13:00Z" w16du:dateUtc="2025-07-14T00:13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42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25" w:author="Jean-Marc H" w:date="2025-07-13T19:13:00Z" w16du:dateUtc="2025-07-14T00:13:00Z">
              <w:rPr/>
            </w:rPrChange>
          </w:rPr>
          <w:t>When the user enters a coupon code and submits the form, you look for</w:t>
        </w:r>
      </w:ins>
      <w:ins w:id="426" w:author="Jean-Marc H" w:date="2025-07-13T19:12:00Z" w16du:dateUtc="2025-07-14T00:1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27" w:author="Jean-Marc H" w:date="2025-07-13T19:13:00Z" w16du:dateUtc="2025-07-14T00:13:00Z">
              <w:rPr/>
            </w:rPrChange>
          </w:rPr>
          <w:t xml:space="preserve"> </w:t>
        </w:r>
      </w:ins>
      <w:ins w:id="42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29" w:author="Jean-Marc H" w:date="2025-07-13T19:13:00Z" w16du:dateUtc="2025-07-14T00:13:00Z">
              <w:rPr/>
            </w:rPrChange>
          </w:rPr>
          <w:t>an existing coupon with the given code that is currently valid. You have</w:t>
        </w:r>
      </w:ins>
      <w:ins w:id="430" w:author="Jean-Marc H" w:date="2025-07-13T19:12:00Z" w16du:dateUtc="2025-07-14T00:1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31" w:author="Jean-Marc H" w:date="2025-07-13T19:13:00Z" w16du:dateUtc="2025-07-14T00:13:00Z">
              <w:rPr/>
            </w:rPrChange>
          </w:rPr>
          <w:t xml:space="preserve"> </w:t>
        </w:r>
      </w:ins>
      <w:ins w:id="43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33" w:author="Jean-Marc H" w:date="2025-07-13T19:13:00Z" w16du:dateUtc="2025-07-14T00:13:00Z">
              <w:rPr/>
            </w:rPrChange>
          </w:rPr>
          <w:t>to check that the coupon code matches the one entered by the user, that</w:t>
        </w:r>
      </w:ins>
      <w:ins w:id="434" w:author="Jean-Marc H" w:date="2025-07-13T19:12:00Z" w16du:dateUtc="2025-07-14T00:1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35" w:author="Jean-Marc H" w:date="2025-07-13T19:13:00Z" w16du:dateUtc="2025-07-14T00:13:00Z">
              <w:rPr/>
            </w:rPrChange>
          </w:rPr>
          <w:t xml:space="preserve"> </w:t>
        </w:r>
      </w:ins>
      <w:ins w:id="43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37" w:author="Jean-Marc H" w:date="2025-07-13T19:13:00Z" w16du:dateUtc="2025-07-14T00:13:00Z">
              <w:rPr/>
            </w:rPrChange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438" w:author="Jean-Marc H" w:date="2025-07-13T19:13:00Z" w16du:dateUtc="2025-07-14T00:13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active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39" w:author="Jean-Marc H" w:date="2025-07-13T19:13:00Z" w16du:dateUtc="2025-07-14T00:13:00Z">
              <w:rPr/>
            </w:rPrChange>
          </w:rPr>
          <w:t xml:space="preserve">attribute is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440" w:author="Jean-Marc H" w:date="2025-07-13T19:13:00Z" w16du:dateUtc="2025-07-14T00:13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True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41" w:author="Jean-Marc H" w:date="2025-07-13T19:13:00Z" w16du:dateUtc="2025-07-14T00:13:00Z">
              <w:rPr/>
            </w:rPrChange>
          </w:rPr>
          <w:t>, and that the current datetime is between</w:t>
        </w:r>
      </w:ins>
      <w:ins w:id="442" w:author="Jean-Marc H" w:date="2025-07-13T19:12:00Z" w16du:dateUtc="2025-07-14T00:1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43" w:author="Jean-Marc H" w:date="2025-07-13T19:13:00Z" w16du:dateUtc="2025-07-14T00:13:00Z">
              <w:rPr/>
            </w:rPrChange>
          </w:rPr>
          <w:t xml:space="preserve"> </w:t>
        </w:r>
      </w:ins>
      <w:ins w:id="44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45" w:author="Jean-Marc H" w:date="2025-07-13T19:13:00Z" w16du:dateUtc="2025-07-14T00:13:00Z">
              <w:rPr/>
            </w:rPrChange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446" w:author="Jean-Marc H" w:date="2025-07-13T19:13:00Z" w16du:dateUtc="2025-07-14T00:13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valid_from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47" w:author="Jean-Marc H" w:date="2025-07-13T19:13:00Z" w16du:dateUtc="2025-07-14T00:13:00Z">
              <w:rPr/>
            </w:rPrChange>
          </w:rPr>
          <w:t xml:space="preserve">and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448" w:author="Jean-Marc H" w:date="2025-07-13T19:13:00Z" w16du:dateUtc="2025-07-14T00:13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valid_to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49" w:author="Jean-Marc H" w:date="2025-07-13T19:13:00Z" w16du:dateUtc="2025-07-14T00:13:00Z">
              <w:rPr/>
            </w:rPrChange>
          </w:rPr>
          <w:t>values.</w:t>
        </w:r>
      </w:ins>
    </w:p>
    <w:p w14:paraId="5AF10B4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50" w:author="Jean-Marc H" w:date="2025-07-13T19:12:00Z" w16du:dateUtc="2025-07-14T00:12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C49CAC0" w14:textId="77777777" w:rsidR="00CB18A8" w:rsidRPr="00CB18A8" w:rsidRDefault="00CB18A8" w:rsidP="00CB18A8">
      <w:pPr>
        <w:numPr>
          <w:ilvl w:val="0"/>
          <w:numId w:val="110"/>
        </w:numPr>
        <w:autoSpaceDE w:val="0"/>
        <w:autoSpaceDN w:val="0"/>
        <w:adjustRightInd w:val="0"/>
        <w:spacing w:after="0" w:line="240" w:lineRule="auto"/>
        <w:contextualSpacing/>
        <w:rPr>
          <w:ins w:id="45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452" w:author="Jean-Marc H" w:date="2025-07-13T19:13:00Z" w16du:dateUtc="2025-07-14T00:13:00Z">
            <w:rPr>
              <w:ins w:id="453" w:author="Jean-Marc H" w:date="2025-07-13T18:59:00Z" w16du:dateUtc="2025-07-13T23:59:00Z"/>
            </w:rPr>
          </w:rPrChange>
        </w:rPr>
        <w:pPrChange w:id="454" w:author="Jean-Marc H" w:date="2025-07-13T19:13:00Z" w16du:dateUtc="2025-07-14T00:13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45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56" w:author="Jean-Marc H" w:date="2025-07-13T19:13:00Z" w16du:dateUtc="2025-07-14T00:13:00Z">
              <w:rPr/>
            </w:rPrChange>
          </w:rPr>
          <w:t>If a coupon is found, you save it in the user’s session and display the</w:t>
        </w:r>
      </w:ins>
      <w:ins w:id="457" w:author="Jean-Marc H" w:date="2025-07-13T19:12:00Z" w16du:dateUtc="2025-07-14T00:12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58" w:author="Jean-Marc H" w:date="2025-07-13T19:13:00Z" w16du:dateUtc="2025-07-14T00:13:00Z">
              <w:rPr/>
            </w:rPrChange>
          </w:rPr>
          <w:t xml:space="preserve"> </w:t>
        </w:r>
      </w:ins>
      <w:ins w:id="45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60" w:author="Jean-Marc H" w:date="2025-07-13T19:13:00Z" w16du:dateUtc="2025-07-14T00:13:00Z">
              <w:rPr/>
            </w:rPrChange>
          </w:rPr>
          <w:t>cart, including the discount applied to it and the updated total amount.</w:t>
        </w:r>
      </w:ins>
    </w:p>
    <w:p w14:paraId="65F4178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61" w:author="Jean-Marc H" w:date="2025-07-13T19:13:00Z" w16du:dateUtc="2025-07-14T00:13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03809A2" w14:textId="77777777" w:rsidR="00CB18A8" w:rsidRPr="00CB18A8" w:rsidRDefault="00CB18A8" w:rsidP="00CB18A8">
      <w:pPr>
        <w:numPr>
          <w:ilvl w:val="0"/>
          <w:numId w:val="110"/>
        </w:numPr>
        <w:autoSpaceDE w:val="0"/>
        <w:autoSpaceDN w:val="0"/>
        <w:adjustRightInd w:val="0"/>
        <w:spacing w:after="0" w:line="240" w:lineRule="auto"/>
        <w:contextualSpacing/>
        <w:rPr>
          <w:ins w:id="462" w:author="Jean-Marc H" w:date="2025-07-13T19:13:00Z" w16du:dateUtc="2025-07-14T00:13:00Z"/>
          <w:rFonts w:ascii="LiberationSerif" w:hAnsi="LiberationSerif" w:cs="LiberationSerif"/>
          <w:color w:val="000000"/>
          <w:kern w:val="0"/>
          <w:sz w:val="30"/>
          <w:szCs w:val="30"/>
          <w:rPrChange w:id="463" w:author="Jean-Marc H" w:date="2025-07-13T19:13:00Z" w16du:dateUtc="2025-07-14T00:13:00Z">
            <w:rPr>
              <w:ins w:id="464" w:author="Jean-Marc H" w:date="2025-07-13T19:13:00Z" w16du:dateUtc="2025-07-14T00:13:00Z"/>
            </w:rPr>
          </w:rPrChange>
        </w:rPr>
        <w:pPrChange w:id="465" w:author="Jean-Marc H" w:date="2025-07-13T19:13:00Z" w16du:dateUtc="2025-07-14T00:13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46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67" w:author="Jean-Marc H" w:date="2025-07-13T19:13:00Z" w16du:dateUtc="2025-07-14T00:13:00Z">
              <w:rPr/>
            </w:rPrChange>
          </w:rPr>
          <w:t>When the user places an order, you save the coupon to the given order.</w:t>
        </w:r>
      </w:ins>
      <w:ins w:id="468" w:author="Jean-Marc H" w:date="2025-07-13T19:13:00Z" w16du:dateUtc="2025-07-14T00:13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469" w:author="Jean-Marc H" w:date="2025-07-13T19:13:00Z" w16du:dateUtc="2025-07-14T00:13:00Z">
              <w:rPr/>
            </w:rPrChange>
          </w:rPr>
          <w:t xml:space="preserve"> </w:t>
        </w:r>
      </w:ins>
    </w:p>
    <w:p w14:paraId="60D6796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70" w:author="Jean-Marc H" w:date="2025-07-13T19:13:00Z" w16du:dateUtc="2025-07-14T00:13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EFC06F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71" w:author="Jean-Marc H" w:date="2025-07-13T19:13:00Z" w16du:dateUtc="2025-07-14T00:13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47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Create a new file inside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directory and name it</w:t>
        </w:r>
      </w:ins>
      <w:ins w:id="473" w:author="Jean-Marc H" w:date="2025-07-13T19:13:00Z" w16du:dateUtc="2025-07-14T00:13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47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forms.py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</w:p>
    <w:p w14:paraId="45A3DB1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7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47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Add the following code to it:</w:t>
        </w:r>
      </w:ins>
    </w:p>
    <w:p w14:paraId="3A18E56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7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478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django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forms</w:t>
        </w:r>
      </w:ins>
    </w:p>
    <w:p w14:paraId="6824CD3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7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48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class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CouponApplyForm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(forms.Form):</w:t>
        </w:r>
      </w:ins>
    </w:p>
    <w:p w14:paraId="66E2D24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48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482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48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code = forms.CharField()</w:t>
        </w:r>
      </w:ins>
    </w:p>
    <w:p w14:paraId="26A92F2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84" w:author="Jean-Marc H" w:date="2025-07-13T19:14:00Z" w16du:dateUtc="2025-07-14T00:14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382CAB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8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48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This is the form that you are going to use for the user to enter a coupon code.</w:t>
        </w:r>
      </w:ins>
    </w:p>
    <w:p w14:paraId="0BA7259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8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48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views.py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file inside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add the following</w:t>
        </w:r>
      </w:ins>
      <w:ins w:id="489" w:author="Jean-Marc H" w:date="2025-07-13T19:14:00Z" w16du:dateUtc="2025-07-14T00:14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49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code to it:</w:t>
        </w:r>
      </w:ins>
    </w:p>
    <w:p w14:paraId="2659252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9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492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django.shortcuts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redirect</w:t>
        </w:r>
      </w:ins>
    </w:p>
    <w:p w14:paraId="44F2740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9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494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django.utils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timezone</w:t>
        </w:r>
      </w:ins>
    </w:p>
    <w:p w14:paraId="245AE36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9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496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django.views.decorators.http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require_POST</w:t>
        </w:r>
      </w:ins>
    </w:p>
    <w:p w14:paraId="4DD1ACB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9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498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.forms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CouponApplyForm</w:t>
        </w:r>
      </w:ins>
    </w:p>
    <w:p w14:paraId="7FDCF12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49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50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.models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Coupon</w:t>
        </w:r>
      </w:ins>
    </w:p>
    <w:p w14:paraId="5A1D4AB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01" w:author="Jean-Marc H" w:date="2025-07-13T18:59:00Z" w16du:dateUtc="2025-07-13T23:59:00Z"/>
          <w:rFonts w:ascii="LiberationMono" w:hAnsi="LiberationMono" w:cs="LiberationMono"/>
          <w:color w:val="4078F3"/>
          <w:kern w:val="0"/>
          <w:sz w:val="22"/>
          <w:szCs w:val="22"/>
        </w:rPr>
      </w:pPr>
      <w:ins w:id="502" w:author="Jean-Marc H" w:date="2025-07-13T18:59:00Z" w16du:dateUtc="2025-07-13T23:59:00Z"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@require_POST</w:t>
        </w:r>
      </w:ins>
    </w:p>
    <w:p w14:paraId="30C8935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0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504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coupon_apply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(request):</w:t>
        </w:r>
      </w:ins>
    </w:p>
    <w:p w14:paraId="19C86AC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50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506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0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now = timezone.now()</w:t>
        </w:r>
      </w:ins>
    </w:p>
    <w:p w14:paraId="38B56B2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50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509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1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form = CouponApplyForm(request.POST)</w:t>
        </w:r>
      </w:ins>
    </w:p>
    <w:p w14:paraId="22DB76C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51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512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13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form.is_valid():</w:t>
        </w:r>
      </w:ins>
    </w:p>
    <w:p w14:paraId="5867929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51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515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1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code = form.cleaned_data[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'code'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</w:t>
        </w:r>
      </w:ins>
    </w:p>
    <w:p w14:paraId="186EB75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51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518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19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>try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6A7B74D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52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521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2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lastRenderedPageBreak/>
          <w:t>coupon = Coupon.objects.get(</w:t>
        </w:r>
      </w:ins>
    </w:p>
    <w:p w14:paraId="1D3D605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52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524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2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code__iexact=code,</w:t>
        </w:r>
      </w:ins>
    </w:p>
    <w:p w14:paraId="56A5274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52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527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2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valid_from__lte=now,</w:t>
        </w:r>
      </w:ins>
    </w:p>
    <w:p w14:paraId="18E14B9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52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530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3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valid_to__gte=now,</w:t>
        </w:r>
      </w:ins>
    </w:p>
    <w:p w14:paraId="161E273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532" w:author="Jean-Marc H" w:date="2025-07-13T18:59:00Z" w16du:dateUtc="2025-07-13T23:59:00Z"/>
          <w:rFonts w:ascii="LiberationMono" w:hAnsi="LiberationMono" w:cs="LiberationMono"/>
          <w:color w:val="0185BC"/>
          <w:kern w:val="0"/>
          <w:sz w:val="22"/>
          <w:szCs w:val="22"/>
        </w:rPr>
        <w:pPrChange w:id="533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3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active=</w:t>
        </w:r>
        <w:r w:rsidRPr="00CB18A8">
          <w:rPr>
            <w:rFonts w:ascii="LiberationMono" w:hAnsi="LiberationMono" w:cs="LiberationMono"/>
            <w:color w:val="0185BC"/>
            <w:kern w:val="0"/>
            <w:sz w:val="22"/>
            <w:szCs w:val="22"/>
          </w:rPr>
          <w:t>True</w:t>
        </w:r>
      </w:ins>
    </w:p>
    <w:p w14:paraId="1DD4364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53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536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3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71327FC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538" w:author="Jean-Marc H" w:date="2025-07-13T18:59:00Z" w16du:dateUtc="2025-07-13T23:59:00Z"/>
          <w:rFonts w:ascii="LiberationMono" w:hAnsi="LiberationMono" w:cs="LiberationMono"/>
          <w:color w:val="C28501"/>
          <w:kern w:val="0"/>
          <w:sz w:val="22"/>
          <w:szCs w:val="22"/>
        </w:rPr>
        <w:pPrChange w:id="539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4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request.session[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'coupon_id'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 = coupon.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</w:ins>
    </w:p>
    <w:p w14:paraId="395CF48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4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542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except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Coupon.DoesNotExist:</w:t>
        </w:r>
      </w:ins>
    </w:p>
    <w:p w14:paraId="3E1D7CA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/>
        <w:rPr>
          <w:ins w:id="543" w:author="Jean-Marc H" w:date="2025-07-13T18:59:00Z" w16du:dateUtc="2025-07-13T23:59:00Z"/>
          <w:rFonts w:ascii="LiberationMono" w:hAnsi="LiberationMono" w:cs="LiberationMono"/>
          <w:color w:val="0185BC"/>
          <w:kern w:val="0"/>
          <w:sz w:val="22"/>
          <w:szCs w:val="22"/>
        </w:rPr>
        <w:pPrChange w:id="544" w:author="Jean-Marc H" w:date="2025-07-13T19:14:00Z" w16du:dateUtc="2025-07-14T00:14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4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request.session[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'coupon_id'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] = </w:t>
        </w:r>
        <w:r w:rsidRPr="00CB18A8">
          <w:rPr>
            <w:rFonts w:ascii="LiberationMono" w:hAnsi="LiberationMono" w:cs="LiberationMono"/>
            <w:color w:val="0185BC"/>
            <w:kern w:val="0"/>
            <w:sz w:val="22"/>
            <w:szCs w:val="22"/>
          </w:rPr>
          <w:t>None</w:t>
        </w:r>
      </w:ins>
    </w:p>
    <w:p w14:paraId="0C436FC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4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547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redirect(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'cart:cart_detail'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1223003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48" w:author="Jean-Marc H" w:date="2025-07-13T19:14:00Z" w16du:dateUtc="2025-07-14T00:14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3CC84F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4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55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coupon_apply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 validates the coupon and stores it in the user’s</w:t>
        </w:r>
      </w:ins>
      <w:ins w:id="551" w:author="Jean-Marc H" w:date="2025-07-13T19:14:00Z" w16du:dateUtc="2025-07-14T00:14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5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session. You apply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require_POST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decorator to this view to restrict it to</w:t>
        </w:r>
      </w:ins>
      <w:ins w:id="553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5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POST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requests. In the view, you perform the following tasks:</w:t>
        </w:r>
      </w:ins>
    </w:p>
    <w:p w14:paraId="3816C88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55" w:author="Jean-Marc H" w:date="2025-07-13T19:15:00Z" w16du:dateUtc="2025-07-14T00:15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D17F57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55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  <w:pPrChange w:id="557" w:author="Jean-Marc H" w:date="2025-07-13T19:15:00Z" w16du:dateUtc="2025-07-14T00:1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5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1. You instantiate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CouponApplyForm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form using the posted data and</w:t>
        </w:r>
      </w:ins>
      <w:ins w:id="559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6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check that the form is valid.</w:t>
        </w:r>
      </w:ins>
    </w:p>
    <w:p w14:paraId="7B303A2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561" w:author="Jean-Marc H" w:date="2025-07-13T19:15:00Z" w16du:dateUtc="2025-07-14T00:15:00Z"/>
          <w:rFonts w:ascii="LiberationSerif" w:hAnsi="LiberationSerif" w:cs="LiberationSerif"/>
          <w:color w:val="000000"/>
          <w:kern w:val="0"/>
          <w:sz w:val="30"/>
          <w:szCs w:val="30"/>
        </w:rPr>
        <w:pPrChange w:id="562" w:author="Jean-Marc H" w:date="2025-07-13T19:15:00Z" w16du:dateUtc="2025-07-14T00:15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14:paraId="0432FFC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56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  <w:pPrChange w:id="564" w:author="Jean-Marc H" w:date="2025-07-13T19:15:00Z" w16du:dateUtc="2025-07-14T00:1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6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2. If the form is valid, you get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code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entered by the user from the</w:t>
        </w:r>
      </w:ins>
      <w:ins w:id="566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6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form’s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cleaned_data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dictionary. You try to retrieve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</w:t>
        </w:r>
      </w:ins>
      <w:ins w:id="568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6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with the given code. You use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iexact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field lookup to perform a caseinsensitive</w:t>
        </w:r>
      </w:ins>
      <w:ins w:id="570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7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exact match. The coupon has to be currently active</w:t>
        </w:r>
      </w:ins>
      <w:ins w:id="572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7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(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active=True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) and valid for the current datetime. You use Django’s</w:t>
        </w:r>
      </w:ins>
      <w:ins w:id="574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75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timezone.now()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function to get the current timezone-aware datetime,</w:t>
        </w:r>
      </w:ins>
      <w:ins w:id="576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7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and you compare it with the</w:t>
        </w:r>
      </w:ins>
      <w:ins w:id="578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79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valid_from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and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valid_to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fields by</w:t>
        </w:r>
      </w:ins>
      <w:ins w:id="580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8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performing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lte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(less than or equal to) and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gte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(greater than or</w:t>
        </w:r>
      </w:ins>
      <w:ins w:id="582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8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equal to) field lookups, respectively.</w:t>
        </w:r>
      </w:ins>
    </w:p>
    <w:p w14:paraId="338B051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584" w:author="Jean-Marc H" w:date="2025-07-13T19:15:00Z" w16du:dateUtc="2025-07-14T00:15:00Z"/>
          <w:rFonts w:ascii="LiberationSerif" w:hAnsi="LiberationSerif" w:cs="LiberationSerif"/>
          <w:color w:val="000000"/>
          <w:kern w:val="0"/>
          <w:sz w:val="30"/>
          <w:szCs w:val="30"/>
        </w:rPr>
        <w:pPrChange w:id="585" w:author="Jean-Marc H" w:date="2025-07-13T19:15:00Z" w16du:dateUtc="2025-07-14T00:15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14:paraId="774F9CC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58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  <w:pPrChange w:id="587" w:author="Jean-Marc H" w:date="2025-07-13T19:15:00Z" w16du:dateUtc="2025-07-14T00:1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8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3. You store the coupon ID in the user’s session.</w:t>
        </w:r>
      </w:ins>
    </w:p>
    <w:p w14:paraId="443F1C9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589" w:author="Jean-Marc H" w:date="2025-07-13T19:15:00Z" w16du:dateUtc="2025-07-14T00:15:00Z"/>
          <w:rFonts w:ascii="LiberationSerif" w:hAnsi="LiberationSerif" w:cs="LiberationSerif"/>
          <w:color w:val="000000"/>
          <w:kern w:val="0"/>
          <w:sz w:val="30"/>
          <w:szCs w:val="30"/>
        </w:rPr>
        <w:pPrChange w:id="590" w:author="Jean-Marc H" w:date="2025-07-13T19:15:00Z" w16du:dateUtc="2025-07-14T00:15:00Z">
          <w:pPr>
            <w:autoSpaceDE w:val="0"/>
            <w:autoSpaceDN w:val="0"/>
            <w:adjustRightInd w:val="0"/>
            <w:spacing w:after="0" w:line="240" w:lineRule="auto"/>
          </w:pPr>
        </w:pPrChange>
      </w:pPr>
    </w:p>
    <w:p w14:paraId="4438CF0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59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  <w:pPrChange w:id="592" w:author="Jean-Marc H" w:date="2025-07-13T19:15:00Z" w16du:dateUtc="2025-07-14T00:1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59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4. You redirect the user to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cart_detail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URL to display the cart with</w:t>
        </w:r>
      </w:ins>
      <w:ins w:id="594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59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coupon applied.</w:t>
        </w:r>
      </w:ins>
    </w:p>
    <w:p w14:paraId="526A46C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96" w:author="Jean-Marc H" w:date="2025-07-13T19:15:00Z" w16du:dateUtc="2025-07-14T00:15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22961C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59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59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You need a URL pattern for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coupon_apply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view. Create a new file inside</w:t>
        </w:r>
      </w:ins>
      <w:ins w:id="599" w:author="Jean-Marc H" w:date="2025-07-13T19:15:00Z" w16du:dateUtc="2025-07-14T00:15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60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application directory and name it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urls.py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 Add the following</w:t>
        </w:r>
      </w:ins>
      <w:ins w:id="601" w:author="Jean-Marc H" w:date="2025-07-13T19:16:00Z" w16du:dateUtc="2025-07-14T00:16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60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code to it:</w:t>
        </w:r>
      </w:ins>
    </w:p>
    <w:p w14:paraId="189A1A2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0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604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django.urls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path</w:t>
        </w:r>
      </w:ins>
    </w:p>
    <w:p w14:paraId="6AEAA08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0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606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.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views</w:t>
        </w:r>
      </w:ins>
    </w:p>
    <w:p w14:paraId="461D9B7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07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</w:pPr>
      <w:ins w:id="60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app_name =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'coupons'</w:t>
        </w:r>
      </w:ins>
    </w:p>
    <w:p w14:paraId="78E1C2B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0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61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urlpatterns = [</w:t>
        </w:r>
      </w:ins>
    </w:p>
    <w:p w14:paraId="07F830A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1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61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path(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'apply/'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views.coupon_apply, name=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'apply'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),</w:t>
        </w:r>
      </w:ins>
    </w:p>
    <w:p w14:paraId="576EB9C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1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61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</w:t>
        </w:r>
      </w:ins>
    </w:p>
    <w:p w14:paraId="4DD8E11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15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61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Then, edit the main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urls.py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myshop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project and include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coupons</w:t>
        </w:r>
      </w:ins>
    </w:p>
    <w:p w14:paraId="144080E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1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61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URL patterns with the following line highlighted in bold:</w:t>
        </w:r>
      </w:ins>
    </w:p>
    <w:p w14:paraId="099F062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1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62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urlpatterns = [</w:t>
        </w:r>
      </w:ins>
    </w:p>
    <w:p w14:paraId="34BCAC6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2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622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2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path(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'admin/'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admin.site.urls),</w:t>
        </w:r>
      </w:ins>
    </w:p>
    <w:p w14:paraId="452F1D9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2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625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2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path(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'cart/'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include(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'cart.urls'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namespace=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'cart'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)),</w:t>
        </w:r>
      </w:ins>
    </w:p>
    <w:p w14:paraId="3B8F4E2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2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628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2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lastRenderedPageBreak/>
          <w:t>path(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'orders/'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include(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'orders.urls'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namespace=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'orders'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)),</w:t>
        </w:r>
      </w:ins>
    </w:p>
    <w:p w14:paraId="03B6D4C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30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  <w:pPrChange w:id="631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3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path(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'payment/'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include(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'payment.urls'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namespace=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'payment'</w:t>
        </w:r>
      </w:ins>
    </w:p>
    <w:p w14:paraId="180E04F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33" w:author="Jean-Marc H" w:date="2025-07-13T18:59:00Z" w16du:dateUtc="2025-07-13T23:59:00Z"/>
          <w:rFonts w:ascii="LiberationMono-Bold" w:hAnsi="LiberationMono-Bold" w:cs="LiberationMono-Bold"/>
          <w:b/>
          <w:bCs/>
          <w:color w:val="50A24F"/>
          <w:kern w:val="0"/>
          <w:sz w:val="22"/>
          <w:szCs w:val="22"/>
        </w:rPr>
        <w:pPrChange w:id="634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3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path(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'coupons/'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, include(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'coupons.urls'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, namespace=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'coupons'</w:t>
        </w:r>
      </w:ins>
    </w:p>
    <w:p w14:paraId="6CE0C7A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3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637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3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path(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include(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'shop.urls'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namespace=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'shop'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)),</w:t>
        </w:r>
      </w:ins>
    </w:p>
    <w:p w14:paraId="06572DC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3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64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</w:t>
        </w:r>
      </w:ins>
    </w:p>
    <w:p w14:paraId="5984E1D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41" w:author="Jean-Marc H" w:date="2025-07-13T19:16:00Z" w16du:dateUtc="2025-07-14T00:16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9D9FE0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4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64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Remember to place this pattern before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shop.urls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pattern.</w:t>
        </w:r>
      </w:ins>
      <w:ins w:id="644" w:author="Jean-Marc H" w:date="2025-07-13T19:16:00Z" w16du:dateUtc="2025-07-14T00:16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64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Now, 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file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application. Include the following</w:t>
        </w:r>
      </w:ins>
      <w:ins w:id="646" w:author="Jean-Marc H" w:date="2025-07-13T19:16:00Z" w16du:dateUtc="2025-07-14T00:16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64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import:</w:t>
        </w:r>
      </w:ins>
    </w:p>
    <w:p w14:paraId="1AF3407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4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649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coupons.models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Coupon</w:t>
        </w:r>
      </w:ins>
    </w:p>
    <w:p w14:paraId="00FCDA9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50" w:author="Jean-Marc H" w:date="2025-07-13T19:16:00Z" w16du:dateUtc="2025-07-14T00:16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F5B9A8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51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  <w:rPrChange w:id="652" w:author="Jean-Marc H" w:date="2025-07-13T19:16:00Z" w16du:dateUtc="2025-07-14T00:16:00Z">
            <w:rPr>
              <w:ins w:id="653" w:author="Jean-Marc H" w:date="2025-07-13T18:59:00Z" w16du:dateUtc="2025-07-13T23:59:00Z"/>
              <w:rFonts w:ascii="LiberationSerif" w:hAnsi="LiberationSerif" w:cs="LiberationSerif"/>
              <w:color w:val="000000"/>
              <w:kern w:val="0"/>
              <w:sz w:val="30"/>
              <w:szCs w:val="30"/>
            </w:rPr>
          </w:rPrChange>
        </w:rPr>
      </w:pPr>
      <w:ins w:id="65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Add the following code highlighted in bold to the end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__init__()</w:t>
        </w:r>
      </w:ins>
      <w:ins w:id="655" w:author="Jean-Marc H" w:date="2025-07-13T19:16:00Z" w16du:dateUtc="2025-07-14T00:16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 </w:t>
        </w:r>
      </w:ins>
      <w:ins w:id="65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method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class to initialize the coupon from the current session:</w:t>
        </w:r>
      </w:ins>
    </w:p>
    <w:p w14:paraId="78439FD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5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658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class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Cart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55587B2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5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66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__init__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(self, request):</w:t>
        </w:r>
      </w:ins>
    </w:p>
    <w:p w14:paraId="3E78BAD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61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  <w:pPrChange w:id="662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63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"""</w:t>
        </w:r>
      </w:ins>
    </w:p>
    <w:p w14:paraId="38A3BA3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64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  <w:pPrChange w:id="665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66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Initialize the cart.</w:t>
        </w:r>
      </w:ins>
    </w:p>
    <w:p w14:paraId="7C2CBFF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67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  <w:pPrChange w:id="668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69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"""</w:t>
        </w:r>
      </w:ins>
    </w:p>
    <w:p w14:paraId="5BCCCEE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7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671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7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self.session = request.session</w:t>
        </w:r>
      </w:ins>
    </w:p>
    <w:p w14:paraId="5B2A570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7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674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7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 = self.session.get(settings.CART_SESSION_ID)</w:t>
        </w:r>
      </w:ins>
    </w:p>
    <w:p w14:paraId="025A4D1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7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677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78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if not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cart:</w:t>
        </w:r>
      </w:ins>
    </w:p>
    <w:p w14:paraId="5D4D1EA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679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  <w:pPrChange w:id="680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81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save an empty cart in the session</w:t>
        </w:r>
      </w:ins>
    </w:p>
    <w:p w14:paraId="729D298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68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683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8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 = self.session[settings.CART_SESSION_ID] = {}</w:t>
        </w:r>
      </w:ins>
    </w:p>
    <w:p w14:paraId="124F40D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8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686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8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self.cart = cart</w:t>
        </w:r>
      </w:ins>
    </w:p>
    <w:p w14:paraId="05774A7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88" w:author="Jean-Marc H" w:date="2025-07-13T18:59:00Z" w16du:dateUtc="2025-07-13T23:59:00Z"/>
          <w:rFonts w:ascii="LiberationMono-BoldItalic" w:hAnsi="LiberationMono-BoldItalic" w:cs="LiberationMono-BoldItalic"/>
          <w:b/>
          <w:bCs/>
          <w:i/>
          <w:iCs/>
          <w:color w:val="A1A2A8"/>
          <w:kern w:val="0"/>
          <w:sz w:val="22"/>
          <w:szCs w:val="22"/>
        </w:rPr>
      </w:pPr>
      <w:ins w:id="689" w:author="Jean-Marc H" w:date="2025-07-13T18:59:00Z" w16du:dateUtc="2025-07-13T23:59:00Z">
        <w:r w:rsidRPr="00CB18A8">
          <w:rPr>
            <w:rFonts w:ascii="LiberationMono-BoldItalic" w:hAnsi="LiberationMono-BoldItalic" w:cs="LiberationMono-BoldItalic"/>
            <w:b/>
            <w:bCs/>
            <w:i/>
            <w:iCs/>
            <w:color w:val="A1A2A8"/>
            <w:kern w:val="0"/>
            <w:sz w:val="22"/>
            <w:szCs w:val="22"/>
          </w:rPr>
          <w:t># store current applied coupon</w:t>
        </w:r>
      </w:ins>
    </w:p>
    <w:p w14:paraId="4C700F8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69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pPrChange w:id="691" w:author="Jean-Marc H" w:date="2025-07-13T19:16:00Z" w16du:dateUtc="2025-07-14T00:16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9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self.coupon_id = self.session.get(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'coupon_id'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021030D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93" w:author="Jean-Marc H" w:date="2025-07-13T19:16:00Z" w16du:dateUtc="2025-07-14T00:16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22D910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69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69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In this code, you try to get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coupon_id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session key from the current</w:t>
        </w:r>
      </w:ins>
      <w:ins w:id="696" w:author="Jean-Marc H" w:date="2025-07-13T19:16:00Z" w16du:dateUtc="2025-07-14T00:16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69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session and store its value in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object. Add the following methods</w:t>
        </w:r>
      </w:ins>
      <w:ins w:id="698" w:author="Jean-Marc H" w:date="2025-07-13T19:17:00Z" w16du:dateUtc="2025-07-14T00:17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69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highlighted in bold to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object:</w:t>
        </w:r>
      </w:ins>
    </w:p>
    <w:p w14:paraId="6922725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0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70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class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Cart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698A7E6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702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  <w:pPrChange w:id="703" w:author="Jean-Marc H" w:date="2025-07-13T19:17:00Z" w16du:dateUtc="2025-07-14T00:17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04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...</w:t>
        </w:r>
      </w:ins>
    </w:p>
    <w:p w14:paraId="012011B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705" w:author="Jean-Marc H" w:date="2025-07-13T18:59:00Z" w16du:dateUtc="2025-07-13T23:59:00Z"/>
          <w:rFonts w:ascii="LiberationMono-Bold" w:hAnsi="LiberationMono-Bold" w:cs="LiberationMono-Bold"/>
          <w:b/>
          <w:bCs/>
          <w:color w:val="4078F3"/>
          <w:kern w:val="0"/>
          <w:sz w:val="22"/>
          <w:szCs w:val="22"/>
        </w:rPr>
        <w:pPrChange w:id="706" w:author="Jean-Marc H" w:date="2025-07-13T19:17:00Z" w16du:dateUtc="2025-07-14T00:17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0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4078F3"/>
            <w:kern w:val="0"/>
            <w:sz w:val="22"/>
            <w:szCs w:val="22"/>
          </w:rPr>
          <w:t>@property</w:t>
        </w:r>
      </w:ins>
    </w:p>
    <w:p w14:paraId="4655046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0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0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-Bold" w:hAnsi="LiberationMono-Bold" w:cs="LiberationMono-Bold"/>
            <w:b/>
            <w:bCs/>
            <w:color w:val="4078F3"/>
            <w:kern w:val="0"/>
            <w:sz w:val="22"/>
            <w:szCs w:val="22"/>
          </w:rPr>
          <w:t>coupon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(self):</w:t>
        </w:r>
      </w:ins>
    </w:p>
    <w:p w14:paraId="4695E81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1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1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self.coupon_id:</w:t>
        </w:r>
      </w:ins>
    </w:p>
    <w:p w14:paraId="7FF57A0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1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1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>try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:</w:t>
        </w:r>
      </w:ins>
    </w:p>
    <w:p w14:paraId="0757E0F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1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1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Coupon.objects.get(</w:t>
        </w:r>
        <w:r w:rsidRPr="00CB18A8">
          <w:rPr>
            <w:rFonts w:ascii="LiberationMono-Bold" w:hAnsi="LiberationMono-Bold" w:cs="LiberationMono-Bold"/>
            <w:b/>
            <w:bCs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=self.coupon_id)</w:t>
        </w:r>
      </w:ins>
    </w:p>
    <w:p w14:paraId="515E765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1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1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except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Coupon.DoesNotExist:</w:t>
        </w:r>
      </w:ins>
    </w:p>
    <w:p w14:paraId="2FEFB9A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18" w:author="Jean-Marc H" w:date="2025-07-13T18:59:00Z" w16du:dateUtc="2025-07-13T23:59:00Z"/>
          <w:rFonts w:ascii="LiberationMono-Bold" w:hAnsi="LiberationMono-Bold" w:cs="LiberationMono-Bold"/>
          <w:b/>
          <w:bCs/>
          <w:color w:val="A726A5"/>
          <w:kern w:val="0"/>
          <w:sz w:val="22"/>
          <w:szCs w:val="22"/>
        </w:rPr>
      </w:pPr>
      <w:ins w:id="71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>pass</w:t>
        </w:r>
      </w:ins>
    </w:p>
    <w:p w14:paraId="1AB337A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20" w:author="Jean-Marc H" w:date="2025-07-13T18:59:00Z" w16du:dateUtc="2025-07-13T23:59:00Z"/>
          <w:rFonts w:ascii="LiberationMono-Bold" w:hAnsi="LiberationMono-Bold" w:cs="LiberationMono-Bold"/>
          <w:b/>
          <w:bCs/>
          <w:color w:val="0185BC"/>
          <w:kern w:val="0"/>
          <w:sz w:val="22"/>
          <w:szCs w:val="22"/>
        </w:rPr>
      </w:pPr>
      <w:ins w:id="72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-Bold" w:hAnsi="LiberationMono-Bold" w:cs="LiberationMono-Bold"/>
            <w:b/>
            <w:bCs/>
            <w:color w:val="0185BC"/>
            <w:kern w:val="0"/>
            <w:sz w:val="22"/>
            <w:szCs w:val="22"/>
          </w:rPr>
          <w:t>None</w:t>
        </w:r>
      </w:ins>
    </w:p>
    <w:p w14:paraId="6869F92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2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2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-Bold" w:hAnsi="LiberationMono-Bold" w:cs="LiberationMono-Bold"/>
            <w:b/>
            <w:bCs/>
            <w:color w:val="4078F3"/>
            <w:kern w:val="0"/>
            <w:sz w:val="22"/>
            <w:szCs w:val="22"/>
          </w:rPr>
          <w:t>get_discount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(self):</w:t>
        </w:r>
      </w:ins>
    </w:p>
    <w:p w14:paraId="4488029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2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2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self.coupon:</w:t>
        </w:r>
      </w:ins>
    </w:p>
    <w:p w14:paraId="30D8484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2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2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</w:t>
        </w:r>
      </w:ins>
    </w:p>
    <w:p w14:paraId="7458A09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72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pPrChange w:id="729" w:author="Jean-Marc H" w:date="2025-07-13T19:17:00Z" w16du:dateUtc="2025-07-14T00:17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3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self.coupon.discount / Decimal(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100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07154C1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73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pPrChange w:id="732" w:author="Jean-Marc H" w:date="2025-07-13T19:17:00Z" w16du:dateUtc="2025-07-14T00:17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33" w:author="Jean-Marc H" w:date="2025-07-13T19:17:00Z" w16du:dateUtc="2025-07-14T00:17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         </w:t>
        </w:r>
      </w:ins>
      <w:ins w:id="73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 * self.get_total_price()</w:t>
        </w:r>
      </w:ins>
    </w:p>
    <w:p w14:paraId="5715182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3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3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Decimal(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0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5F4C451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3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3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-Bold" w:hAnsi="LiberationMono-Bold" w:cs="LiberationMono-Bold"/>
            <w:b/>
            <w:bCs/>
            <w:color w:val="4078F3"/>
            <w:kern w:val="0"/>
            <w:sz w:val="22"/>
            <w:szCs w:val="22"/>
          </w:rPr>
          <w:t>get_total_price_after_discount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(self):</w:t>
        </w:r>
      </w:ins>
    </w:p>
    <w:p w14:paraId="0C02802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3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74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self.get_total_price() - self.get_discount()</w:t>
        </w:r>
      </w:ins>
    </w:p>
    <w:p w14:paraId="56FB565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41" w:author="Jean-Marc H" w:date="2025-07-13T19:17:00Z" w16du:dateUtc="2025-07-14T00:17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32C69A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42" w:author="Jean-Marc H" w:date="2025-07-13T19:17:00Z" w16du:dateUtc="2025-07-14T00:17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9DEE76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43" w:author="Jean-Marc H" w:date="2025-07-13T19:17:00Z" w16du:dateUtc="2025-07-14T00:17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760B7F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44" w:author="Jean-Marc H" w:date="2025-07-13T19:17:00Z" w16du:dateUtc="2025-07-14T00:17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74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>These methods are as follows:</w:t>
        </w:r>
      </w:ins>
    </w:p>
    <w:p w14:paraId="347F0D4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4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92DF2C8" w14:textId="77777777" w:rsidR="00CB18A8" w:rsidRPr="00CB18A8" w:rsidRDefault="00CB18A8" w:rsidP="00CB18A8">
      <w:pPr>
        <w:numPr>
          <w:ilvl w:val="0"/>
          <w:numId w:val="112"/>
        </w:numPr>
        <w:autoSpaceDE w:val="0"/>
        <w:autoSpaceDN w:val="0"/>
        <w:adjustRightInd w:val="0"/>
        <w:spacing w:after="0" w:line="240" w:lineRule="auto"/>
        <w:contextualSpacing/>
        <w:rPr>
          <w:ins w:id="74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748" w:author="Jean-Marc H" w:date="2025-07-13T19:18:00Z" w16du:dateUtc="2025-07-14T00:18:00Z">
            <w:rPr>
              <w:ins w:id="749" w:author="Jean-Marc H" w:date="2025-07-13T18:59:00Z" w16du:dateUtc="2025-07-13T23:59:00Z"/>
            </w:rPr>
          </w:rPrChange>
        </w:rPr>
        <w:pPrChange w:id="750" w:author="Jean-Marc H" w:date="2025-07-13T19:18:00Z" w16du:dateUtc="2025-07-14T00:18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51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752" w:author="Jean-Marc H" w:date="2025-07-13T19:18:00Z" w16du:dateUtc="2025-07-14T00:18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coupon()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53" w:author="Jean-Marc H" w:date="2025-07-13T19:18:00Z" w16du:dateUtc="2025-07-14T00:18:00Z">
              <w:rPr/>
            </w:rPrChange>
          </w:rPr>
          <w:t xml:space="preserve">: You define this method as a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754" w:author="Jean-Marc H" w:date="2025-07-13T19:18:00Z" w16du:dateUtc="2025-07-14T00:18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property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55" w:author="Jean-Marc H" w:date="2025-07-13T19:18:00Z" w16du:dateUtc="2025-07-14T00:18:00Z">
              <w:rPr/>
            </w:rPrChange>
          </w:rPr>
          <w:t>. If the cart contains a</w:t>
        </w:r>
      </w:ins>
    </w:p>
    <w:p w14:paraId="42C791C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56" w:author="Jean-Marc H" w:date="2025-07-13T19:17:00Z" w16du:dateUtc="2025-07-14T00:17:00Z"/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7D30AF85" w14:textId="77777777" w:rsidR="00CB18A8" w:rsidRPr="00CB18A8" w:rsidRDefault="00CB18A8" w:rsidP="00CB18A8">
      <w:pPr>
        <w:numPr>
          <w:ilvl w:val="0"/>
          <w:numId w:val="112"/>
        </w:numPr>
        <w:autoSpaceDE w:val="0"/>
        <w:autoSpaceDN w:val="0"/>
        <w:adjustRightInd w:val="0"/>
        <w:spacing w:after="0" w:line="240" w:lineRule="auto"/>
        <w:contextualSpacing/>
        <w:rPr>
          <w:ins w:id="75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758" w:author="Jean-Marc H" w:date="2025-07-13T19:18:00Z" w16du:dateUtc="2025-07-14T00:18:00Z">
            <w:rPr>
              <w:ins w:id="759" w:author="Jean-Marc H" w:date="2025-07-13T18:59:00Z" w16du:dateUtc="2025-07-13T23:59:00Z"/>
            </w:rPr>
          </w:rPrChange>
        </w:rPr>
        <w:pPrChange w:id="760" w:author="Jean-Marc H" w:date="2025-07-13T19:18:00Z" w16du:dateUtc="2025-07-14T00:18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61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762" w:author="Jean-Marc H" w:date="2025-07-13T19:18:00Z" w16du:dateUtc="2025-07-14T00:18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coupon_id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63" w:author="Jean-Marc H" w:date="2025-07-13T19:18:00Z" w16du:dateUtc="2025-07-14T00:18:00Z">
              <w:rPr/>
            </w:rPrChange>
          </w:rPr>
          <w:t xml:space="preserve">attribute,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764" w:author="Jean-Marc H" w:date="2025-07-13T19:18:00Z" w16du:dateUtc="2025-07-14T00:18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Coupon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65" w:author="Jean-Marc H" w:date="2025-07-13T19:18:00Z" w16du:dateUtc="2025-07-14T00:18:00Z">
              <w:rPr/>
            </w:rPrChange>
          </w:rPr>
          <w:t>object with the given ID is returned.</w:t>
        </w:r>
      </w:ins>
      <w:ins w:id="766" w:author="Jean-Marc H" w:date="2025-07-13T19:17:00Z" w16du:dateUtc="2025-07-14T00:17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67" w:author="Jean-Marc H" w:date="2025-07-13T19:18:00Z" w16du:dateUtc="2025-07-14T00:18:00Z">
              <w:rPr/>
            </w:rPrChange>
          </w:rPr>
          <w:t xml:space="preserve"> </w:t>
        </w:r>
      </w:ins>
      <w:ins w:id="768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769" w:author="Jean-Marc H" w:date="2025-07-13T19:18:00Z" w16du:dateUtc="2025-07-14T00:18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get_discount()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70" w:author="Jean-Marc H" w:date="2025-07-13T19:18:00Z" w16du:dateUtc="2025-07-14T00:18:00Z">
              <w:rPr/>
            </w:rPrChange>
          </w:rPr>
          <w:t>: If the cart contains a coupon, you retrieve its discount</w:t>
        </w:r>
      </w:ins>
      <w:ins w:id="771" w:author="Jean-Marc H" w:date="2025-07-13T19:18:00Z" w16du:dateUtc="2025-07-14T00:1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72" w:author="Jean-Marc H" w:date="2025-07-13T19:18:00Z" w16du:dateUtc="2025-07-14T00:18:00Z">
              <w:rPr/>
            </w:rPrChange>
          </w:rPr>
          <w:t xml:space="preserve"> </w:t>
        </w:r>
      </w:ins>
      <w:ins w:id="77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74" w:author="Jean-Marc H" w:date="2025-07-13T19:18:00Z" w16du:dateUtc="2025-07-14T00:18:00Z">
              <w:rPr/>
            </w:rPrChange>
          </w:rPr>
          <w:t>rate and return the amount to be deducted from the total amount of the</w:t>
        </w:r>
      </w:ins>
      <w:ins w:id="775" w:author="Jean-Marc H" w:date="2025-07-13T19:18:00Z" w16du:dateUtc="2025-07-14T00:1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76" w:author="Jean-Marc H" w:date="2025-07-13T19:18:00Z" w16du:dateUtc="2025-07-14T00:18:00Z">
              <w:rPr/>
            </w:rPrChange>
          </w:rPr>
          <w:t xml:space="preserve"> </w:t>
        </w:r>
      </w:ins>
      <w:ins w:id="77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78" w:author="Jean-Marc H" w:date="2025-07-13T19:18:00Z" w16du:dateUtc="2025-07-14T00:18:00Z">
              <w:rPr/>
            </w:rPrChange>
          </w:rPr>
          <w:t>cart.</w:t>
        </w:r>
      </w:ins>
    </w:p>
    <w:p w14:paraId="4FCA89E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79" w:author="Jean-Marc H" w:date="2025-07-13T19:18:00Z" w16du:dateUtc="2025-07-14T00:18:00Z"/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28198E95" w14:textId="77777777" w:rsidR="00CB18A8" w:rsidRPr="00CB18A8" w:rsidRDefault="00CB18A8" w:rsidP="00CB18A8">
      <w:pPr>
        <w:numPr>
          <w:ilvl w:val="0"/>
          <w:numId w:val="112"/>
        </w:numPr>
        <w:autoSpaceDE w:val="0"/>
        <w:autoSpaceDN w:val="0"/>
        <w:adjustRightInd w:val="0"/>
        <w:spacing w:after="0" w:line="240" w:lineRule="auto"/>
        <w:contextualSpacing/>
        <w:rPr>
          <w:ins w:id="78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  <w:rPrChange w:id="781" w:author="Jean-Marc H" w:date="2025-07-13T19:18:00Z" w16du:dateUtc="2025-07-14T00:18:00Z">
            <w:rPr>
              <w:ins w:id="782" w:author="Jean-Marc H" w:date="2025-07-13T18:59:00Z" w16du:dateUtc="2025-07-13T23:59:00Z"/>
            </w:rPr>
          </w:rPrChange>
        </w:rPr>
        <w:pPrChange w:id="783" w:author="Jean-Marc H" w:date="2025-07-13T19:18:00Z" w16du:dateUtc="2025-07-14T00:18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8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785" w:author="Jean-Marc H" w:date="2025-07-13T19:18:00Z" w16du:dateUtc="2025-07-14T00:18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 xml:space="preserve">get_total_price_after_discount()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86" w:author="Jean-Marc H" w:date="2025-07-13T19:18:00Z" w16du:dateUtc="2025-07-14T00:18:00Z">
              <w:rPr/>
            </w:rPrChange>
          </w:rPr>
          <w:t>: You return the total amount of the</w:t>
        </w:r>
      </w:ins>
      <w:ins w:id="787" w:author="Jean-Marc H" w:date="2025-07-13T19:18:00Z" w16du:dateUtc="2025-07-14T00:1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88" w:author="Jean-Marc H" w:date="2025-07-13T19:18:00Z" w16du:dateUtc="2025-07-14T00:18:00Z">
              <w:rPr/>
            </w:rPrChange>
          </w:rPr>
          <w:t xml:space="preserve"> </w:t>
        </w:r>
      </w:ins>
      <w:ins w:id="78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90" w:author="Jean-Marc H" w:date="2025-07-13T19:18:00Z" w16du:dateUtc="2025-07-14T00:18:00Z">
              <w:rPr/>
            </w:rPrChange>
          </w:rPr>
          <w:t xml:space="preserve">cart after deducting the amount returned by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  <w:rPrChange w:id="791" w:author="Jean-Marc H" w:date="2025-07-13T19:18:00Z" w16du:dateUtc="2025-07-14T00:18:00Z">
              <w:rPr>
                <w:rFonts w:ascii="LiberationMono" w:hAnsi="LiberationMono" w:cs="LiberationMono"/>
                <w:sz w:val="22"/>
                <w:szCs w:val="22"/>
              </w:rPr>
            </w:rPrChange>
          </w:rPr>
          <w:t>get_discount()</w:t>
        </w:r>
      </w:ins>
      <w:ins w:id="792" w:author="Jean-Marc H" w:date="2025-07-13T19:18:00Z" w16du:dateUtc="2025-07-14T00:1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93" w:author="Jean-Marc H" w:date="2025-07-13T19:18:00Z" w16du:dateUtc="2025-07-14T00:18:00Z">
              <w:rPr/>
            </w:rPrChange>
          </w:rPr>
          <w:t xml:space="preserve"> </w:t>
        </w:r>
      </w:ins>
      <w:ins w:id="79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  <w:rPrChange w:id="795" w:author="Jean-Marc H" w:date="2025-07-13T19:18:00Z" w16du:dateUtc="2025-07-14T00:18:00Z">
              <w:rPr/>
            </w:rPrChange>
          </w:rPr>
          <w:t>method.</w:t>
        </w:r>
      </w:ins>
    </w:p>
    <w:p w14:paraId="777FA2E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96" w:author="Jean-Marc H" w:date="2025-07-13T19:18:00Z" w16du:dateUtc="2025-07-14T00:18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69A2BC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79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79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class is now prepared to handle a coupon applied to the current</w:t>
        </w:r>
      </w:ins>
      <w:ins w:id="799" w:author="Jean-Marc H" w:date="2025-07-13T19:18:00Z" w16du:dateUtc="2025-07-14T00:1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80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session and apply the corresponding discount.</w:t>
        </w:r>
      </w:ins>
    </w:p>
    <w:p w14:paraId="138F18E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01" w:author="Jean-Marc H" w:date="2025-07-13T19:18:00Z" w16du:dateUtc="2025-07-14T00:18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3BA85F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02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  <w:rPrChange w:id="803" w:author="Jean-Marc H" w:date="2025-07-13T19:18:00Z" w16du:dateUtc="2025-07-14T00:18:00Z">
            <w:rPr>
              <w:ins w:id="804" w:author="Jean-Marc H" w:date="2025-07-13T18:59:00Z" w16du:dateUtc="2025-07-13T23:59:00Z"/>
              <w:rFonts w:ascii="LiberationSerif" w:hAnsi="LiberationSerif" w:cs="LiberationSerif"/>
              <w:color w:val="000000"/>
              <w:kern w:val="0"/>
              <w:sz w:val="30"/>
              <w:szCs w:val="30"/>
            </w:rPr>
          </w:rPrChange>
        </w:rPr>
      </w:pPr>
      <w:ins w:id="80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Let’s include the coupon system in the cart’s detail view. 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views.py</w:t>
        </w:r>
      </w:ins>
      <w:ins w:id="806" w:author="Jean-Marc H" w:date="2025-07-13T19:18:00Z" w16du:dateUtc="2025-07-14T00:18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 </w:t>
        </w:r>
      </w:ins>
      <w:ins w:id="80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file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add the following import to the top of the</w:t>
        </w:r>
      </w:ins>
      <w:ins w:id="808" w:author="Jean-Marc H" w:date="2025-07-13T19:18:00Z" w16du:dateUtc="2025-07-14T00:18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 </w:t>
        </w:r>
      </w:ins>
      <w:ins w:id="80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file:</w:t>
        </w:r>
      </w:ins>
    </w:p>
    <w:p w14:paraId="55B25C3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1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81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coupons.forms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CouponApplyForm</w:t>
        </w:r>
      </w:ins>
    </w:p>
    <w:p w14:paraId="3687F9F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12" w:author="Jean-Marc H" w:date="2025-07-13T19:18:00Z" w16du:dateUtc="2025-07-14T00:18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98CCEE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1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81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Further down, 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cart_detail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 and add the new form to it, as</w:t>
        </w:r>
      </w:ins>
      <w:ins w:id="815" w:author="Jean-Marc H" w:date="2025-07-13T19:18:00Z" w16du:dateUtc="2025-07-14T00:18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81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follows:</w:t>
        </w:r>
      </w:ins>
    </w:p>
    <w:p w14:paraId="49EAFFF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1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818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cart_detail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(request):</w:t>
        </w:r>
      </w:ins>
    </w:p>
    <w:p w14:paraId="5769699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81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820" w:author="Jean-Marc H" w:date="2025-07-13T19:19:00Z" w16du:dateUtc="2025-07-14T00:1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2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 = Cart(request)</w:t>
        </w:r>
      </w:ins>
    </w:p>
    <w:p w14:paraId="0205743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82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823" w:author="Jean-Marc H" w:date="2025-07-13T19:18:00Z" w16du:dateUtc="2025-07-14T00:18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24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item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cart:</w:t>
        </w:r>
      </w:ins>
    </w:p>
    <w:p w14:paraId="2647529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82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826" w:author="Jean-Marc H" w:date="2025-07-13T19:19:00Z" w16du:dateUtc="2025-07-14T00:1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2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item[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'update_quantity_form'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 = CartAddProductForm(</w:t>
        </w:r>
      </w:ins>
    </w:p>
    <w:p w14:paraId="19376B8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828" w:author="Jean-Marc H" w:date="2025-07-13T18:59:00Z" w16du:dateUtc="2025-07-13T23:59:00Z"/>
          <w:rFonts w:ascii="LiberationMono" w:hAnsi="LiberationMono" w:cs="LiberationMono"/>
          <w:color w:val="0185BC"/>
          <w:kern w:val="0"/>
          <w:sz w:val="22"/>
          <w:szCs w:val="22"/>
        </w:rPr>
        <w:pPrChange w:id="829" w:author="Jean-Marc H" w:date="2025-07-13T19:19:00Z" w16du:dateUtc="2025-07-14T00:1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3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initial={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'quantity'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item[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'quantity'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],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'override'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: </w:t>
        </w:r>
        <w:r w:rsidRPr="00CB18A8">
          <w:rPr>
            <w:rFonts w:ascii="LiberationMono" w:hAnsi="LiberationMono" w:cs="LiberationMono"/>
            <w:color w:val="0185BC"/>
            <w:kern w:val="0"/>
            <w:sz w:val="22"/>
            <w:szCs w:val="22"/>
          </w:rPr>
          <w:t>T</w:t>
        </w:r>
      </w:ins>
    </w:p>
    <w:p w14:paraId="7E26001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83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832" w:author="Jean-Marc H" w:date="2025-07-13T19:19:00Z" w16du:dateUtc="2025-07-14T00:1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3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12DFA7C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83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pPrChange w:id="835" w:author="Jean-Marc H" w:date="2025-07-13T19:19:00Z" w16du:dateUtc="2025-07-14T00:1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3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coupon_apply_form = CouponApplyForm()</w:t>
        </w:r>
      </w:ins>
    </w:p>
    <w:p w14:paraId="2934B40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3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838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render(</w:t>
        </w:r>
      </w:ins>
    </w:p>
    <w:p w14:paraId="65EBE4A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83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840" w:author="Jean-Marc H" w:date="2025-07-13T19:19:00Z" w16du:dateUtc="2025-07-14T00:1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4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request,</w:t>
        </w:r>
      </w:ins>
    </w:p>
    <w:p w14:paraId="25AFF8F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84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843" w:author="Jean-Marc H" w:date="2025-07-13T19:19:00Z" w16du:dateUtc="2025-07-14T00:1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44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'cart/detail.html'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6AEFFAB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84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846" w:author="Jean-Marc H" w:date="2025-07-13T19:19:00Z" w16du:dateUtc="2025-07-14T00:1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4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</w:t>
        </w:r>
      </w:ins>
    </w:p>
    <w:p w14:paraId="1371510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84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pPrChange w:id="849" w:author="Jean-Marc H" w:date="2025-07-13T19:19:00Z" w16du:dateUtc="2025-07-14T00:1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50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'cart'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cart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,</w:t>
        </w:r>
      </w:ins>
    </w:p>
    <w:p w14:paraId="7D3DAB8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5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85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'coupon_apply_form'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: coupon_apply_form</w:t>
        </w:r>
      </w:ins>
    </w:p>
    <w:p w14:paraId="41EAC9F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85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854" w:author="Jean-Marc H" w:date="2025-07-13T19:19:00Z" w16du:dateUtc="2025-07-14T00:19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5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</w:t>
        </w:r>
      </w:ins>
    </w:p>
    <w:p w14:paraId="6752D3E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5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85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6F97660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58" w:author="Jean-Marc H" w:date="2025-07-13T19:19:00Z" w16du:dateUtc="2025-07-14T00:1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E3328F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5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86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cart/detail.html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template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locate the</w:t>
        </w:r>
      </w:ins>
      <w:ins w:id="861" w:author="Jean-Marc H" w:date="2025-07-13T19:19:00Z" w16du:dateUtc="2025-07-14T00:1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86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following lines:</w:t>
        </w:r>
      </w:ins>
    </w:p>
    <w:p w14:paraId="2BB650C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6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86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&lt;tr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"total"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C46017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6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866" w:author="Jean-Marc H" w:date="2025-07-13T19:19:00Z" w16du:dateUtc="2025-07-14T00:1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    </w:t>
        </w:r>
      </w:ins>
      <w:ins w:id="86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&lt;td&gt;Total&lt;/td&gt;</w:t>
        </w:r>
      </w:ins>
    </w:p>
    <w:p w14:paraId="74B21E6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6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869" w:author="Jean-Marc H" w:date="2025-07-13T19:19:00Z" w16du:dateUtc="2025-07-14T00:1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    </w:t>
        </w:r>
      </w:ins>
      <w:ins w:id="87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&lt;td colspan=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"4"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&gt;&lt;/td&gt;</w:t>
        </w:r>
      </w:ins>
    </w:p>
    <w:p w14:paraId="7044FA6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7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872" w:author="Jean-Marc H" w:date="2025-07-13T19:19:00Z" w16du:dateUtc="2025-07-14T00:1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    </w:t>
        </w:r>
      </w:ins>
      <w:ins w:id="87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&lt;td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&gt;${{ cart.get_total_price }}&lt;/td&gt;</w:t>
        </w:r>
      </w:ins>
    </w:p>
    <w:p w14:paraId="214843F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7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87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&lt;/tr&gt;</w:t>
        </w:r>
      </w:ins>
    </w:p>
    <w:p w14:paraId="6C64849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76" w:author="Jean-Marc H" w:date="2025-07-13T19:20:00Z" w16du:dateUtc="2025-07-14T00:20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73F8C9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7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87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Replace them with the following code:</w:t>
        </w:r>
      </w:ins>
    </w:p>
    <w:p w14:paraId="0C0160E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7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88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{% if cart.coupon %}</w:t>
        </w:r>
      </w:ins>
    </w:p>
    <w:p w14:paraId="2BEEAAC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8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88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"subtotal"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7E1949C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8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88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&gt;Subtotal&lt;/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2B2F98A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8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88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lastRenderedPageBreak/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"4"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5C001E3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8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88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&gt;${{ cart.get_total_price|floatformat:2 }}&lt;/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0B937B1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8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89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3E534A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9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89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7B21158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89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89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F448EE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89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pPrChange w:id="896" w:author="Jean-Marc H" w:date="2025-07-13T19:20:00Z" w16du:dateUtc="2025-07-14T00:2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89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"{{ cart.coupon.code }}" coupon</w:t>
        </w:r>
      </w:ins>
    </w:p>
    <w:p w14:paraId="4429FA5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89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pPrChange w:id="899" w:author="Jean-Marc H" w:date="2025-07-13T19:20:00Z" w16du:dateUtc="2025-07-14T00:2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90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({{ cart.coupon.discount }}% off)</w:t>
        </w:r>
      </w:ins>
    </w:p>
    <w:p w14:paraId="1974F88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0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90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7700E1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0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90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"4"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60DA670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0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90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"num neg"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5AF07A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90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pPrChange w:id="908" w:author="Jean-Marc H" w:date="2025-07-13T19:20:00Z" w16du:dateUtc="2025-07-14T00:2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90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- ${{ cart.get_discount|floatformat:2 }}</w:t>
        </w:r>
      </w:ins>
    </w:p>
    <w:p w14:paraId="16C56D8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1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91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2F07C86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1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91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58A01AF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1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91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{% endif %}</w:t>
        </w:r>
      </w:ins>
    </w:p>
    <w:p w14:paraId="11385A9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1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1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"total"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39F918C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1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1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&gt;Total&lt;/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43902D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2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2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"4"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3A2E6C1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2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2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1F659F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92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  <w:pPrChange w:id="925" w:author="Jean-Marc H" w:date="2025-07-13T19:20:00Z" w16du:dateUtc="2025-07-14T00:20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92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${{ cart.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get_total_price_after_discount|floatformat:2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}}</w:t>
        </w:r>
      </w:ins>
    </w:p>
    <w:p w14:paraId="02E74DB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2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28" w:author="Jean-Marc H" w:date="2025-07-13T19:20:00Z" w16du:dateUtc="2025-07-14T00:20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          </w:t>
        </w:r>
      </w:ins>
      <w:ins w:id="92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E9D93F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3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3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E432C5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32" w:author="Jean-Marc H" w:date="2025-07-13T19:20:00Z" w16du:dateUtc="2025-07-14T00:20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2084DC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3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93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This is the code for displaying an optional coupon and its discount rate. If</w:t>
        </w:r>
      </w:ins>
      <w:ins w:id="935" w:author="Jean-Marc H" w:date="2025-07-13T19:20:00Z" w16du:dateUtc="2025-07-14T00:20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3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cart contains a coupon, you display the first row, including the total</w:t>
        </w:r>
      </w:ins>
      <w:ins w:id="937" w:author="Jean-Marc H" w:date="2025-07-13T19:20:00Z" w16du:dateUtc="2025-07-14T00:20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3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amount of the cart as the subtotal. Then, you use a second row to display the</w:t>
        </w:r>
      </w:ins>
      <w:ins w:id="939" w:author="Jean-Marc H" w:date="2025-07-13T19:20:00Z" w16du:dateUtc="2025-07-14T00:20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4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current coupon applied to the cart. Finally, you display the total price,</w:t>
        </w:r>
      </w:ins>
      <w:ins w:id="941" w:author="Jean-Marc H" w:date="2025-07-13T19:20:00Z" w16du:dateUtc="2025-07-14T00:20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4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including any discount, by calling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get_total_price_after_discount()</w:t>
        </w:r>
      </w:ins>
      <w:ins w:id="943" w:author="Jean-Marc H" w:date="2025-07-13T19:20:00Z" w16du:dateUtc="2025-07-14T00:20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4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method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object.</w:t>
        </w:r>
      </w:ins>
    </w:p>
    <w:p w14:paraId="439CE59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4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94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In the same file, include the following code after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&lt;/table&gt;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HTML tag:</w:t>
        </w:r>
      </w:ins>
    </w:p>
    <w:p w14:paraId="751FEBE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4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4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p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&gt;Apply a coupon:&lt;/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p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64A8E86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4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5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form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action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"{% url "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coupons:apply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 xml:space="preserve">" %}"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method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"post"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3EE8DDA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5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52" w:author="Jean-Marc H" w:date="2025-07-13T19:21:00Z" w16du:dateUtc="2025-07-14T00:21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    </w:t>
        </w:r>
      </w:ins>
      <w:ins w:id="95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{{ coupon_apply_form }}</w:t>
        </w:r>
      </w:ins>
    </w:p>
    <w:p w14:paraId="068D5EB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5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5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input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type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 xml:space="preserve">"submit"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value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"Apply"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8783C2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5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57" w:author="Jean-Marc H" w:date="2025-07-13T19:21:00Z" w16du:dateUtc="2025-07-14T00:21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    </w:t>
        </w:r>
      </w:ins>
      <w:ins w:id="95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csrf_token %}</w:t>
        </w:r>
      </w:ins>
    </w:p>
    <w:p w14:paraId="37A930B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5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6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form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0BE8FF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61" w:author="Jean-Marc H" w:date="2025-07-13T19:21:00Z" w16du:dateUtc="2025-07-14T00:21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9A57BA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6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96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This will display the form to enter a coupon code and apply it to the currentcart.</w:t>
        </w:r>
      </w:ins>
    </w:p>
    <w:p w14:paraId="3C86756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64" w:author="Jean-Marc H" w:date="2025-07-13T19:21:00Z" w16du:dateUtc="2025-07-14T00:21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96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Open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http://127.0.0.1:8000/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your browser and add a product to the</w:t>
        </w:r>
      </w:ins>
      <w:ins w:id="966" w:author="Jean-Marc H" w:date="2025-07-13T19:21:00Z" w16du:dateUtc="2025-07-14T00:2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6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cart. You will see that the shopping cart page now includes a form to apply a</w:t>
        </w:r>
      </w:ins>
      <w:ins w:id="968" w:author="Jean-Marc H" w:date="2025-07-13T19:21:00Z" w16du:dateUtc="2025-07-14T00:21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 </w:t>
        </w:r>
      </w:ins>
      <w:ins w:id="96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coupon:</w:t>
        </w:r>
      </w:ins>
    </w:p>
    <w:p w14:paraId="0D52332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97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  <w:pPrChange w:id="971" w:author="Jean-Marc H" w:date="2025-07-13T19:21:00Z" w16du:dateUtc="2025-07-14T00:2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972" w:author="Jean-Marc H" w:date="2025-07-13T19:21:00Z" w16du:dateUtc="2025-07-14T00:21:00Z">
        <w:r w:rsidRPr="00CB18A8">
          <w:rPr>
            <w:rFonts w:ascii="LiberationSerif" w:hAnsi="LiberationSerif" w:cs="LiberationSerif"/>
            <w:noProof/>
            <w:color w:val="000000"/>
            <w:kern w:val="0"/>
            <w:sz w:val="30"/>
            <w:szCs w:val="30"/>
          </w:rPr>
          <w:lastRenderedPageBreak/>
          <w:drawing>
            <wp:inline distT="0" distB="0" distL="0" distR="0" wp14:anchorId="254FD477" wp14:editId="029690AE">
              <wp:extent cx="6697980" cy="3086100"/>
              <wp:effectExtent l="0" t="0" r="7620" b="7620"/>
              <wp:docPr id="2091518526" name="Picture 1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97980" cy="3086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5803C8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973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974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10.5: The cart detail page, including a form to apply a coupon</w:t>
        </w:r>
      </w:ins>
    </w:p>
    <w:p w14:paraId="439DC73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6F0D5E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392692" wp14:editId="5C899431">
                <wp:simplePos x="0" y="0"/>
                <wp:positionH relativeFrom="column">
                  <wp:posOffset>815340</wp:posOffset>
                </wp:positionH>
                <wp:positionV relativeFrom="paragraph">
                  <wp:posOffset>8255</wp:posOffset>
                </wp:positionV>
                <wp:extent cx="5006340" cy="403860"/>
                <wp:effectExtent l="0" t="0" r="22860" b="15240"/>
                <wp:wrapSquare wrapText="bothSides"/>
                <wp:docPr id="2904628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634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3A9DE" w14:textId="77777777" w:rsidR="00CB18A8" w:rsidRDefault="00CB18A8" w:rsidP="00CB18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iberationSerif" w:hAnsi="LiberationSerif" w:cs="LiberationSerif"/>
                                <w:color w:val="000000"/>
                                <w:kern w:val="0"/>
                                <w:sz w:val="30"/>
                                <w:szCs w:val="30"/>
                              </w:rPr>
                            </w:pPr>
                            <w:ins w:id="975" w:author="Jean-Marc H" w:date="2025-07-13T18:59:00Z" w16du:dateUtc="2025-07-13T23:59:00Z">
                              <w:r>
                                <w:rPr>
                                  <w:rFonts w:ascii="LiberationSerif" w:hAnsi="LiberationSerif" w:cs="LiberationSerif"/>
                                  <w:color w:val="000000"/>
                                  <w:kern w:val="0"/>
                                  <w:sz w:val="30"/>
                                  <w:szCs w:val="30"/>
                                </w:rPr>
                                <w:t xml:space="preserve">Image of </w:t>
                              </w:r>
                              <w:r>
                                <w:rPr>
                                  <w:rFonts w:ascii="LiberationSerif-Italic" w:hAnsi="LiberationSerif-Italic" w:cs="LiberationSerif-Italic"/>
                                  <w:i/>
                                  <w:iCs/>
                                  <w:color w:val="000000"/>
                                  <w:kern w:val="0"/>
                                  <w:sz w:val="30"/>
                                  <w:szCs w:val="30"/>
                                </w:rPr>
                                <w:t>Tea powder</w:t>
                              </w:r>
                              <w:r>
                                <w:rPr>
                                  <w:rFonts w:ascii="LiberationSerif" w:hAnsi="LiberationSerif" w:cs="LiberationSerif"/>
                                  <w:color w:val="000000"/>
                                  <w:kern w:val="0"/>
                                  <w:sz w:val="30"/>
                                  <w:szCs w:val="30"/>
                                </w:rPr>
                                <w:t>: Photo by Phuong Nguyen on Unsplash</w:t>
                              </w:r>
                            </w:ins>
                            <w:r>
                              <w:rPr>
                                <w:rFonts w:ascii="LiberationSerif" w:hAnsi="LiberationSerif" w:cs="LiberationSerif"/>
                                <w:color w:val="000000"/>
                                <w:kern w:val="0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4098A0A3" w14:textId="77777777" w:rsidR="00CB18A8" w:rsidRDefault="00CB18A8" w:rsidP="00CB18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926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4.2pt;margin-top:.65pt;width:394.2pt;height:31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">
                <v:textbox>
                  <w:txbxContent>
                    <w:p w14:paraId="6D03A9DE" w14:textId="77777777" w:rsidR="00CB18A8" w:rsidRDefault="00CB18A8" w:rsidP="00CB18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iberationSerif" w:hAnsi="LiberationSerif" w:cs="LiberationSerif"/>
                          <w:color w:val="000000"/>
                          <w:kern w:val="0"/>
                          <w:sz w:val="30"/>
                          <w:szCs w:val="30"/>
                        </w:rPr>
                      </w:pPr>
                      <w:ins w:id="976" w:author="Jean-Marc H" w:date="2025-07-13T18:59:00Z" w16du:dateUtc="2025-07-13T23:59:00Z">
                        <w:r>
                          <w:rPr>
                            <w:rFonts w:ascii="LiberationSerif" w:hAnsi="LiberationSerif" w:cs="LiberationSerif"/>
                            <w:color w:val="000000"/>
                            <w:kern w:val="0"/>
                            <w:sz w:val="30"/>
                            <w:szCs w:val="30"/>
                          </w:rPr>
                          <w:t xml:space="preserve">Image of </w:t>
                        </w:r>
                        <w:r>
                          <w:rPr>
                            <w:rFonts w:ascii="LiberationSerif-Italic" w:hAnsi="LiberationSerif-Italic" w:cs="LiberationSerif-Italic"/>
                            <w:i/>
                            <w:iCs/>
                            <w:color w:val="000000"/>
                            <w:kern w:val="0"/>
                            <w:sz w:val="30"/>
                            <w:szCs w:val="30"/>
                          </w:rPr>
                          <w:t>Tea powder</w:t>
                        </w:r>
                        <w:r>
                          <w:rPr>
                            <w:rFonts w:ascii="LiberationSerif" w:hAnsi="LiberationSerif" w:cs="LiberationSerif"/>
                            <w:color w:val="000000"/>
                            <w:kern w:val="0"/>
                            <w:sz w:val="30"/>
                            <w:szCs w:val="30"/>
                          </w:rPr>
                          <w:t>: Photo by Phuong Nguyen on Unsplash</w:t>
                        </w:r>
                      </w:ins>
                      <w:r>
                        <w:rPr>
                          <w:rFonts w:ascii="LiberationSerif" w:hAnsi="LiberationSerif" w:cs="LiberationSerif"/>
                          <w:color w:val="000000"/>
                          <w:kern w:val="0"/>
                          <w:sz w:val="30"/>
                          <w:szCs w:val="30"/>
                        </w:rPr>
                        <w:t xml:space="preserve"> </w:t>
                      </w:r>
                    </w:p>
                    <w:p w14:paraId="4098A0A3" w14:textId="77777777" w:rsidR="00CB18A8" w:rsidRDefault="00CB18A8" w:rsidP="00CB18A8"/>
                  </w:txbxContent>
                </v:textbox>
                <w10:wrap type="square"/>
              </v:shape>
            </w:pict>
          </mc:Fallback>
        </mc:AlternateContent>
      </w: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250714E3" wp14:editId="1BB91053">
            <wp:extent cx="693420" cy="396240"/>
            <wp:effectExtent l="0" t="0" r="0" b="3810"/>
            <wp:docPr id="1662611019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1D5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CB085D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97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In the </w:t>
        </w:r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 xml:space="preserve">Code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field, enter the coupon code you created using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97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administration site:</w:t>
        </w:r>
      </w:ins>
    </w:p>
    <w:p w14:paraId="2B0A712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97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25B3FB0C" wp14:editId="04B2CC5C">
            <wp:extent cx="6697980" cy="3101340"/>
            <wp:effectExtent l="0" t="0" r="7620" b="3810"/>
            <wp:docPr id="483341073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B0E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980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981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10.6: The cart detail page, including a coupon code on the form</w:t>
        </w:r>
      </w:ins>
    </w:p>
    <w:p w14:paraId="04C719B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5323BF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98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Click the </w:t>
        </w:r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 xml:space="preserve">Apply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button. The coupon will be applied, and the cart will display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98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coupon discount as follows:</w:t>
        </w:r>
      </w:ins>
    </w:p>
    <w:p w14:paraId="5334A08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98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lastRenderedPageBreak/>
        <w:drawing>
          <wp:inline distT="0" distB="0" distL="0" distR="0" wp14:anchorId="5A56A675" wp14:editId="493CC9D1">
            <wp:extent cx="6697980" cy="3589020"/>
            <wp:effectExtent l="0" t="0" r="7620" b="0"/>
            <wp:docPr id="1681305188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E3F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985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986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10.7: The cart detail page, including the coupon applied</w:t>
        </w:r>
      </w:ins>
    </w:p>
    <w:p w14:paraId="617C1F7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1CF326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8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98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Let’s add the coupon to the next step of the purchase process. Edit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989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orders/order/create.html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template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locate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99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following lines:</w:t>
        </w:r>
      </w:ins>
    </w:p>
    <w:p w14:paraId="34CD790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9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99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ul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49A8D2B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9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99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for item in cart %}</w:t>
        </w:r>
      </w:ins>
    </w:p>
    <w:p w14:paraId="6CA79F4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9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</w:t>
      </w:r>
      <w:ins w:id="99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li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5962B8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9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   </w:t>
      </w:r>
      <w:ins w:id="99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{{ item.quantity }}x {{ item.product.name }}</w:t>
        </w:r>
      </w:ins>
    </w:p>
    <w:p w14:paraId="1D0FBD1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99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  </w:t>
      </w:r>
      <w:ins w:id="100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span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&gt;${{ item.total_price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span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FD520D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0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00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li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E59FF5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0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100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endfor %}</w:t>
        </w:r>
      </w:ins>
    </w:p>
    <w:p w14:paraId="4DA5BCF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0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00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ul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6A5036E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25866C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0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00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Replace them with the following code:</w:t>
        </w:r>
      </w:ins>
    </w:p>
    <w:p w14:paraId="346BFF7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0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01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ul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E33646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1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</w:t>
      </w:r>
      <w:ins w:id="101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for item in cart %}</w:t>
        </w:r>
      </w:ins>
    </w:p>
    <w:p w14:paraId="049F687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1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</w:t>
      </w:r>
      <w:ins w:id="101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li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27639D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1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   </w:t>
      </w:r>
      <w:ins w:id="101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{{ item.quantity }}x {{ item.product.name }}</w:t>
        </w:r>
      </w:ins>
    </w:p>
    <w:p w14:paraId="3C9522C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1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  </w:t>
      </w:r>
      <w:ins w:id="101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span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&gt;${{ item.total_price|floatformat:2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span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4063FEF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1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02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li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5738247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2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102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endfor %}</w:t>
        </w:r>
      </w:ins>
    </w:p>
    <w:p w14:paraId="1FDAC21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2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r w:rsidRPr="00CB18A8">
        <w:rPr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t xml:space="preserve">     </w:t>
      </w:r>
      <w:ins w:id="102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{% if cart.coupon %}</w:t>
        </w:r>
      </w:ins>
    </w:p>
    <w:p w14:paraId="2653D6C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2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2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li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79643B0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2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r w:rsidRPr="00CB18A8">
        <w:rPr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t xml:space="preserve">         </w:t>
      </w:r>
      <w:ins w:id="102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"{{ cart.coupon.code }}" ({{ cart.coupon.discount }}% off)</w:t>
        </w:r>
      </w:ins>
    </w:p>
    <w:p w14:paraId="1539837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29" w:author="Jean-Marc H" w:date="2025-07-13T18:59:00Z" w16du:dateUtc="2025-07-13T23:59:00Z"/>
          <w:rFonts w:ascii="LiberationMono-Bold" w:hAnsi="LiberationMono-Bold" w:cs="LiberationMono-Bold"/>
          <w:b/>
          <w:bCs/>
          <w:color w:val="E55649"/>
          <w:kern w:val="0"/>
          <w:sz w:val="22"/>
          <w:szCs w:val="22"/>
        </w:rPr>
      </w:pPr>
      <w:ins w:id="103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span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"neg"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&gt;- ${{ cart.get_discount|floatformat:2 }}&lt;/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spa</w:t>
        </w:r>
      </w:ins>
    </w:p>
    <w:p w14:paraId="5A7532E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3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3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li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5D2E135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3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r w:rsidRPr="00CB18A8">
        <w:rPr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t xml:space="preserve">     </w:t>
      </w:r>
      <w:ins w:id="103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{% endif %}</w:t>
        </w:r>
      </w:ins>
    </w:p>
    <w:p w14:paraId="4BA7F6F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3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03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ul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5BB760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3AC62E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3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03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>The order summary should now include the coupon applied, if there is one.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03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Now find the following line:</w:t>
        </w:r>
      </w:ins>
    </w:p>
    <w:p w14:paraId="075C23A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383A42"/>
          <w:kern w:val="0"/>
          <w:sz w:val="22"/>
          <w:szCs w:val="22"/>
        </w:rPr>
      </w:pPr>
      <w:ins w:id="104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p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&gt;Total: ${{ cart.get_total_price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p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4CF587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4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</w:p>
    <w:p w14:paraId="51818E9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4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04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Replace it with the following:</w:t>
        </w:r>
      </w:ins>
    </w:p>
    <w:p w14:paraId="7247397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4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p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&gt;Total: ${{ cart.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get_total_price_after_discount|floatformat:2</w:t>
        </w:r>
      </w:ins>
    </w:p>
    <w:p w14:paraId="3175C1C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4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</w:p>
    <w:p w14:paraId="0D971CC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4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04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By doing this, the total price will also be calculated by applying the discount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04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of the coupon.</w:t>
        </w:r>
      </w:ins>
    </w:p>
    <w:p w14:paraId="7938987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04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Open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http://127.0.0.1:8000/orders/create/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your browser. You should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05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see that the order summary includes the applied coupon, as follows:</w:t>
        </w:r>
      </w:ins>
    </w:p>
    <w:p w14:paraId="0B3E360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05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3C1745AC" wp14:editId="63D89CCB">
            <wp:extent cx="3436620" cy="1737360"/>
            <wp:effectExtent l="0" t="0" r="0" b="0"/>
            <wp:docPr id="798952524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26F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052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1053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10.8: The order summary, including the coupon applied to the cart</w:t>
        </w:r>
      </w:ins>
    </w:p>
    <w:p w14:paraId="23601CA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9376E8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05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Users can now apply coupons to their shopping carts. However, you still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05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need to store coupon information in the order that it is created when users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05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check out the cart.</w:t>
        </w:r>
      </w:ins>
    </w:p>
    <w:p w14:paraId="1E99398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5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740676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58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49"/>
          <w:szCs w:val="49"/>
        </w:rPr>
      </w:pPr>
      <w:ins w:id="1059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Applying coupons to orders</w:t>
        </w:r>
      </w:ins>
    </w:p>
    <w:p w14:paraId="7CCC9EB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6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06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are going to store the coupon that was applied to each order. First, you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06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need to modify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model to store the related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object, if there is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06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one.</w:t>
        </w:r>
      </w:ins>
    </w:p>
    <w:p w14:paraId="50F164F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7BC12A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6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06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models.py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file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add the following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06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imports to it:</w:t>
        </w:r>
      </w:ins>
    </w:p>
    <w:p w14:paraId="65247B3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6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068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decimal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Decimal</w:t>
        </w:r>
      </w:ins>
    </w:p>
    <w:p w14:paraId="4397D20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6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07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django.core.validators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MaxValueValidator, MinValueVa</w:t>
        </w:r>
      </w:ins>
    </w:p>
    <w:p w14:paraId="3262649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383A42"/>
          <w:kern w:val="0"/>
          <w:sz w:val="22"/>
          <w:szCs w:val="22"/>
        </w:rPr>
      </w:pPr>
      <w:ins w:id="107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coupons.models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Coupon</w:t>
        </w:r>
      </w:ins>
    </w:p>
    <w:p w14:paraId="03B8BD5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7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</w:p>
    <w:p w14:paraId="61452C1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7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07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Then, add the following fields to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model:</w:t>
        </w:r>
      </w:ins>
    </w:p>
    <w:p w14:paraId="35BA4F7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7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076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class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Order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(models.Model):</w:t>
        </w:r>
      </w:ins>
    </w:p>
    <w:p w14:paraId="4788716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077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078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...</w:t>
        </w:r>
      </w:ins>
    </w:p>
    <w:p w14:paraId="5872A9E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07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8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coupon = models.ForeignKey(</w:t>
        </w:r>
      </w:ins>
    </w:p>
    <w:p w14:paraId="41ED9D1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08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8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Coupon,</w:t>
        </w:r>
      </w:ins>
    </w:p>
    <w:p w14:paraId="53B0A42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08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8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related_name=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'orders'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,</w:t>
        </w:r>
      </w:ins>
    </w:p>
    <w:p w14:paraId="3A96E88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08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8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null=</w:t>
        </w:r>
        <w:r w:rsidRPr="00CB18A8">
          <w:rPr>
            <w:rFonts w:ascii="LiberationMono-Bold" w:hAnsi="LiberationMono-Bold" w:cs="LiberationMono-Bold"/>
            <w:b/>
            <w:bCs/>
            <w:color w:val="0185BC"/>
            <w:kern w:val="0"/>
            <w:sz w:val="22"/>
            <w:szCs w:val="22"/>
          </w:rPr>
          <w:t>True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,</w:t>
        </w:r>
      </w:ins>
    </w:p>
    <w:p w14:paraId="4A6353E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08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8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blank=</w:t>
        </w:r>
        <w:r w:rsidRPr="00CB18A8">
          <w:rPr>
            <w:rFonts w:ascii="LiberationMono-Bold" w:hAnsi="LiberationMono-Bold" w:cs="LiberationMono-Bold"/>
            <w:b/>
            <w:bCs/>
            <w:color w:val="0185BC"/>
            <w:kern w:val="0"/>
            <w:sz w:val="22"/>
            <w:szCs w:val="22"/>
          </w:rPr>
          <w:t>True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,</w:t>
        </w:r>
      </w:ins>
    </w:p>
    <w:p w14:paraId="5F962B4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08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9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on_delete=models.SET_NULL</w:t>
        </w:r>
      </w:ins>
    </w:p>
    <w:p w14:paraId="1F07B17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09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9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052F03B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09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9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discount = models.IntegerField(</w:t>
        </w:r>
      </w:ins>
    </w:p>
    <w:p w14:paraId="77AD1CE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09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9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lastRenderedPageBreak/>
          <w:t>default=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0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,</w:t>
        </w:r>
      </w:ins>
    </w:p>
    <w:p w14:paraId="473B8D7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09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09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validators=[MinValueValidator(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0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), MaxValueValidator(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100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52AEA7E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09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0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116D3AE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679FA9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0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0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These fields allow you to store an optional coupon for the order and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0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discount percentage applied with the coupon. The discount is stored in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0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related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object, but you can include it in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model to preserve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0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it if the coupon has been modified or deleted. You set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on_delete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to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06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models.SET_NULL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so that if the coupon gets deleted,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coupon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field is set to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07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Null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, but the discount is preserved.</w:t>
        </w:r>
      </w:ins>
    </w:p>
    <w:p w14:paraId="308FA66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1EEDF8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0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0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You need to create a migration to include the new fields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model.</w:t>
        </w:r>
      </w:ins>
    </w:p>
    <w:p w14:paraId="14024DC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1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1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Run the following command from the command line:</w:t>
        </w:r>
      </w:ins>
    </w:p>
    <w:p w14:paraId="376DCDC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12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113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python manage.py makemigrations</w:t>
        </w:r>
      </w:ins>
    </w:p>
    <w:p w14:paraId="0A7C8EB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77B84C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1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1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should see an output like the following:</w:t>
        </w:r>
      </w:ins>
    </w:p>
    <w:p w14:paraId="08A29E8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16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117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Migrations for 'orders':</w:t>
        </w:r>
      </w:ins>
    </w:p>
    <w:p w14:paraId="61A7F2F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18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119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orders/migrations/0003_order_coupon_order_discount.py</w:t>
        </w:r>
      </w:ins>
    </w:p>
    <w:p w14:paraId="0320AC6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20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121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- Add field coupon to order</w:t>
        </w:r>
      </w:ins>
    </w:p>
    <w:p w14:paraId="17818CA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22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123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- Add field discount to order</w:t>
        </w:r>
      </w:ins>
    </w:p>
    <w:p w14:paraId="5FFDE23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9DB8ED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2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2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Apply the new migration with the following command:</w:t>
        </w:r>
      </w:ins>
    </w:p>
    <w:p w14:paraId="6704103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26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127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python manage.py migrate orders</w:t>
        </w:r>
      </w:ins>
    </w:p>
    <w:p w14:paraId="21F00C9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11EDBB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2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2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should see the following confirmation indicating that the new migration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3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has been applied:</w:t>
        </w:r>
      </w:ins>
    </w:p>
    <w:p w14:paraId="67DEAD9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31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132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Applying orders.0003_order_coupon_order_discount... OK</w:t>
        </w:r>
      </w:ins>
    </w:p>
    <w:p w14:paraId="64B5DAE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F9BF5C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3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3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model field changes are now synced with the database.</w:t>
        </w:r>
      </w:ins>
    </w:p>
    <w:p w14:paraId="0D31E5E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3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3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models.py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file, and add two new methods,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37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get_total_cost_before_discount()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and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get_discount()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, to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Order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3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model like this. The new code is highlighted in bold:</w:t>
        </w:r>
      </w:ins>
    </w:p>
    <w:p w14:paraId="4E4CE73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3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14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class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Order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(models.Model):</w:t>
        </w:r>
      </w:ins>
    </w:p>
    <w:p w14:paraId="774F1A3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141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142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...</w:t>
        </w:r>
      </w:ins>
    </w:p>
    <w:p w14:paraId="30ACDB9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4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4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-Bold" w:hAnsi="LiberationMono-Bold" w:cs="LiberationMono-Bold"/>
            <w:b/>
            <w:bCs/>
            <w:color w:val="4078F3"/>
            <w:kern w:val="0"/>
            <w:sz w:val="22"/>
            <w:szCs w:val="22"/>
          </w:rPr>
          <w:t>get_total_cost_before_discount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(self):</w:t>
        </w:r>
      </w:ins>
    </w:p>
    <w:p w14:paraId="7271DBC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4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4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-Bold" w:hAnsi="LiberationMono-Bold" w:cs="LiberationMono-Bold"/>
            <w:b/>
            <w:bCs/>
            <w:color w:val="C28501"/>
            <w:kern w:val="0"/>
            <w:sz w:val="22"/>
            <w:szCs w:val="22"/>
          </w:rPr>
          <w:t>sum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(item.get_cost() </w:t>
        </w:r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item </w:t>
        </w:r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self.items.</w:t>
        </w:r>
        <w:r w:rsidRPr="00CB18A8">
          <w:rPr>
            <w:rFonts w:ascii="LiberationMono-Bold" w:hAnsi="LiberationMono-Bold" w:cs="LiberationMono-Bold"/>
            <w:b/>
            <w:bCs/>
            <w:color w:val="C28501"/>
            <w:kern w:val="0"/>
            <w:sz w:val="22"/>
            <w:szCs w:val="22"/>
          </w:rPr>
          <w:t>all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())</w:t>
        </w:r>
      </w:ins>
    </w:p>
    <w:p w14:paraId="1509D8B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4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4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-Bold" w:hAnsi="LiberationMono-Bold" w:cs="LiberationMono-Bold"/>
            <w:b/>
            <w:bCs/>
            <w:color w:val="4078F3"/>
            <w:kern w:val="0"/>
            <w:sz w:val="22"/>
            <w:szCs w:val="22"/>
          </w:rPr>
          <w:t>get_discount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(self):</w:t>
        </w:r>
      </w:ins>
    </w:p>
    <w:p w14:paraId="35CB693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14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5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total_cost = self.get_total_cost_before_discount()</w:t>
        </w:r>
      </w:ins>
    </w:p>
    <w:p w14:paraId="578FB46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5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5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self.discount:</w:t>
        </w:r>
      </w:ins>
    </w:p>
    <w:p w14:paraId="3F07A17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5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5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total_cost * (self.discount / Decimal(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100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))</w:t>
        </w:r>
      </w:ins>
    </w:p>
    <w:p w14:paraId="22CA1CD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5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5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Decimal(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0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3EC1FA7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2B2793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5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5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Then, 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get_total_cost()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method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model as follows.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5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new code is highlighted in bold:</w:t>
        </w:r>
      </w:ins>
    </w:p>
    <w:p w14:paraId="03E08EC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6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16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get_total_cost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(self):</w:t>
        </w:r>
      </w:ins>
    </w:p>
    <w:p w14:paraId="58D2BF7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16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6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total_cost = self.get_total_cost_before_discount()</w:t>
        </w:r>
      </w:ins>
    </w:p>
    <w:p w14:paraId="2808EBA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6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6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total_cost - self.get_discount()</w:t>
        </w:r>
      </w:ins>
    </w:p>
    <w:p w14:paraId="794596A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6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6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get_total_cost()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method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model will now take into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6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account the discount applied, if there is one.</w:t>
        </w:r>
      </w:ins>
    </w:p>
    <w:p w14:paraId="7DB1397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2F772D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6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7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views.py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file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modify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71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order_create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 to save the related coupon and its discount when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17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creating a new order. Add the following code highlighted in bold to the</w:t>
        </w:r>
      </w:ins>
    </w:p>
    <w:p w14:paraId="39FE44E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7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17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order_create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view:</w:t>
        </w:r>
      </w:ins>
    </w:p>
    <w:p w14:paraId="6AA629B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7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176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order_create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(request):</w:t>
        </w:r>
      </w:ins>
    </w:p>
    <w:p w14:paraId="039BE6A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17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17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 = Cart(request)</w:t>
        </w:r>
      </w:ins>
    </w:p>
    <w:p w14:paraId="0EEBF72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17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18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request.method ==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'POST'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0D7530E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18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18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form = OrderCreateForm(request.POST)</w:t>
        </w:r>
      </w:ins>
    </w:p>
    <w:p w14:paraId="63E25F1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18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184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form.is_valid():</w:t>
        </w:r>
      </w:ins>
    </w:p>
    <w:p w14:paraId="7E67E12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18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18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order = form.save(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commit=</w:t>
        </w:r>
        <w:r w:rsidRPr="00CB18A8">
          <w:rPr>
            <w:rFonts w:ascii="LiberationMono-Bold" w:hAnsi="LiberationMono-Bold" w:cs="LiberationMono-Bold"/>
            <w:b/>
            <w:bCs/>
            <w:color w:val="0185BC"/>
            <w:kern w:val="0"/>
            <w:sz w:val="22"/>
            <w:szCs w:val="22"/>
          </w:rPr>
          <w:t>False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7234AA0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18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8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cart.coupon:</w:t>
        </w:r>
      </w:ins>
    </w:p>
    <w:p w14:paraId="696B658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118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9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order.coupon = cart.coupon</w:t>
        </w:r>
      </w:ins>
    </w:p>
    <w:p w14:paraId="58237CB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119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9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order.discount = cart.coupon.discount</w:t>
        </w:r>
      </w:ins>
    </w:p>
    <w:p w14:paraId="6474053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19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19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order.save()</w:t>
        </w:r>
      </w:ins>
    </w:p>
    <w:p w14:paraId="51F90A8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19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196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item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cart:</w:t>
        </w:r>
      </w:ins>
    </w:p>
    <w:p w14:paraId="5A1617C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19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19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OrderItem.objects.create(</w:t>
        </w:r>
      </w:ins>
    </w:p>
    <w:p w14:paraId="1C9A868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19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0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order=order,</w:t>
        </w:r>
      </w:ins>
    </w:p>
    <w:p w14:paraId="6F28D2F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20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0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product=item[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'product'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],</w:t>
        </w:r>
      </w:ins>
    </w:p>
    <w:p w14:paraId="0C31743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20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0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price=item[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'price'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],</w:t>
        </w:r>
      </w:ins>
    </w:p>
    <w:p w14:paraId="6043536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20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0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quantity=item[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'quantity'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</w:t>
        </w:r>
      </w:ins>
    </w:p>
    <w:p w14:paraId="11E30A2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20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0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4E0875E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09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210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clear the cart</w:t>
        </w:r>
      </w:ins>
    </w:p>
    <w:p w14:paraId="35A0A1B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1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1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cart.clear()</w:t>
        </w:r>
      </w:ins>
    </w:p>
    <w:p w14:paraId="6E68F88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13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214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launch asynchronous task</w:t>
        </w:r>
      </w:ins>
    </w:p>
    <w:p w14:paraId="4C12D6A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1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1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order_created.delay(order.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09C120A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17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218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set the order in the session</w:t>
        </w:r>
      </w:ins>
    </w:p>
    <w:p w14:paraId="510D8C2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19" w:author="Jean-Marc H" w:date="2025-07-13T18:59:00Z" w16du:dateUtc="2025-07-13T23:59:00Z"/>
          <w:rFonts w:ascii="LiberationMono" w:hAnsi="LiberationMono" w:cs="LiberationMono"/>
          <w:color w:val="C28501"/>
          <w:kern w:val="0"/>
          <w:sz w:val="22"/>
          <w:szCs w:val="22"/>
        </w:rPr>
      </w:pPr>
      <w:ins w:id="122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request.session[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'order_id'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 = order.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</w:ins>
    </w:p>
    <w:p w14:paraId="0FC712A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21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222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redirect for payment</w:t>
        </w:r>
      </w:ins>
    </w:p>
    <w:p w14:paraId="63228F7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2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24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redirect(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'payment:process'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3FE7A8E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2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26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>else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3548188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22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2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form = OrderCreateForm()</w:t>
        </w:r>
      </w:ins>
    </w:p>
    <w:p w14:paraId="29E21F7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2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3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render(</w:t>
        </w:r>
      </w:ins>
    </w:p>
    <w:p w14:paraId="62DD7D4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23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3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request,</w:t>
        </w:r>
      </w:ins>
    </w:p>
    <w:p w14:paraId="661B17D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23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34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'orders/order/create.html'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386E0B7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23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3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'cart'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: cart,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'form'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form}</w:t>
        </w:r>
      </w:ins>
    </w:p>
    <w:p w14:paraId="70BA99D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3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3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41AC9D2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614D48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3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24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In the new code, you create an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object using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save()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method of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241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OrderCreateForm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form. You avoid saving it to the database yet by using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242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commit=False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 If the cart contains a coupon, you store the related coupon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24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and the discount that was applied. Then, you save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 to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24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database.</w:t>
        </w:r>
      </w:ins>
    </w:p>
    <w:p w14:paraId="382A1B3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26283C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4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24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payment/process.html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template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payment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24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locate the following lines:</w:t>
        </w:r>
      </w:ins>
    </w:p>
    <w:p w14:paraId="5865C2E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4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4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"total"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52F3FE4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5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5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lastRenderedPageBreak/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&gt;Total&lt;/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56FA1A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5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5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"4"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5699105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5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5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&gt;${{ order.get_total_cost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49145B2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383A42"/>
          <w:kern w:val="0"/>
          <w:sz w:val="22"/>
          <w:szCs w:val="22"/>
        </w:rPr>
      </w:pPr>
      <w:ins w:id="125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CFAC66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5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</w:p>
    <w:p w14:paraId="2B9B582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5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25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Replace them with the following code. New lines are highlighted in bold:</w:t>
        </w:r>
      </w:ins>
    </w:p>
    <w:p w14:paraId="0192BDF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6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6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{% if order.coupon %}</w:t>
        </w:r>
      </w:ins>
    </w:p>
    <w:p w14:paraId="758EA41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6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6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"subtotal"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7C39EDC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6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6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&gt;Subtotal&lt;/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556303F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6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6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"3"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529C088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6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6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46FEF44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7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7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${{ order.get_total_cost_before_discount|floatformat:2 }}</w:t>
        </w:r>
      </w:ins>
    </w:p>
    <w:p w14:paraId="3DEF646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7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7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23EC686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7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7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F6D800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7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7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66D61D4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7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7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F2E339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8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8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"{{ order.coupon.code }}" coupon</w:t>
        </w:r>
      </w:ins>
    </w:p>
    <w:p w14:paraId="6A7DF8E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8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8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({{ order.discount }}% off)</w:t>
        </w:r>
      </w:ins>
    </w:p>
    <w:p w14:paraId="7DC38A7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8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8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51A3E66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8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8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"3"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17CBAC5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8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8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"num neg"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7B9FE0D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29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9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- ${{ order.get_discount|floatformat:2 }}</w:t>
        </w:r>
      </w:ins>
    </w:p>
    <w:p w14:paraId="3F81AAB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9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9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6C8000A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9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9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05A516E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9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29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{% endif %}</w:t>
        </w:r>
      </w:ins>
    </w:p>
    <w:p w14:paraId="296B68E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29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29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"total"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8A4B52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0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0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&gt;Total&lt;/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1C71C8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0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0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"3"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4E9D00D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0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0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836F82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30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0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${{ order.get_total_cost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|floatformat:2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}}</w:t>
        </w:r>
      </w:ins>
    </w:p>
    <w:p w14:paraId="6FD9CC4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0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0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17F766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1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1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61ECF09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9D738D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1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1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We have updated the order summary before payment.</w:t>
        </w:r>
      </w:ins>
    </w:p>
    <w:p w14:paraId="30AC2B0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1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1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Make sure that the development server is running with the following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1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command:</w:t>
        </w:r>
      </w:ins>
    </w:p>
    <w:p w14:paraId="57FAA73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17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318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python manage.py runserver</w:t>
        </w:r>
      </w:ins>
    </w:p>
    <w:p w14:paraId="45EDF1B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45F330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1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2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Make sure Docker is running, and execute the following command in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2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another shell to start the RabbitMQ server with Docker:</w:t>
        </w:r>
      </w:ins>
    </w:p>
    <w:p w14:paraId="63347D4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22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323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docker run -it --rm --name rabbitmq -p 5672:5672 -p 15672:15672 r</w:t>
        </w:r>
      </w:ins>
    </w:p>
    <w:p w14:paraId="6FB838A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9617F2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2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2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Open another shell and start the Celery worker from your project directory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2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with the following command:</w:t>
        </w:r>
      </w:ins>
    </w:p>
    <w:p w14:paraId="7C5724E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27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328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celery -A myshop worker -l info</w:t>
        </w:r>
      </w:ins>
    </w:p>
    <w:p w14:paraId="36306F5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B2B3A6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2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3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Open an additional shell and execute the following command to forward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3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Stripe events to your local webhook URL:</w:t>
        </w:r>
      </w:ins>
    </w:p>
    <w:p w14:paraId="446BB82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32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333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stripe listen --forward-to localhost:8000/payment/webhook/</w:t>
        </w:r>
      </w:ins>
    </w:p>
    <w:p w14:paraId="7383FE5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33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 xml:space="preserve">Open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http://127.0.0.1:8000/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your browser and create an order using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3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coupon you created. After validating the items in the shopping cart, on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36" w:author="Jean-Marc H" w:date="2025-07-13T18:59:00Z" w16du:dateUtc="2025-07-13T23:59:00Z"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 xml:space="preserve">Order summary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page, you will see the coupon applied to the order:</w:t>
        </w:r>
      </w:ins>
    </w:p>
    <w:p w14:paraId="29C1317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33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0803F243" wp14:editId="1A71B801">
            <wp:extent cx="6697980" cy="3924300"/>
            <wp:effectExtent l="0" t="0" r="7620" b="0"/>
            <wp:docPr id="1431554881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5E6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338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1339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10.9: The Order summary page, including the coupon applied to the order</w:t>
        </w:r>
      </w:ins>
    </w:p>
    <w:p w14:paraId="7799436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DBC747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34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If you click on </w:t>
        </w:r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>Pay now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, you will see that Stripe is not aware of the discount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4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applied, as displayed in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Figure 10.10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:</w:t>
        </w:r>
      </w:ins>
    </w:p>
    <w:p w14:paraId="51CC677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34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17ACB2AB" wp14:editId="574EF55B">
            <wp:extent cx="1882140" cy="1127760"/>
            <wp:effectExtent l="0" t="0" r="3810" b="0"/>
            <wp:docPr id="1173929484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64E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343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1344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10.10: The item details of the Stripe Checkout page, including no discount coupon</w:t>
        </w:r>
      </w:ins>
    </w:p>
    <w:p w14:paraId="08EE950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3D787C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34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Stripe shows the full amount to be paid without any deduction. This is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4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because we are not passing on the discount to Stripe. Remember that in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47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payment_process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view, we pass the order items as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line_items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to Stripe,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4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including the cost and quantity of each order item.</w:t>
        </w:r>
      </w:ins>
    </w:p>
    <w:p w14:paraId="3E80C88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4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D99470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50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49"/>
          <w:szCs w:val="49"/>
        </w:rPr>
      </w:pPr>
      <w:ins w:id="1351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Creating coupons for Stripe</w:t>
        </w:r>
      </w:ins>
      <w:r w:rsidRPr="00CB18A8">
        <w:rPr>
          <w:rFonts w:ascii="DejaVuSans-Bold" w:hAnsi="DejaVuSans-Bold" w:cs="DejaVuSans-Bold"/>
          <w:b/>
          <w:bCs/>
          <w:color w:val="000000"/>
          <w:kern w:val="0"/>
          <w:sz w:val="49"/>
          <w:szCs w:val="49"/>
        </w:rPr>
        <w:t xml:space="preserve"> </w:t>
      </w:r>
      <w:ins w:id="1352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Checkout</w:t>
        </w:r>
      </w:ins>
    </w:p>
    <w:p w14:paraId="2C46673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5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5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Stripe allows you to define discount coupons and link them to one-time</w:t>
        </w:r>
      </w:ins>
    </w:p>
    <w:p w14:paraId="23F20E6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5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5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payments. You can find more information about creating discounts for Stripe</w:t>
        </w:r>
      </w:ins>
    </w:p>
    <w:p w14:paraId="181E8CF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5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5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Checkout at</w:t>
        </w:r>
        <w:r w:rsidRPr="00CB18A8">
          <w:rPr>
            <w:rFonts w:ascii="LiberationMono" w:hAnsi="LiberationMono" w:cs="LiberationMono"/>
            <w:color w:val="0000EF"/>
            <w:kern w:val="0"/>
            <w:sz w:val="30"/>
            <w:szCs w:val="30"/>
          </w:rPr>
          <w:t>https://stripe.com/docs/payments/checkout/discounts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</w:p>
    <w:p w14:paraId="671183A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5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6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 xml:space="preserve">Let’s 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payment_process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 to create a coupon for Stripe Checkout.</w:t>
        </w:r>
      </w:ins>
    </w:p>
    <w:p w14:paraId="25F4FE9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6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36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views.py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file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payment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add the following code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36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highlighted in bold to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payment_process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view:</w:t>
        </w:r>
      </w:ins>
    </w:p>
    <w:p w14:paraId="42D83EB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36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65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payment_process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(request):</w:t>
        </w:r>
      </w:ins>
    </w:p>
    <w:p w14:paraId="7CEB24C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36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6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order_id = request.session.get(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'order_id'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63EFFEB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36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6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order = get_object_or_404(Order,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=order_id)</w:t>
        </w:r>
      </w:ins>
    </w:p>
    <w:p w14:paraId="090C043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37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7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request.method ==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'POST'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2D0A288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37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7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success_url = request.build_absolute_uri(</w:t>
        </w:r>
      </w:ins>
    </w:p>
    <w:p w14:paraId="79C2145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37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7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reverse(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'payment:completed'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25924DA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37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7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78B8EA0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37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7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cancel_url = request.build_absolute_uri(</w:t>
        </w:r>
      </w:ins>
    </w:p>
    <w:p w14:paraId="68F73F3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38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8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reverse(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'payment:canceled'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7041538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38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8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152E82D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384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385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Stripe checkout session data</w:t>
        </w:r>
      </w:ins>
    </w:p>
    <w:p w14:paraId="345E447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38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8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session_data = {</w:t>
        </w:r>
      </w:ins>
    </w:p>
    <w:p w14:paraId="1F74E18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38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89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'mode'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: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'payment'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61FC7AD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39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91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'client_reference_id'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order.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2E00730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39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93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'success_url'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success_url,</w:t>
        </w:r>
      </w:ins>
    </w:p>
    <w:p w14:paraId="624A8C5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39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95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'cancel_url'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cancel_url,</w:t>
        </w:r>
      </w:ins>
    </w:p>
    <w:p w14:paraId="60F7D96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39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97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'line_items'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[]</w:t>
        </w:r>
      </w:ins>
    </w:p>
    <w:p w14:paraId="1F5C036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39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39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</w:t>
        </w:r>
      </w:ins>
    </w:p>
    <w:p w14:paraId="27FC89F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400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401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add order items to the Stripe checkout session</w:t>
        </w:r>
      </w:ins>
    </w:p>
    <w:p w14:paraId="1E44F3D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0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03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item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order.items.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all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():</w:t>
        </w:r>
      </w:ins>
    </w:p>
    <w:p w14:paraId="564B3A4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40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0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session_data[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'line_items'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].append(</w:t>
        </w:r>
      </w:ins>
    </w:p>
    <w:p w14:paraId="1F08627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40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</w:t>
      </w:r>
      <w:ins w:id="140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</w:t>
        </w:r>
      </w:ins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ab/>
      </w: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ab/>
      </w:r>
    </w:p>
    <w:p w14:paraId="1FB6DF9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40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09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'price_data'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{</w:t>
        </w:r>
      </w:ins>
    </w:p>
    <w:p w14:paraId="45ACE56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141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11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'unit_amount'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: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int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(item.price * Decimal(</w:t>
        </w:r>
      </w:ins>
    </w:p>
    <w:p w14:paraId="14E9345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141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13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'currency'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: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'usd'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518A204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141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15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'product_data'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{</w:t>
        </w:r>
      </w:ins>
    </w:p>
    <w:p w14:paraId="3B0658B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880" w:firstLine="720"/>
        <w:rPr>
          <w:ins w:id="141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17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'name'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item.product.name,</w:t>
        </w:r>
      </w:ins>
    </w:p>
    <w:p w14:paraId="7D85E1B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141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1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},</w:t>
        </w:r>
      </w:ins>
    </w:p>
    <w:p w14:paraId="1430C15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42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2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},</w:t>
        </w:r>
      </w:ins>
    </w:p>
    <w:p w14:paraId="2D74C48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42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23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'quantity'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item.quantity,</w:t>
        </w:r>
      </w:ins>
    </w:p>
    <w:p w14:paraId="73A5085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42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2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</w:t>
        </w:r>
      </w:ins>
    </w:p>
    <w:p w14:paraId="1D3D2D5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42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2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4F01770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28" w:author="Jean-Marc H" w:date="2025-07-13T18:59:00Z" w16du:dateUtc="2025-07-13T23:59:00Z"/>
          <w:rFonts w:ascii="LiberationMono-BoldItalic" w:hAnsi="LiberationMono-BoldItalic" w:cs="LiberationMono-BoldItalic"/>
          <w:b/>
          <w:bCs/>
          <w:i/>
          <w:iCs/>
          <w:color w:val="A1A2A8"/>
          <w:kern w:val="0"/>
          <w:sz w:val="22"/>
          <w:szCs w:val="22"/>
        </w:rPr>
      </w:pPr>
      <w:ins w:id="1429" w:author="Jean-Marc H" w:date="2025-07-13T18:59:00Z" w16du:dateUtc="2025-07-13T23:59:00Z">
        <w:r w:rsidRPr="00CB18A8">
          <w:rPr>
            <w:rFonts w:ascii="LiberationMono-BoldItalic" w:hAnsi="LiberationMono-BoldItalic" w:cs="LiberationMono-BoldItalic"/>
            <w:b/>
            <w:bCs/>
            <w:i/>
            <w:iCs/>
            <w:color w:val="A1A2A8"/>
            <w:kern w:val="0"/>
            <w:sz w:val="22"/>
            <w:szCs w:val="22"/>
          </w:rPr>
          <w:t># Stripe coupon</w:t>
        </w:r>
      </w:ins>
    </w:p>
    <w:p w14:paraId="06408DF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3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43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order.coupon:</w:t>
        </w:r>
      </w:ins>
    </w:p>
    <w:p w14:paraId="7592A2E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43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43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stripe_coupon = stripe.Coupon.create(</w:t>
        </w:r>
      </w:ins>
    </w:p>
    <w:p w14:paraId="157F786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43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43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name=order.coupon.code,</w:t>
        </w:r>
      </w:ins>
    </w:p>
    <w:p w14:paraId="563A687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43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43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percent_off=order.discount,</w:t>
        </w:r>
      </w:ins>
    </w:p>
    <w:p w14:paraId="19C6C32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/>
        <w:rPr>
          <w:ins w:id="1438" w:author="Jean-Marc H" w:date="2025-07-13T18:59:00Z" w16du:dateUtc="2025-07-13T23:59:00Z"/>
          <w:rFonts w:ascii="LiberationMono-Bold" w:hAnsi="LiberationMono-Bold" w:cs="LiberationMono-Bold"/>
          <w:b/>
          <w:bCs/>
          <w:color w:val="50A24F"/>
          <w:kern w:val="0"/>
          <w:sz w:val="22"/>
          <w:szCs w:val="22"/>
        </w:rPr>
      </w:pPr>
      <w:ins w:id="143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duration=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'once'</w:t>
        </w:r>
      </w:ins>
    </w:p>
    <w:p w14:paraId="79385BF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44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44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022C2B0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44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44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session_data[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'discounts'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] = [{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'coupon'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: stripe_coupo</w:t>
        </w:r>
      </w:ins>
    </w:p>
    <w:p w14:paraId="737B9CC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444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445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create Stripe checkout session</w:t>
        </w:r>
      </w:ins>
    </w:p>
    <w:p w14:paraId="6839A9E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44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4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session = stripe.checkout.Session.create(**session_data)</w:t>
        </w:r>
      </w:ins>
    </w:p>
    <w:p w14:paraId="0738C5C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448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449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redirect to Stripe payment form</w:t>
        </w:r>
      </w:ins>
    </w:p>
    <w:p w14:paraId="28087DF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5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5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redirect(session.url, code=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303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68D4832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45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53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>else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3BB871F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45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455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render(request,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'payment/process.html'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,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locals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())</w:t>
        </w:r>
      </w:ins>
    </w:p>
    <w:p w14:paraId="2DF9FCA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A5E9BA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A85978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5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5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>In the new code, you check if the order has a related coupon. In that case,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45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use the Stripe SDK to create a Stripe coupon using</w:t>
        </w:r>
      </w:ins>
    </w:p>
    <w:p w14:paraId="0213E62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5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6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stripe.Coupon.create()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 You use the following attributes for the coupon:</w:t>
        </w:r>
      </w:ins>
    </w:p>
    <w:p w14:paraId="5071F9A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3F845DEE" w14:textId="77777777" w:rsidR="00CB18A8" w:rsidRPr="00CB18A8" w:rsidRDefault="00CB18A8" w:rsidP="00CB18A8">
      <w:pPr>
        <w:numPr>
          <w:ilvl w:val="0"/>
          <w:numId w:val="113"/>
        </w:numPr>
        <w:autoSpaceDE w:val="0"/>
        <w:autoSpaceDN w:val="0"/>
        <w:adjustRightInd w:val="0"/>
        <w:spacing w:after="0" w:line="240" w:lineRule="auto"/>
        <w:contextualSpacing/>
        <w:rPr>
          <w:ins w:id="146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62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name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: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code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of the coupon related to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 is used.</w:t>
        </w:r>
      </w:ins>
    </w:p>
    <w:p w14:paraId="54145C8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2C2DDA65" w14:textId="77777777" w:rsidR="00CB18A8" w:rsidRPr="00CB18A8" w:rsidRDefault="00CB18A8" w:rsidP="00CB18A8">
      <w:pPr>
        <w:numPr>
          <w:ilvl w:val="0"/>
          <w:numId w:val="113"/>
        </w:numPr>
        <w:autoSpaceDE w:val="0"/>
        <w:autoSpaceDN w:val="0"/>
        <w:adjustRightInd w:val="0"/>
        <w:spacing w:after="0" w:line="240" w:lineRule="auto"/>
        <w:contextualSpacing/>
        <w:rPr>
          <w:ins w:id="146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6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percent_off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: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discount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 is issued.</w:t>
        </w:r>
      </w:ins>
    </w:p>
    <w:p w14:paraId="76200F2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46F17F44" w14:textId="77777777" w:rsidR="00CB18A8" w:rsidRPr="00CB18A8" w:rsidRDefault="00CB18A8" w:rsidP="00CB18A8">
      <w:pPr>
        <w:numPr>
          <w:ilvl w:val="0"/>
          <w:numId w:val="113"/>
        </w:numPr>
        <w:autoSpaceDE w:val="0"/>
        <w:autoSpaceDN w:val="0"/>
        <w:adjustRightInd w:val="0"/>
        <w:spacing w:after="0" w:line="240" w:lineRule="auto"/>
        <w:contextualSpacing/>
        <w:rPr>
          <w:ins w:id="146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66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duration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: The value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once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is used. This indicates to Stripe that this is a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46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coupon for a one-time payment.</w:t>
        </w:r>
      </w:ins>
    </w:p>
    <w:p w14:paraId="39AC2D8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D5BFF2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6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6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After creating the coupon, its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id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is added to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session_data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dictionary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47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used to create the Stripe Checkout session. This links the coupon to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47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checkout session.</w:t>
        </w:r>
      </w:ins>
    </w:p>
    <w:p w14:paraId="6D58EE0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7AFB75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7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7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Open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http://127.0.0.1:8000/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your browser and complete a purchase</w:t>
        </w:r>
      </w:ins>
    </w:p>
    <w:p w14:paraId="7B186A2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47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using the coupon you created. When redirected to the Stripe Checkout page,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47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will see the coupon applied:</w:t>
        </w:r>
      </w:ins>
    </w:p>
    <w:p w14:paraId="72AE32A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47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0B27767C" wp14:editId="03F91F09">
            <wp:extent cx="3649980" cy="3444240"/>
            <wp:effectExtent l="0" t="0" r="7620" b="3810"/>
            <wp:docPr id="1585250840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6AF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477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1478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10.11: The item details of the Stripe Checkout page, including a discount coupon named</w:t>
        </w:r>
      </w:ins>
      <w:r w:rsidRPr="00CB18A8">
        <w:rPr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  <w:t xml:space="preserve"> </w:t>
      </w:r>
      <w:ins w:id="1479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SUMMER</w:t>
        </w:r>
      </w:ins>
    </w:p>
    <w:p w14:paraId="3FA38EA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0A3648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8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8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Stripe Checkout page now includes the order coupon, and the total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48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amount to pay now includes the amount deducted using the coupon.</w:t>
        </w:r>
      </w:ins>
    </w:p>
    <w:p w14:paraId="175323D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B92E8C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8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48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Complete the purchase and then open</w:t>
        </w:r>
      </w:ins>
    </w:p>
    <w:p w14:paraId="7DF9721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485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lastRenderedPageBreak/>
          <w:t xml:space="preserve">http://127.0.0.1:8000/admin/orders/order/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your browser. Click on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486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 for which the coupon was used. The edit form will display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48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discount applied, as shown in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Figure 10.12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:</w:t>
        </w:r>
      </w:ins>
    </w:p>
    <w:p w14:paraId="659C04A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48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0728414A" wp14:editId="2E5D5D05">
            <wp:extent cx="6697980" cy="2171700"/>
            <wp:effectExtent l="0" t="0" r="7620" b="0"/>
            <wp:docPr id="1808956070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2C9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489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1490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10.12: The order edit form, including the coupon and discount applied</w:t>
        </w:r>
      </w:ins>
    </w:p>
    <w:p w14:paraId="29F7DBE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4BCCD9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49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have successfully stored coupons for orders and processed payments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49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with discounts. Next, you will add coupons to the order detail view of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49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administration site and to PDF invoices for orders.</w:t>
        </w:r>
      </w:ins>
    </w:p>
    <w:p w14:paraId="7A28FAE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9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12EDF0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95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49"/>
          <w:szCs w:val="49"/>
        </w:rPr>
      </w:pPr>
      <w:ins w:id="1496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Adding coupons to orders on the</w:t>
        </w:r>
      </w:ins>
      <w:r w:rsidRPr="00CB18A8">
        <w:rPr>
          <w:rFonts w:ascii="DejaVuSans-Bold" w:hAnsi="DejaVuSans-Bold" w:cs="DejaVuSans-Bold"/>
          <w:b/>
          <w:bCs/>
          <w:color w:val="000000"/>
          <w:kern w:val="0"/>
          <w:sz w:val="49"/>
          <w:szCs w:val="49"/>
        </w:rPr>
        <w:t xml:space="preserve"> </w:t>
      </w:r>
      <w:ins w:id="1497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administration site and to PDF</w:t>
        </w:r>
      </w:ins>
      <w:r w:rsidRPr="00CB18A8">
        <w:rPr>
          <w:rFonts w:ascii="DejaVuSans-Bold" w:hAnsi="DejaVuSans-Bold" w:cs="DejaVuSans-Bold"/>
          <w:b/>
          <w:bCs/>
          <w:color w:val="000000"/>
          <w:kern w:val="0"/>
          <w:sz w:val="49"/>
          <w:szCs w:val="49"/>
        </w:rPr>
        <w:t xml:space="preserve"> </w:t>
      </w:r>
      <w:ins w:id="1498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invoices</w:t>
        </w:r>
      </w:ins>
    </w:p>
    <w:p w14:paraId="4E2E679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49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50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Let’s add the coupon to the order detail page on the administration site. Edit</w:t>
        </w:r>
      </w:ins>
    </w:p>
    <w:p w14:paraId="6549864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0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50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admin/orders/order/detail.html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template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</w:t>
        </w:r>
      </w:ins>
    </w:p>
    <w:p w14:paraId="50B0BA3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0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50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and add the following code highlighted in bold:</w:t>
        </w:r>
      </w:ins>
    </w:p>
    <w:p w14:paraId="26E3BB5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05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506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...</w:t>
        </w:r>
      </w:ins>
    </w:p>
    <w:p w14:paraId="09962A9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0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0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table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style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"width:100%"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60ED52C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09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510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...</w:t>
        </w:r>
      </w:ins>
    </w:p>
    <w:p w14:paraId="0B8D674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1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1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tbody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4AC0A1A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1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151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for item in order.items.all %}</w:t>
        </w:r>
      </w:ins>
    </w:p>
    <w:p w14:paraId="5B05813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1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1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"row{% cycle "1" "2" %}"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D3B121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1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1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&gt;{{ item.product.name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5E32DB6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1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2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&gt;${{ item.price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60178B1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2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2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&gt;{{ item.quantity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23F72D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2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2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&gt;${{ item.get_cost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5726074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2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2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68F3540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2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152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endfor %}</w:t>
        </w:r>
      </w:ins>
    </w:p>
    <w:p w14:paraId="59EBFB8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2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r w:rsidRPr="00CB18A8">
        <w:rPr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t xml:space="preserve">    </w:t>
      </w:r>
      <w:ins w:id="153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{% if order.coupon %}</w:t>
        </w:r>
      </w:ins>
    </w:p>
    <w:p w14:paraId="4D1CE8C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3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3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"subtotal"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691AA40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3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3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"3"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&gt;Subtotal&lt;/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E13B84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3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3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1591287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53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3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${{ order.get_total_cost_before_discount|floatformat:2</w:t>
        </w:r>
      </w:ins>
    </w:p>
    <w:p w14:paraId="7CC9A78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3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4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5F2BF6F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4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4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4AF8DA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4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4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4DD9DA3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4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4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lastRenderedPageBreak/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"3"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9946F2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54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4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"{{ order.coupon.code }}" coupon</w:t>
        </w:r>
      </w:ins>
    </w:p>
    <w:p w14:paraId="0E7A085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54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5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({{ order.discount }}% off)</w:t>
        </w:r>
      </w:ins>
    </w:p>
    <w:p w14:paraId="7A9E8FC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5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5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2FFF8D0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53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5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"num neg"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79D2328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55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5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- ${{ order.get_discount|floatformat:2 }}</w:t>
        </w:r>
      </w:ins>
    </w:p>
    <w:p w14:paraId="0FEAA32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5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5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7826EF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5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56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21E85C2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6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r w:rsidRPr="00CB18A8">
        <w:rPr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t xml:space="preserve">    </w:t>
      </w:r>
      <w:ins w:id="156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{% endif %}</w:t>
        </w:r>
      </w:ins>
    </w:p>
    <w:p w14:paraId="6A248DF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6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6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"total"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766833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6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6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"3"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&gt;Total&lt;/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52C38F1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6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6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3355709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56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7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${{ order.get_total_cost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|floatformat:2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}}</w:t>
        </w:r>
      </w:ins>
    </w:p>
    <w:p w14:paraId="6FCC7D9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7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7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2FBAB1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7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7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5BDEFD3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7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7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tbody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4A46CB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7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7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table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2EA69A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79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580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...</w:t>
        </w:r>
      </w:ins>
    </w:p>
    <w:p w14:paraId="75E379E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2C8EED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58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Access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http://127.0.0.1:8000/admin/orders/order/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with your browser,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58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and click on the </w:t>
        </w:r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 xml:space="preserve">View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link of the latest order. The </w:t>
        </w:r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 xml:space="preserve">Items bought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table will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58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now include the coupon used, as shown in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Figure 10.13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:</w:t>
        </w:r>
      </w:ins>
    </w:p>
    <w:p w14:paraId="617F56A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58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4EC657F1" wp14:editId="2A288B33">
            <wp:extent cx="6697980" cy="1836420"/>
            <wp:effectExtent l="0" t="0" r="7620" b="0"/>
            <wp:docPr id="489727328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B5A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585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1586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10.13: The product detail page on the administration site, including the coupon used</w:t>
        </w:r>
      </w:ins>
    </w:p>
    <w:p w14:paraId="40E5C7D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A2FCDF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8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58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Now, let’s modify the order invoice template to include the coupon used for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58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order. 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orders/order/pdf.html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template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orders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59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add the following code highlighted in bold:</w:t>
        </w:r>
      </w:ins>
    </w:p>
    <w:p w14:paraId="26FDF85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91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592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...</w:t>
        </w:r>
      </w:ins>
    </w:p>
    <w:p w14:paraId="782CF97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9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9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table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06C597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9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9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thead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7B0623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9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59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4B50FA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59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0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th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&gt;Product&lt;/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th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125750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0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0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th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&gt;Price&lt;/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th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50813D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0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0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th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&gt;Quantity&lt;/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th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1EF029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0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0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th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&gt;Cost&lt;/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th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9424EA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0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0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FCF3F8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0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1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thead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4CC5953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383A42"/>
          <w:kern w:val="0"/>
          <w:sz w:val="22"/>
          <w:szCs w:val="22"/>
        </w:rPr>
      </w:pPr>
      <w:ins w:id="161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tbody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52FADB4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61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1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for item in order.items.all %}</w:t>
        </w:r>
      </w:ins>
    </w:p>
    <w:p w14:paraId="7CBA899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61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lastRenderedPageBreak/>
        <w:t xml:space="preserve">    </w:t>
      </w:r>
      <w:ins w:id="161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"row{% cycle "1" "2" %}"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B3CF6B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1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1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&gt;{{ item.product.name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CD19F6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1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1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&gt;${{ item.price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60DBF7F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2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2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&gt;{{ item.quantity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1C5CE7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2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2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&gt;${{ item.get_cost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4C8ED3D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2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2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E60ED7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2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</w:t>
      </w:r>
      <w:ins w:id="162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endfor %}</w:t>
        </w:r>
      </w:ins>
    </w:p>
    <w:p w14:paraId="0781CCD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2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r w:rsidRPr="00CB18A8">
        <w:rPr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t xml:space="preserve">       </w:t>
      </w:r>
      <w:ins w:id="162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{% if order.coupon %}</w:t>
        </w:r>
      </w:ins>
    </w:p>
    <w:p w14:paraId="199BFDD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3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3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"subtotal"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1066019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3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3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"3"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&gt;Subtotal&lt;/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458BC1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3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3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4B340F2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63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3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${{ order.get_total_cost_before_discount|floatformat:2</w:t>
        </w:r>
      </w:ins>
    </w:p>
    <w:p w14:paraId="2736146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3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3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60B86C1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4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4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1E1841B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4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4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239DF7A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4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4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"3"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7E318F6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64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4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"{{ order.coupon.code }}" coupon</w:t>
        </w:r>
      </w:ins>
    </w:p>
    <w:p w14:paraId="4E57AAA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64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4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({{ order.discount }}% off)</w:t>
        </w:r>
      </w:ins>
    </w:p>
    <w:p w14:paraId="1439A32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5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5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0234DFA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5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5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"num neg"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4174739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65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5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- ${{ order.get_discount|floatformat:2 }}</w:t>
        </w:r>
      </w:ins>
    </w:p>
    <w:p w14:paraId="2B82451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5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5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3FA2464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5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165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-Bold" w:hAnsi="LiberationMono-Bold" w:cs="LiberationMono-Bold"/>
            <w:b/>
            <w:bCs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&gt;</w:t>
        </w:r>
      </w:ins>
    </w:p>
    <w:p w14:paraId="4F6FA68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6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r w:rsidRPr="00CB18A8">
        <w:rPr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  <w:t xml:space="preserve">       </w:t>
      </w:r>
      <w:ins w:id="166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{% endif %}</w:t>
        </w:r>
      </w:ins>
    </w:p>
    <w:p w14:paraId="095374F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6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6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tr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"total"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61BBC46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6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6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colspan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"3"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&gt;Total&lt;/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B69BF7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6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6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td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"num"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&gt;${{ order.get_total_cost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|floatformat:2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2E3063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6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6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A72E2B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7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7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tbody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4708C2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7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67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table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CBD8FC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74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675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...</w:t>
        </w:r>
      </w:ins>
    </w:p>
    <w:p w14:paraId="5F42B14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C9873D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67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Access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http://127.0.0.1:8000/admin/orders/order/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with your browser,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67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and click on the </w:t>
        </w:r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 xml:space="preserve">PDF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link of the latest order. The </w:t>
        </w:r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 xml:space="preserve">Items bought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table will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67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include the coupon used, as shown in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Figure 10.14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:</w:t>
        </w:r>
      </w:ins>
    </w:p>
    <w:p w14:paraId="1FA0168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67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7070E46A" wp14:editId="35F79BE3">
            <wp:extent cx="5539740" cy="2735580"/>
            <wp:effectExtent l="0" t="0" r="3810" b="7620"/>
            <wp:docPr id="1639513789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3D2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680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1681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10.14: The PDF order invoice, including the coupon used</w:t>
        </w:r>
      </w:ins>
    </w:p>
    <w:p w14:paraId="2E142A9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8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68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>You successfully added a coupon system to your shop. Next, you are going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68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to build a product recommendation engine.</w:t>
        </w:r>
      </w:ins>
    </w:p>
    <w:p w14:paraId="56B38A2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85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54"/>
          <w:szCs w:val="54"/>
        </w:rPr>
      </w:pPr>
      <w:ins w:id="1686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54"/>
            <w:szCs w:val="54"/>
          </w:rPr>
          <w:t>Building a recommendation</w:t>
        </w:r>
      </w:ins>
      <w:r w:rsidRPr="00CB18A8">
        <w:rPr>
          <w:rFonts w:ascii="DejaVuSans-Bold" w:hAnsi="DejaVuSans-Bold" w:cs="DejaVuSans-Bold"/>
          <w:b/>
          <w:bCs/>
          <w:color w:val="000000"/>
          <w:kern w:val="0"/>
          <w:sz w:val="54"/>
          <w:szCs w:val="54"/>
        </w:rPr>
        <w:t xml:space="preserve"> </w:t>
      </w:r>
      <w:ins w:id="1687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54"/>
            <w:szCs w:val="54"/>
          </w:rPr>
          <w:t>engine</w:t>
        </w:r>
      </w:ins>
    </w:p>
    <w:p w14:paraId="40C7A7B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8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68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 recommendation engine is a system that predicts the preference or rating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69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that a user would give to an item. The system selects relevant items for a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69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user based on their behavior and the knowledge it has about them.</w:t>
        </w:r>
      </w:ins>
    </w:p>
    <w:p w14:paraId="467A4ED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D2F071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9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69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Nowadays, recommendation systems are used in many online services. They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69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help users by selecting the stuff they might be interested in from the vast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69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amount of available data that is irrelevant to them. Offering good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69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recommendations enhances user engagement. E-commerce sites also benefit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69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from offering relevant product recommendations by increasing their average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69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revenue per user.</w:t>
        </w:r>
      </w:ins>
    </w:p>
    <w:p w14:paraId="702EC7C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DB3FF4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69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70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are going to create a simple yet powerful recommendation engine that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0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suggests products that are usually bought together. You will suggest products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0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based on historical sales, thus identifying products that are usually bought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0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together. You are going to suggest complementary products in two different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0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scenarios:</w:t>
        </w:r>
      </w:ins>
    </w:p>
    <w:p w14:paraId="0D543D2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kern w:val="0"/>
          <w:sz w:val="30"/>
          <w:szCs w:val="30"/>
        </w:rPr>
      </w:pPr>
    </w:p>
    <w:p w14:paraId="73BAC127" w14:textId="77777777" w:rsidR="00CB18A8" w:rsidRPr="00CB18A8" w:rsidRDefault="00CB18A8" w:rsidP="00CB18A8">
      <w:pPr>
        <w:numPr>
          <w:ilvl w:val="0"/>
          <w:numId w:val="114"/>
        </w:numPr>
        <w:autoSpaceDE w:val="0"/>
        <w:autoSpaceDN w:val="0"/>
        <w:adjustRightInd w:val="0"/>
        <w:spacing w:after="0" w:line="240" w:lineRule="auto"/>
        <w:contextualSpacing/>
        <w:rPr>
          <w:ins w:id="170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706" w:author="Jean-Marc H" w:date="2025-07-13T18:59:00Z" w16du:dateUtc="2025-07-13T23:59:00Z"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>Product detail page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: You will display a list of products that are usually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0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bought with the given product. This will be displayed as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users who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08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bought this also bought X, Y, and Z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 You need a data structure that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0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allows you to store the number of times each product has been bought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1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together with the product being displayed.</w:t>
        </w:r>
      </w:ins>
    </w:p>
    <w:p w14:paraId="5E90FA0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kern w:val="0"/>
          <w:sz w:val="30"/>
          <w:szCs w:val="30"/>
        </w:rPr>
      </w:pPr>
    </w:p>
    <w:p w14:paraId="7AD4473D" w14:textId="77777777" w:rsidR="00CB18A8" w:rsidRPr="00CB18A8" w:rsidRDefault="00CB18A8" w:rsidP="00CB18A8">
      <w:pPr>
        <w:numPr>
          <w:ilvl w:val="0"/>
          <w:numId w:val="114"/>
        </w:numPr>
        <w:autoSpaceDE w:val="0"/>
        <w:autoSpaceDN w:val="0"/>
        <w:adjustRightInd w:val="0"/>
        <w:spacing w:after="0" w:line="240" w:lineRule="auto"/>
        <w:contextualSpacing/>
        <w:rPr>
          <w:ins w:id="171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712" w:author="Jean-Marc H" w:date="2025-07-13T18:59:00Z" w16du:dateUtc="2025-07-13T23:59:00Z">
        <w:r w:rsidRPr="00CB18A8">
          <w:rPr>
            <w:rFonts w:ascii="LiberationSerif-Bold" w:hAnsi="LiberationSerif-Bold" w:cs="LiberationSerif-Bold"/>
            <w:b/>
            <w:bCs/>
            <w:color w:val="000000"/>
            <w:kern w:val="0"/>
            <w:sz w:val="30"/>
            <w:szCs w:val="30"/>
          </w:rPr>
          <w:t>Cart detail page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: Based on the products that users add to the cart, you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1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are going to suggest products that are usually bought together with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1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these ones. In this case, the score you calculate to obtain related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1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products has to be aggregated.</w:t>
        </w:r>
      </w:ins>
    </w:p>
    <w:p w14:paraId="3CBDDC8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AC314E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71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are going to use Redis to store products that are usually purchased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1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together. Remember that you already used Redis in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Chapter 7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,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Tracking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18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User Actions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 If you haven’t installed Redis yet, you can find installation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1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instructions in that chapter.</w:t>
        </w:r>
      </w:ins>
    </w:p>
    <w:p w14:paraId="0906535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2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2B7ED8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21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49"/>
          <w:szCs w:val="49"/>
        </w:rPr>
      </w:pPr>
      <w:ins w:id="1722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Recommending products based</w:t>
        </w:r>
      </w:ins>
      <w:r w:rsidRPr="00CB18A8">
        <w:rPr>
          <w:rFonts w:ascii="DejaVuSans-Bold" w:hAnsi="DejaVuSans-Bold" w:cs="DejaVuSans-Bold"/>
          <w:b/>
          <w:bCs/>
          <w:color w:val="000000"/>
          <w:kern w:val="0"/>
          <w:sz w:val="49"/>
          <w:szCs w:val="49"/>
        </w:rPr>
        <w:t xml:space="preserve"> </w:t>
      </w:r>
      <w:ins w:id="1723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49"/>
            <w:szCs w:val="49"/>
          </w:rPr>
          <w:t>on previous purchases</w:t>
        </w:r>
      </w:ins>
    </w:p>
    <w:p w14:paraId="751FFB0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2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72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We will recommend products to users based on items that are frequently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2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bought together. For that, we are going to use Redis sorted sets. Remember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2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that you used sorted sets in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Chapter 7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,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Tracking User Actions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, to create a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2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ranking of the most viewed images on your site.</w:t>
        </w:r>
      </w:ins>
    </w:p>
    <w:p w14:paraId="66ED409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729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lastRenderedPageBreak/>
          <w:t xml:space="preserve">Figure 10.15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shows a representation of a sorted set, where set members are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3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strings associated with a score:</w:t>
        </w:r>
      </w:ins>
    </w:p>
    <w:p w14:paraId="36D391A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73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77242429" wp14:editId="408C2AC9">
            <wp:extent cx="5326380" cy="1043940"/>
            <wp:effectExtent l="0" t="0" r="7620" b="3810"/>
            <wp:docPr id="10601025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D73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732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1733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10.15: Redis sorted set representation</w:t>
        </w:r>
      </w:ins>
    </w:p>
    <w:p w14:paraId="68FAE08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B85420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73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We are going to store a key in Redis for each product bought on the site.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3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product key will contain a Redis sorted set with scores. Every time a new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3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purchase is completed, we will increment the score by 1 for each product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3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bought together. The sorted set will allow you to give scores to products that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3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are bought together. We will use the number of times the product is bought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3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with another product as the score for that item.</w:t>
        </w:r>
      </w:ins>
    </w:p>
    <w:p w14:paraId="424331A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4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6D5B4F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4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74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Remember to install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redis-py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your environment using the following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4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command:</w:t>
        </w:r>
      </w:ins>
    </w:p>
    <w:p w14:paraId="6F8BDF3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kern w:val="0"/>
          <w:sz w:val="22"/>
          <w:szCs w:val="22"/>
        </w:rPr>
      </w:pPr>
      <w:ins w:id="174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python -m pip install redis==5.0.4</w:t>
        </w:r>
      </w:ins>
    </w:p>
    <w:p w14:paraId="63FE198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45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2625B82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4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74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settings.py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file of your project and add the following settings to it:</w:t>
        </w:r>
      </w:ins>
    </w:p>
    <w:p w14:paraId="1016191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48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749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Redis settings</w:t>
        </w:r>
      </w:ins>
    </w:p>
    <w:p w14:paraId="3ACD634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50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</w:pPr>
      <w:ins w:id="175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REDIS_HOST =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'localhost'</w:t>
        </w:r>
      </w:ins>
    </w:p>
    <w:p w14:paraId="7467093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52" w:author="Jean-Marc H" w:date="2025-07-13T18:59:00Z" w16du:dateUtc="2025-07-13T23:59:00Z"/>
          <w:rFonts w:ascii="LiberationMono" w:hAnsi="LiberationMono" w:cs="LiberationMono"/>
          <w:color w:val="996801"/>
          <w:kern w:val="0"/>
          <w:sz w:val="22"/>
          <w:szCs w:val="22"/>
        </w:rPr>
      </w:pPr>
      <w:ins w:id="175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REDIS_PORT =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6379</w:t>
        </w:r>
      </w:ins>
    </w:p>
    <w:p w14:paraId="2FD95C1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996801"/>
          <w:kern w:val="0"/>
          <w:sz w:val="22"/>
          <w:szCs w:val="22"/>
        </w:rPr>
      </w:pPr>
      <w:ins w:id="175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REDIS_DB =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1</w:t>
        </w:r>
      </w:ins>
    </w:p>
    <w:p w14:paraId="40ADF75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55" w:author="Jean-Marc H" w:date="2025-07-13T18:59:00Z" w16du:dateUtc="2025-07-13T23:59:00Z"/>
          <w:rFonts w:ascii="LiberationMono" w:hAnsi="LiberationMono" w:cs="LiberationMono"/>
          <w:color w:val="996801"/>
          <w:kern w:val="0"/>
          <w:sz w:val="22"/>
          <w:szCs w:val="22"/>
        </w:rPr>
      </w:pPr>
    </w:p>
    <w:p w14:paraId="6CF634B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5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75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These are the settings required to establish a connection with the Redis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5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server. Create a new file inside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shop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directory and name it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759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recommender.py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 Add the following code to it:</w:t>
        </w:r>
      </w:ins>
    </w:p>
    <w:p w14:paraId="3C51639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6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6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redis</w:t>
        </w:r>
      </w:ins>
    </w:p>
    <w:p w14:paraId="19657AB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6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63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django.conf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settings</w:t>
        </w:r>
      </w:ins>
    </w:p>
    <w:p w14:paraId="6522359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6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65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.models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</w:t>
        </w:r>
      </w:ins>
    </w:p>
    <w:p w14:paraId="6C6EE40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66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767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connect to redis</w:t>
        </w:r>
      </w:ins>
    </w:p>
    <w:p w14:paraId="752DE7C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6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6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 = redis.Redis(</w:t>
        </w:r>
      </w:ins>
    </w:p>
    <w:p w14:paraId="7D20DEC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7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</w:t>
      </w:r>
      <w:ins w:id="177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host=settings.REDIS_HOST,</w:t>
        </w:r>
      </w:ins>
    </w:p>
    <w:p w14:paraId="7110833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7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</w:t>
      </w:r>
      <w:ins w:id="177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port=settings.REDIS_PORT,</w:t>
        </w:r>
      </w:ins>
    </w:p>
    <w:p w14:paraId="2187A57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7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</w:t>
      </w:r>
      <w:ins w:id="177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db=settings.REDIS_DB</w:t>
        </w:r>
      </w:ins>
    </w:p>
    <w:p w14:paraId="6BE4564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7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7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31CF69B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7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79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class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Recommender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7D167B3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78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8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get_product_key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(self,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):</w:t>
        </w:r>
      </w:ins>
    </w:p>
    <w:p w14:paraId="628318D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782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</w:pPr>
      <w:ins w:id="1783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f'product: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{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}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:purchased_with'</w:t>
        </w:r>
      </w:ins>
    </w:p>
    <w:p w14:paraId="5A5C10B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78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85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products_bought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(self, products):</w:t>
        </w:r>
      </w:ins>
    </w:p>
    <w:p w14:paraId="18FA5A4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78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8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product_ids = [p.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 xml:space="preserve">id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p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products]</w:t>
        </w:r>
      </w:ins>
    </w:p>
    <w:p w14:paraId="5766442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78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89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product_id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product_ids:</w:t>
        </w:r>
      </w:ins>
    </w:p>
    <w:p w14:paraId="0951C81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79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9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with_id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product_ids:</w:t>
        </w:r>
      </w:ins>
    </w:p>
    <w:p w14:paraId="2175E31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792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793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get the other products bought with each produc</w:t>
        </w:r>
      </w:ins>
    </w:p>
    <w:p w14:paraId="4296915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79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95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product_id != with_id:</w:t>
        </w:r>
      </w:ins>
    </w:p>
    <w:p w14:paraId="2551E31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1796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797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increment score for product purchased toge</w:t>
        </w:r>
      </w:ins>
    </w:p>
    <w:p w14:paraId="5180A25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179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79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r.zincrby(</w:t>
        </w:r>
      </w:ins>
    </w:p>
    <w:p w14:paraId="4EE0F96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880" w:firstLine="720"/>
        <w:rPr>
          <w:ins w:id="180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0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lastRenderedPageBreak/>
          <w:t xml:space="preserve">self.get_product_key(product_id),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1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wit</w:t>
        </w:r>
      </w:ins>
    </w:p>
    <w:p w14:paraId="27CC28A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180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0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5E3F5DE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002A10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0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80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This is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Recommender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class, which will allow you to store product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0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purchases and retrieve product suggestions for a given product or products.</w:t>
        </w:r>
      </w:ins>
    </w:p>
    <w:p w14:paraId="3FE8DDF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39824B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0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80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get_product_key()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method receives the ID of a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 and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0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builds the Redis key for the sorted set where related products are stored,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1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which looks like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product:[id]:purchased_with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</w:p>
    <w:p w14:paraId="5EC4A3F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8D2483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1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81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products_bought()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method receives a list of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objects that have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1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been bought together (that is, belong to the same order).</w:t>
        </w:r>
      </w:ins>
    </w:p>
    <w:p w14:paraId="762A376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C9B81A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1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81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this method, you perform the following tasks:</w:t>
        </w:r>
      </w:ins>
    </w:p>
    <w:p w14:paraId="04CA59A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1DE686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81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81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1. You get the product IDs for the given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objects.</w:t>
        </w:r>
      </w:ins>
    </w:p>
    <w:p w14:paraId="2C57561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D8E65B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81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81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2. You iterate over the product IDs. For each ID, you iterate again over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2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product IDs and skip the same product so that you get the products that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2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are bought together with each product.</w:t>
        </w:r>
      </w:ins>
    </w:p>
    <w:p w14:paraId="4AE090D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420876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82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82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3. You get the Redis product key for each product bought using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2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get_product_id()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method. For a product with an ID of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33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, this method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2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returns the key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product:33:purchased_with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 This is the key for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2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sorted set that contains the product IDs of products that were bought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2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together with this one.</w:t>
        </w:r>
      </w:ins>
    </w:p>
    <w:p w14:paraId="0EF66BD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E938AD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82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82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4. You increment the score of each product ID contained in the sorted set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3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by 1 using the Redis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ZINCRBY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operation. The score represents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3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number of times another product has been bought together with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3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given product.</w:t>
        </w:r>
      </w:ins>
    </w:p>
    <w:p w14:paraId="1D4155D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-Italic" w:hAnsi="LiberationSerif-Italic" w:cs="LiberationSerif-Italic"/>
          <w:i/>
          <w:iCs/>
          <w:color w:val="000000"/>
          <w:kern w:val="0"/>
          <w:sz w:val="30"/>
          <w:szCs w:val="30"/>
        </w:rPr>
      </w:pPr>
    </w:p>
    <w:p w14:paraId="6E879BE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833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 xml:space="preserve">Figure 10.16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shows an example of five different products with IDs 1 to 5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3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and five purchase orders of different combinations of products:</w:t>
        </w:r>
      </w:ins>
    </w:p>
    <w:p w14:paraId="6374FBF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83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lastRenderedPageBreak/>
        <w:drawing>
          <wp:inline distT="0" distB="0" distL="0" distR="0" wp14:anchorId="5C523E74" wp14:editId="5A32D563">
            <wp:extent cx="6697980" cy="3840480"/>
            <wp:effectExtent l="0" t="0" r="7620" b="7620"/>
            <wp:docPr id="450396411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2B66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836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1837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10.16: Five products with respective IDs and purchase order combinations</w:t>
        </w:r>
      </w:ins>
    </w:p>
    <w:p w14:paraId="0F4C637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08F874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3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83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the figure, you can see a sorted set created in Redis for each product, with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4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key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product:&lt;id&gt;:purchased_with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, where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&lt;id&gt;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is the product’s unique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4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identifier. The sorted set members are the IDs of the products that have been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4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purchased alongside the principal product. The score for each member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4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reflects the cumulative count of joint purchases. The figure shows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44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ZINCRBY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Redis operation to increment by 1 the score of products purchased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4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together in one order.</w:t>
        </w:r>
      </w:ins>
    </w:p>
    <w:p w14:paraId="1D44414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E88D58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4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84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now have a method to store and score the products that were bought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4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together. Next, you need a method to retrieve the products that were bought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4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together for a list of given products. Add the following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85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suggest_products_for()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method to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Recommender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class:</w:t>
        </w:r>
      </w:ins>
    </w:p>
    <w:p w14:paraId="42754D4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5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52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suggest_products_for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(self, products, max_results=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6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):</w:t>
        </w:r>
      </w:ins>
    </w:p>
    <w:p w14:paraId="2921ECF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5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5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product_ids = [p.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 xml:space="preserve">id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p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products]</w:t>
        </w:r>
      </w:ins>
    </w:p>
    <w:p w14:paraId="158D841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5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56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len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(products) ==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1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711172E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857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858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only 1 product</w:t>
        </w:r>
      </w:ins>
    </w:p>
    <w:p w14:paraId="4572984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85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6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suggestions = r.zrange(</w:t>
        </w:r>
      </w:ins>
    </w:p>
    <w:p w14:paraId="5848E62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1861" w:author="Jean-Marc H" w:date="2025-07-13T18:59:00Z" w16du:dateUtc="2025-07-13T23:59:00Z"/>
          <w:rFonts w:ascii="LiberationMono" w:hAnsi="LiberationMono" w:cs="LiberationMono"/>
          <w:color w:val="0185BC"/>
          <w:kern w:val="0"/>
          <w:sz w:val="22"/>
          <w:szCs w:val="22"/>
        </w:rPr>
      </w:pPr>
      <w:ins w:id="186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self.get_product_key(product_ids[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0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]),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0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-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1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desc=</w:t>
        </w:r>
        <w:r w:rsidRPr="00CB18A8">
          <w:rPr>
            <w:rFonts w:ascii="LiberationMono" w:hAnsi="LiberationMono" w:cs="LiberationMono"/>
            <w:color w:val="0185BC"/>
            <w:kern w:val="0"/>
            <w:sz w:val="22"/>
            <w:szCs w:val="22"/>
          </w:rPr>
          <w:t>Tr</w:t>
        </w:r>
      </w:ins>
    </w:p>
    <w:p w14:paraId="7FB385B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6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6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)[:max_results]</w:t>
        </w:r>
      </w:ins>
    </w:p>
    <w:p w14:paraId="251DCC3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6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66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>else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03305B3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67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868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generate a temporary key</w:t>
        </w:r>
      </w:ins>
    </w:p>
    <w:p w14:paraId="7128CCE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6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7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flat_ids =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.join([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str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)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 xml:space="preserve">id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product_ids])</w:t>
        </w:r>
      </w:ins>
    </w:p>
    <w:p w14:paraId="454AD93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71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</w:pPr>
      <w:ins w:id="187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tmp_key =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f'tmp_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{flat_ids}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</w:t>
        </w:r>
      </w:ins>
    </w:p>
    <w:p w14:paraId="637D305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73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874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multiple products, combine scores of all products</w:t>
        </w:r>
      </w:ins>
    </w:p>
    <w:p w14:paraId="54B5178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75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876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store the resulting sorted set in a temporary key</w:t>
        </w:r>
      </w:ins>
    </w:p>
    <w:p w14:paraId="42549BA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7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7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keys = [self.get_product_key(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)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 xml:space="preserve">id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product_ids]</w:t>
        </w:r>
      </w:ins>
    </w:p>
    <w:p w14:paraId="42E3B73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7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8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r.zunionstore(tmp_key, keys)</w:t>
        </w:r>
      </w:ins>
    </w:p>
    <w:p w14:paraId="34F9CF7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81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882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lastRenderedPageBreak/>
          <w:t># remove ids for the products the recommendation is for</w:t>
        </w:r>
      </w:ins>
    </w:p>
    <w:p w14:paraId="6E98F16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8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8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r.zrem(tmp_key, *product_ids)</w:t>
        </w:r>
      </w:ins>
    </w:p>
    <w:p w14:paraId="7C72E3B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85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886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get the product ids by their score, descendant sort</w:t>
        </w:r>
      </w:ins>
    </w:p>
    <w:p w14:paraId="5E9622A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8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8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suggestions = r.zrange(</w:t>
        </w:r>
      </w:ins>
    </w:p>
    <w:p w14:paraId="40BCCF7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889" w:author="Jean-Marc H" w:date="2025-07-13T18:59:00Z" w16du:dateUtc="2025-07-13T23:59:00Z"/>
          <w:rFonts w:ascii="LiberationMono" w:hAnsi="LiberationMono" w:cs="LiberationMono"/>
          <w:color w:val="0185BC"/>
          <w:kern w:val="0"/>
          <w:sz w:val="22"/>
          <w:szCs w:val="22"/>
        </w:rPr>
      </w:pPr>
      <w:ins w:id="189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tmp_key,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0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-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1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desc=</w:t>
        </w:r>
        <w:r w:rsidRPr="00CB18A8">
          <w:rPr>
            <w:rFonts w:ascii="LiberationMono" w:hAnsi="LiberationMono" w:cs="LiberationMono"/>
            <w:color w:val="0185BC"/>
            <w:kern w:val="0"/>
            <w:sz w:val="22"/>
            <w:szCs w:val="22"/>
          </w:rPr>
          <w:t>True</w:t>
        </w:r>
      </w:ins>
    </w:p>
    <w:p w14:paraId="266FDDC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9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9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)[:max_results]</w:t>
        </w:r>
      </w:ins>
    </w:p>
    <w:p w14:paraId="2C9CC59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93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894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remove the temporary key</w:t>
        </w:r>
      </w:ins>
    </w:p>
    <w:p w14:paraId="1554C33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9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89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r.delete(tmp_key)</w:t>
        </w:r>
      </w:ins>
    </w:p>
    <w:p w14:paraId="6FD2DA6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89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</w:t>
      </w:r>
      <w:ins w:id="189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suggested_products_ids = [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int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)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 xml:space="preserve">id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suggestions]</w:t>
        </w:r>
      </w:ins>
    </w:p>
    <w:p w14:paraId="0711295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899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1900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get suggested products and sort by order of appearance</w:t>
        </w:r>
      </w:ins>
    </w:p>
    <w:p w14:paraId="386C922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0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190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suggested_products =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list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</w:t>
        </w:r>
      </w:ins>
    </w:p>
    <w:p w14:paraId="382FB2F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0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     </w:t>
      </w:r>
      <w:ins w:id="190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Product.objects.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filter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(id__in=suggested_products_ids)</w:t>
        </w:r>
      </w:ins>
    </w:p>
    <w:p w14:paraId="18F09A0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0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190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615297A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0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190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suggested_products.sort(</w:t>
        </w:r>
      </w:ins>
    </w:p>
    <w:p w14:paraId="38918F1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0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 </w:t>
      </w:r>
      <w:ins w:id="191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key=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lambda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x: suggested_products_ids.index(x.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432BCEA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1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191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02A4DB2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1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A726A5"/>
          <w:kern w:val="0"/>
          <w:sz w:val="22"/>
          <w:szCs w:val="22"/>
        </w:rPr>
        <w:t xml:space="preserve">    </w:t>
      </w:r>
      <w:ins w:id="1914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suggested_products</w:t>
        </w:r>
      </w:ins>
    </w:p>
    <w:p w14:paraId="097931C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9767BE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91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suggest_products_for()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method receives the following parameters:</w:t>
        </w:r>
      </w:ins>
    </w:p>
    <w:p w14:paraId="217B2B2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1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D32C872" w14:textId="77777777" w:rsidR="00CB18A8" w:rsidRPr="00CB18A8" w:rsidRDefault="00CB18A8" w:rsidP="00CB18A8">
      <w:pPr>
        <w:numPr>
          <w:ilvl w:val="0"/>
          <w:numId w:val="115"/>
        </w:numPr>
        <w:autoSpaceDE w:val="0"/>
        <w:autoSpaceDN w:val="0"/>
        <w:adjustRightInd w:val="0"/>
        <w:spacing w:after="0" w:line="240" w:lineRule="auto"/>
        <w:contextualSpacing/>
        <w:rPr>
          <w:ins w:id="191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18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: This is a list of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objects to get recommendations for.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1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It can contain one or more products.</w:t>
        </w:r>
      </w:ins>
    </w:p>
    <w:p w14:paraId="70406B1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color w:val="000000"/>
          <w:kern w:val="0"/>
          <w:sz w:val="22"/>
          <w:szCs w:val="22"/>
        </w:rPr>
      </w:pPr>
    </w:p>
    <w:p w14:paraId="725A5675" w14:textId="77777777" w:rsidR="00CB18A8" w:rsidRPr="00CB18A8" w:rsidRDefault="00CB18A8" w:rsidP="00CB18A8">
      <w:pPr>
        <w:numPr>
          <w:ilvl w:val="0"/>
          <w:numId w:val="115"/>
        </w:numPr>
        <w:autoSpaceDE w:val="0"/>
        <w:autoSpaceDN w:val="0"/>
        <w:adjustRightInd w:val="0"/>
        <w:spacing w:after="0" w:line="240" w:lineRule="auto"/>
        <w:contextualSpacing/>
        <w:rPr>
          <w:ins w:id="192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21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max_results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: This is an integer that represents the maximum number of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2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recommendations to return.</w:t>
        </w:r>
      </w:ins>
    </w:p>
    <w:p w14:paraId="0EB3AA6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D9C506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2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2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this method, you perform the following actions:</w:t>
        </w:r>
      </w:ins>
    </w:p>
    <w:p w14:paraId="10C4B73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65B4826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2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2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1. You get the product IDs for the given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objects.</w:t>
        </w:r>
      </w:ins>
    </w:p>
    <w:p w14:paraId="58FAAA3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35FE34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2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2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2. If only one product is given, you retrieve the ID of the products that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2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were bought together with the given product, ordered by the total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3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number of times that they were bought together. To do so, you use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3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Redis’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ZRANGE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command. You limit the number of results to the number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3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specified in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max_results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attribute (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6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by default). You can read</w:t>
        </w:r>
      </w:ins>
    </w:p>
    <w:p w14:paraId="30A0087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3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3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more about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ZRANGE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 at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35" w:author="Jean-Marc H" w:date="2025-07-13T18:59:00Z" w16du:dateUtc="2025-07-13T23:59:00Z">
        <w:r w:rsidRPr="00CB18A8">
          <w:rPr>
            <w:rFonts w:ascii="LiberationMono" w:hAnsi="LiberationMono" w:cs="LiberationMono"/>
            <w:color w:val="0000EF"/>
            <w:kern w:val="0"/>
            <w:sz w:val="30"/>
            <w:szCs w:val="30"/>
          </w:rPr>
          <w:t>https://redis.io/commands/zrange/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</w:p>
    <w:p w14:paraId="0670C07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E94D19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3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3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3. If more than one product is given, you generate a temporary Redis key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3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built with the IDs of the products.</w:t>
        </w:r>
      </w:ins>
    </w:p>
    <w:p w14:paraId="1E39CD2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A7FFA3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3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4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4. Combine and sum all scores for the items contained in the sorted set of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4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each of the given products. This is done using the Redis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ZUNIONSTORE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4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command.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ZUNIONSTORE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 performs a union of the sorted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4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sets with the given keys and stores the aggregated sum of scores of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4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elements in a new Redis key. You can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>read more about this command at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45" w:author="Jean-Marc H" w:date="2025-07-13T18:59:00Z" w16du:dateUtc="2025-07-13T23:59:00Z">
        <w:r w:rsidRPr="00CB18A8">
          <w:rPr>
            <w:rFonts w:ascii="LiberationMono" w:hAnsi="LiberationMono" w:cs="LiberationMono"/>
            <w:color w:val="0000EF"/>
            <w:kern w:val="0"/>
            <w:sz w:val="30"/>
            <w:szCs w:val="30"/>
          </w:rPr>
          <w:t>https://redis.io/commands/zunionstore/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 You save the</w:t>
        </w:r>
      </w:ins>
    </w:p>
    <w:p w14:paraId="0AAF719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4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4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aggregated scores in the temporary key.</w:t>
        </w:r>
      </w:ins>
    </w:p>
    <w:p w14:paraId="07A584A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3DDAEA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4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4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5. Since you are aggregating scores, you might obtain the same products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5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are getting recommendations for. You remove them from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5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generated sorted set using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ZREM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command. You can read more about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5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ZREM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command at </w:t>
        </w:r>
        <w:r w:rsidRPr="00CB18A8">
          <w:rPr>
            <w:rFonts w:ascii="LiberationMono" w:hAnsi="LiberationMono" w:cs="LiberationMono"/>
            <w:color w:val="0000EF"/>
            <w:kern w:val="0"/>
            <w:sz w:val="30"/>
            <w:szCs w:val="30"/>
          </w:rPr>
          <w:t>https://redis.io/commands/zrem/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</w:p>
    <w:p w14:paraId="1A818C1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6E919C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5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5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6. You retrieve the IDs of the products from the temporary key, ordered by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5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their scores using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ZRANGE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command. You limit the number of results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5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to the number specified in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max_results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attribute.</w:t>
        </w:r>
      </w:ins>
    </w:p>
    <w:p w14:paraId="678E36E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5DC95C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57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195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7. Then, you remove the temporary key using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redis-py delete()</w:t>
        </w:r>
      </w:ins>
      <w:r w:rsidRPr="00CB18A8">
        <w:rPr>
          <w:rFonts w:ascii="LiberationMono" w:hAnsi="LiberationMono" w:cs="LiberationMono"/>
          <w:color w:val="000000"/>
          <w:kern w:val="0"/>
          <w:sz w:val="22"/>
          <w:szCs w:val="22"/>
        </w:rPr>
        <w:t xml:space="preserve"> </w:t>
      </w:r>
      <w:ins w:id="195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method that executes the Redis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DEL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command. You can read more</w:t>
        </w:r>
      </w:ins>
      <w:r w:rsidRPr="00CB18A8">
        <w:rPr>
          <w:rFonts w:ascii="LiberationMono" w:hAnsi="LiberationMono" w:cs="LiberationMono"/>
          <w:color w:val="000000"/>
          <w:kern w:val="0"/>
          <w:sz w:val="22"/>
          <w:szCs w:val="22"/>
        </w:rPr>
        <w:t xml:space="preserve"> </w:t>
      </w:r>
      <w:ins w:id="196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about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DEL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 at</w:t>
        </w:r>
      </w:ins>
    </w:p>
    <w:p w14:paraId="0A6AE20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6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62" w:author="Jean-Marc H" w:date="2025-07-13T18:59:00Z" w16du:dateUtc="2025-07-13T23:59:00Z">
        <w:r w:rsidRPr="00CB18A8">
          <w:rPr>
            <w:rFonts w:ascii="LiberationMono" w:hAnsi="LiberationMono" w:cs="LiberationMono"/>
            <w:color w:val="0000EF"/>
            <w:kern w:val="0"/>
            <w:sz w:val="30"/>
            <w:szCs w:val="30"/>
          </w:rPr>
          <w:t>https://redis.io/commands/del/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</w:p>
    <w:p w14:paraId="416E5EF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23D1E1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96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8. Finally, you get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objects with the given IDs, and you order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6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products in the same order as the sorted set members.</w:t>
        </w:r>
      </w:ins>
    </w:p>
    <w:p w14:paraId="3DB735D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6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8992D6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966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 xml:space="preserve">Figure 10.17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shows an example of a session where two products have been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6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added to the shopping cart and the Redis operations performed to obtain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6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related product recommendations:</w:t>
        </w:r>
      </w:ins>
    </w:p>
    <w:p w14:paraId="676FC06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96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6B310A5C" wp14:editId="53674BA1">
            <wp:extent cx="6697980" cy="3604260"/>
            <wp:effectExtent l="0" t="0" r="7620" b="0"/>
            <wp:docPr id="1333234207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1BA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1970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1971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10.17: Product recommendation system</w:t>
        </w:r>
      </w:ins>
    </w:p>
    <w:p w14:paraId="7B15F4B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97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>In the figure, you can see the four steps to generate product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7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recommendations for the items in the cart:</w:t>
        </w:r>
      </w:ins>
    </w:p>
    <w:p w14:paraId="145AE86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E92871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7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7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1.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ZUNIONSTORE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Redis command is used to aggregate the scores of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7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products purchased frequently with the products in the shopping cart.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7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resulting sorted set of this operation is stored in a new Redis key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7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named after the IDs of the products in the shopping cart,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tmp_34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for IDs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79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3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and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4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</w:p>
    <w:p w14:paraId="5654743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0FC12B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8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8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2.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ZREM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command is used to remove the products being purchased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8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from the sorted set, to avoid recommending products that are already in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8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shopping cart.</w:t>
        </w:r>
      </w:ins>
    </w:p>
    <w:p w14:paraId="6166C60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EC8DD2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ins w:id="198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8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3.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ZRANGE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command is used to return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tmp_34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sorted set members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198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ordered by score.</w:t>
        </w:r>
      </w:ins>
    </w:p>
    <w:p w14:paraId="3ADA07B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9663DA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198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4. Finally,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DEL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command is used to delete the Redis key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tmp_34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</w:p>
    <w:p w14:paraId="4257675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E2529C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8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8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For practical purposes, let’s also add a method to clear the recommendations.</w:t>
        </w:r>
      </w:ins>
    </w:p>
    <w:p w14:paraId="62BFE28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9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9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Add the following method to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Recommender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class:</w:t>
        </w:r>
      </w:ins>
    </w:p>
    <w:p w14:paraId="7663045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9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993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clear_purchases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(self):</w:t>
        </w:r>
      </w:ins>
    </w:p>
    <w:p w14:paraId="4FAAD55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199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995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 xml:space="preserve">id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Product.objects.values_list(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'id'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flat=</w:t>
        </w:r>
        <w:r w:rsidRPr="00CB18A8">
          <w:rPr>
            <w:rFonts w:ascii="LiberationMono" w:hAnsi="LiberationMono" w:cs="LiberationMono"/>
            <w:color w:val="0185BC"/>
            <w:kern w:val="0"/>
            <w:sz w:val="22"/>
            <w:szCs w:val="22"/>
          </w:rPr>
          <w:t>True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):</w:t>
        </w:r>
      </w:ins>
    </w:p>
    <w:p w14:paraId="67C6A8E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199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199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r.delete(self.get_product_key(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))</w:t>
        </w:r>
      </w:ins>
    </w:p>
    <w:p w14:paraId="4B4A279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6DCBF5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199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199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Let’s try the recommendation engine. Make sure you include several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00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objects in the database and initialize the Redis Docker container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00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using the following command:</w:t>
        </w:r>
      </w:ins>
    </w:p>
    <w:p w14:paraId="0DA63CE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02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03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docker run -it --rm --name redis -p 6379:6379 redis:7.2.4</w:t>
        </w:r>
      </w:ins>
    </w:p>
    <w:p w14:paraId="3D7A8BB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14F78C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0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0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Open another shell and run the following command to open the Python shell:</w:t>
        </w:r>
      </w:ins>
    </w:p>
    <w:p w14:paraId="00D916B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06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07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python manage.py shell</w:t>
        </w:r>
      </w:ins>
    </w:p>
    <w:p w14:paraId="2349AC6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C677BD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0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0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Make sure that you have at least four different products in your database.</w:t>
        </w:r>
      </w:ins>
    </w:p>
    <w:p w14:paraId="090650E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1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1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Retrieve four different products by their names:</w:t>
        </w:r>
      </w:ins>
    </w:p>
    <w:p w14:paraId="525A06F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12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1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from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shop.models </w:t>
        </w:r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Product</w:t>
        </w:r>
      </w:ins>
    </w:p>
    <w:p w14:paraId="62C9AD7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14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1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black_tea = Product.objects.get(name='Black tea')</w:t>
        </w:r>
      </w:ins>
    </w:p>
    <w:p w14:paraId="6E10542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16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1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red_tea = Product.objects.get(name='Red tea')</w:t>
        </w:r>
      </w:ins>
    </w:p>
    <w:p w14:paraId="0378E5D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18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1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green_tea = Product.objects.get(name='Green tea')</w:t>
        </w:r>
      </w:ins>
    </w:p>
    <w:p w14:paraId="501606D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20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2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tea_powder = Product.objects.get(name='Tea powder')</w:t>
        </w:r>
      </w:ins>
    </w:p>
    <w:p w14:paraId="7811B74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AB20A9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2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2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Then, add some test purchases to the recommendation engine:</w:t>
        </w:r>
      </w:ins>
    </w:p>
    <w:p w14:paraId="7B4C57C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24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2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from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shop.recommender </w:t>
        </w:r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Recommender</w:t>
        </w:r>
      </w:ins>
    </w:p>
    <w:p w14:paraId="3AD07E3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26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2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 = Recommender()</w:t>
        </w:r>
      </w:ins>
    </w:p>
    <w:p w14:paraId="6B86761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28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2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r.products_bought([black_tea, red_tea])</w:t>
        </w:r>
      </w:ins>
    </w:p>
    <w:p w14:paraId="206E45F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30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3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r.products_bought([black_tea, green_tea])</w:t>
        </w:r>
      </w:ins>
    </w:p>
    <w:p w14:paraId="417E483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32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3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r.products_bought([red_tea, black_tea, tea_powder])</w:t>
        </w:r>
      </w:ins>
    </w:p>
    <w:p w14:paraId="24A5C7D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34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3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lastRenderedPageBreak/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r.products_bought([green_tea, tea_powder])</w:t>
        </w:r>
      </w:ins>
    </w:p>
    <w:p w14:paraId="06EF623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36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3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r.products_bought([black_tea, tea_powder])</w:t>
        </w:r>
      </w:ins>
    </w:p>
    <w:p w14:paraId="2898725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38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3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r.products_bought([red_tea, green_tea])</w:t>
        </w:r>
      </w:ins>
    </w:p>
    <w:p w14:paraId="7B662AB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981D5D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4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4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have stored the following scores:</w:t>
        </w:r>
      </w:ins>
    </w:p>
    <w:p w14:paraId="24F69DC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42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43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black_tea: red_tea (2), tea_powder (2), green_tea (1)</w:t>
        </w:r>
      </w:ins>
    </w:p>
    <w:p w14:paraId="240EFBD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44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45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red_tea: black_tea (2), tea_powder (1), green_tea (1)</w:t>
        </w:r>
      </w:ins>
    </w:p>
    <w:p w14:paraId="6DE00AD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46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47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green_tea: black_tea (1), tea_powder (1), red_tea(1)</w:t>
        </w:r>
      </w:ins>
    </w:p>
    <w:p w14:paraId="470CF2F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48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49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tea_powder: black_tea (2), red_tea (1), green_tea (1)</w:t>
        </w:r>
      </w:ins>
    </w:p>
    <w:p w14:paraId="56D18FD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0875DE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50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5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This is a representation of products that have been bought together with each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05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of the products, including how many times they have been bought together.</w:t>
        </w:r>
      </w:ins>
    </w:p>
    <w:p w14:paraId="242B49D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5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5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Let’s retrieve product recommendations for a single product:</w:t>
        </w:r>
      </w:ins>
    </w:p>
    <w:p w14:paraId="2BBD1A9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55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5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r.suggest_products_for([black_tea])</w:t>
        </w:r>
      </w:ins>
    </w:p>
    <w:p w14:paraId="10B2105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57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58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[&lt;Product: Tea powder&gt;, &lt;Product: Red tea&gt;, &lt;Product: Green tea&gt;]</w:t>
        </w:r>
      </w:ins>
    </w:p>
    <w:p w14:paraId="1A2A7CC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59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6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r.suggest_products_for([red_tea])</w:t>
        </w:r>
      </w:ins>
    </w:p>
    <w:p w14:paraId="6B01B29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61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62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[&lt;Product: Black tea&gt;, &lt;Product: Tea powder&gt;, &lt;Product: Green tea</w:t>
        </w:r>
      </w:ins>
    </w:p>
    <w:p w14:paraId="3B2D0B9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63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6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r.suggest_products_for([green_tea])</w:t>
        </w:r>
      </w:ins>
    </w:p>
    <w:p w14:paraId="4A229DA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65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66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[&lt;Product: Black tea&gt;, &lt;Product: Tea powder&gt;, &lt;Product: Red tea&gt;]</w:t>
        </w:r>
      </w:ins>
    </w:p>
    <w:p w14:paraId="2D07354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67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6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 xml:space="preserve">&gt;&gt;&gt;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r.suggest_products_for([tea_powder])</w:t>
        </w:r>
      </w:ins>
    </w:p>
    <w:p w14:paraId="08930F2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69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7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[&lt;Product: Black tea&gt;, &lt;Product: Red tea&gt;, &lt;Product: Green tea&gt;]</w:t>
        </w:r>
      </w:ins>
    </w:p>
    <w:p w14:paraId="0CB90D6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244182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7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7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can see that the order for recommended products is based on their score.</w:t>
        </w:r>
      </w:ins>
    </w:p>
    <w:p w14:paraId="795EC9E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7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7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Let’s get recommendations for multiple products with aggregated scores:</w:t>
        </w:r>
      </w:ins>
    </w:p>
    <w:p w14:paraId="4473D4C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75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7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>&gt;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&gt;&gt; r.suggest_products_for([black_tea, red_tea])</w:t>
        </w:r>
      </w:ins>
    </w:p>
    <w:p w14:paraId="2AB6522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77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78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[&lt;Product: Tea powder&gt;, &lt;Product: Green tea&gt;]</w:t>
        </w:r>
      </w:ins>
    </w:p>
    <w:p w14:paraId="2F7B3C3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79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8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>&gt;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&gt;&gt; r.suggest_products_for([green_tea, red_tea])</w:t>
        </w:r>
      </w:ins>
    </w:p>
    <w:p w14:paraId="25C13EA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81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82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[&lt;Product: Black tea&gt;, &lt;Product: Tea powder&gt;]</w:t>
        </w:r>
      </w:ins>
    </w:p>
    <w:p w14:paraId="018E5E0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83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84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000000"/>
            <w:kern w:val="0"/>
            <w:sz w:val="22"/>
            <w:szCs w:val="22"/>
          </w:rPr>
          <w:t>&gt;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&gt;&gt; r.suggest_products_for([tea_powder, black_tea])</w:t>
        </w:r>
      </w:ins>
    </w:p>
    <w:p w14:paraId="4DB8CFB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85" w:author="Jean-Marc H" w:date="2025-07-13T18:59:00Z" w16du:dateUtc="2025-07-13T23:59:00Z"/>
          <w:rFonts w:ascii="LiberationMono" w:hAnsi="LiberationMono" w:cs="LiberationMono"/>
          <w:color w:val="000000"/>
          <w:kern w:val="0"/>
          <w:sz w:val="22"/>
          <w:szCs w:val="22"/>
        </w:rPr>
      </w:pPr>
      <w:ins w:id="2086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[&lt;Product: Red tea&gt;, &lt;Product: Green tea&gt;]</w:t>
        </w:r>
      </w:ins>
    </w:p>
    <w:p w14:paraId="46063FC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8CAA55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8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8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can see that the order of the suggested products matches the aggregated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08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scores. For example, products suggested for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black_tea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and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red_tea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are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090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tea_powder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(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2+1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) and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green_tea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(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1+1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).</w:t>
        </w:r>
      </w:ins>
    </w:p>
    <w:p w14:paraId="1135DCD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A65DCA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9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9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have verified that your recommendation algorithm works as expected.</w:t>
        </w:r>
      </w:ins>
    </w:p>
    <w:p w14:paraId="10CFB80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BD2F26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93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09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Let’s store the products that are bought together every time a payment is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09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confirmed. 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webhooks.py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file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payment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add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09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following code highlighted in bold:</w:t>
        </w:r>
      </w:ins>
    </w:p>
    <w:p w14:paraId="36AB274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97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2098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...</w:t>
        </w:r>
      </w:ins>
    </w:p>
    <w:p w14:paraId="5F0F776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09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10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shop.models </w:t>
        </w:r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Product</w:t>
        </w:r>
      </w:ins>
    </w:p>
    <w:p w14:paraId="6F65BB9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0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10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shop.recommender </w:t>
        </w:r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Recommender</w:t>
        </w:r>
      </w:ins>
    </w:p>
    <w:p w14:paraId="2CDA304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03" w:author="Jean-Marc H" w:date="2025-07-13T18:59:00Z" w16du:dateUtc="2025-07-13T23:59:00Z"/>
          <w:rFonts w:ascii="LiberationMono" w:hAnsi="LiberationMono" w:cs="LiberationMono"/>
          <w:color w:val="4078F3"/>
          <w:kern w:val="0"/>
          <w:sz w:val="22"/>
          <w:szCs w:val="22"/>
        </w:rPr>
      </w:pPr>
      <w:ins w:id="2104" w:author="Jean-Marc H" w:date="2025-07-13T18:59:00Z" w16du:dateUtc="2025-07-13T23:59:00Z"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@csrf_exempt</w:t>
        </w:r>
      </w:ins>
    </w:p>
    <w:p w14:paraId="497BC67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0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06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stripe_webhook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(request):</w:t>
        </w:r>
      </w:ins>
    </w:p>
    <w:p w14:paraId="2C79FB4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07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2108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...</w:t>
        </w:r>
      </w:ins>
    </w:p>
    <w:p w14:paraId="5EA8CAA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0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1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lastRenderedPageBreak/>
          <w:t xml:space="preserve">if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event.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 xml:space="preserve">type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==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'checkout.session.completed'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0C731A9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11" w:author="Jean-Marc H" w:date="2025-07-13T18:59:00Z" w16du:dateUtc="2025-07-13T23:59:00Z"/>
          <w:rFonts w:ascii="LiberationMono" w:hAnsi="LiberationMono" w:cs="LiberationMono"/>
          <w:color w:val="C28501"/>
          <w:kern w:val="0"/>
          <w:sz w:val="22"/>
          <w:szCs w:val="22"/>
        </w:rPr>
      </w:pPr>
      <w:ins w:id="211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session = event.data.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object</w:t>
        </w:r>
      </w:ins>
    </w:p>
    <w:p w14:paraId="36CF2BD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1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14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if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</w:t>
        </w:r>
      </w:ins>
    </w:p>
    <w:p w14:paraId="44D1473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15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</w:pPr>
      <w:ins w:id="211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session.mode ==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'payment'</w:t>
        </w:r>
      </w:ins>
    </w:p>
    <w:p w14:paraId="2BA61C1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17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</w:pPr>
      <w:ins w:id="2118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and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session.payment_status ==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'paid'</w:t>
        </w:r>
      </w:ins>
    </w:p>
    <w:p w14:paraId="1E8F812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1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2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):</w:t>
        </w:r>
      </w:ins>
    </w:p>
    <w:p w14:paraId="025AB23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2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22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>try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</w:t>
        </w:r>
      </w:ins>
    </w:p>
    <w:p w14:paraId="6C74149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212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2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order = Order.objects.get(</w:t>
        </w:r>
      </w:ins>
    </w:p>
    <w:p w14:paraId="3C47B80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 w:firstLine="720"/>
        <w:rPr>
          <w:ins w:id="212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26" w:author="Jean-Marc H" w:date="2025-07-13T18:59:00Z" w16du:dateUtc="2025-07-13T23:59:00Z"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=session.client_reference_id</w:t>
        </w:r>
      </w:ins>
    </w:p>
    <w:p w14:paraId="266CECF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2160"/>
        <w:rPr>
          <w:ins w:id="212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2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3BCABD0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2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A726A5"/>
          <w:kern w:val="0"/>
          <w:sz w:val="22"/>
          <w:szCs w:val="22"/>
        </w:rPr>
        <w:t xml:space="preserve">                    </w:t>
      </w:r>
      <w:r w:rsidRPr="00CB18A8">
        <w:rPr>
          <w:rFonts w:ascii="LiberationMono" w:hAnsi="LiberationMono" w:cs="LiberationMono"/>
          <w:color w:val="A726A5"/>
          <w:kern w:val="0"/>
          <w:sz w:val="22"/>
          <w:szCs w:val="22"/>
        </w:rPr>
        <w:tab/>
      </w:r>
      <w:ins w:id="2130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except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Order.DoesNotExist:</w:t>
        </w:r>
      </w:ins>
    </w:p>
    <w:p w14:paraId="6BC3A45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213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32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HttpResponse(status=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404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4B83964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33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2134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mark order as paid</w:t>
        </w:r>
      </w:ins>
    </w:p>
    <w:p w14:paraId="122946D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35" w:author="Jean-Marc H" w:date="2025-07-13T18:59:00Z" w16du:dateUtc="2025-07-13T23:59:00Z"/>
          <w:rFonts w:ascii="LiberationMono" w:hAnsi="LiberationMono" w:cs="LiberationMono"/>
          <w:color w:val="0185BC"/>
          <w:kern w:val="0"/>
          <w:sz w:val="22"/>
          <w:szCs w:val="22"/>
        </w:rPr>
      </w:pPr>
      <w:ins w:id="213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order.paid = </w:t>
        </w:r>
        <w:r w:rsidRPr="00CB18A8">
          <w:rPr>
            <w:rFonts w:ascii="LiberationMono" w:hAnsi="LiberationMono" w:cs="LiberationMono"/>
            <w:color w:val="0185BC"/>
            <w:kern w:val="0"/>
            <w:sz w:val="22"/>
            <w:szCs w:val="22"/>
          </w:rPr>
          <w:t>True</w:t>
        </w:r>
      </w:ins>
    </w:p>
    <w:p w14:paraId="549045A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37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2138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store Stripe payment ID</w:t>
        </w:r>
      </w:ins>
    </w:p>
    <w:p w14:paraId="3DCE034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3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4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order.stripe_id = session.payment_intent</w:t>
        </w:r>
      </w:ins>
    </w:p>
    <w:p w14:paraId="2361415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4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4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order.save()</w:t>
        </w:r>
      </w:ins>
    </w:p>
    <w:p w14:paraId="6514926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43" w:author="Jean-Marc H" w:date="2025-07-13T18:59:00Z" w16du:dateUtc="2025-07-13T23:59:00Z"/>
          <w:rFonts w:ascii="LiberationMono-BoldItalic" w:hAnsi="LiberationMono-BoldItalic" w:cs="LiberationMono-BoldItalic"/>
          <w:b/>
          <w:bCs/>
          <w:i/>
          <w:iCs/>
          <w:color w:val="A1A2A8"/>
          <w:kern w:val="0"/>
          <w:sz w:val="22"/>
          <w:szCs w:val="22"/>
        </w:rPr>
      </w:pPr>
      <w:ins w:id="2144" w:author="Jean-Marc H" w:date="2025-07-13T18:59:00Z" w16du:dateUtc="2025-07-13T23:59:00Z">
        <w:r w:rsidRPr="00CB18A8">
          <w:rPr>
            <w:rFonts w:ascii="LiberationMono-BoldItalic" w:hAnsi="LiberationMono-BoldItalic" w:cs="LiberationMono-BoldItalic"/>
            <w:b/>
            <w:bCs/>
            <w:i/>
            <w:iCs/>
            <w:color w:val="A1A2A8"/>
            <w:kern w:val="0"/>
            <w:sz w:val="22"/>
            <w:szCs w:val="22"/>
          </w:rPr>
          <w:t># save items bought for product recommendations</w:t>
        </w:r>
      </w:ins>
    </w:p>
    <w:p w14:paraId="6142480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45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146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product_ids = order.items.values_list(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'product_id'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46D2D62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47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148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products = Product.objects.</w:t>
        </w:r>
        <w:r w:rsidRPr="00CB18A8">
          <w:rPr>
            <w:rFonts w:ascii="LiberationMono-Bold" w:hAnsi="LiberationMono-Bold" w:cs="LiberationMono-Bold"/>
            <w:b/>
            <w:bCs/>
            <w:color w:val="C28501"/>
            <w:kern w:val="0"/>
            <w:sz w:val="22"/>
            <w:szCs w:val="22"/>
          </w:rPr>
          <w:t>filter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(id__in=product_ids</w:t>
        </w:r>
      </w:ins>
    </w:p>
    <w:p w14:paraId="216DFE7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49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150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r = Recommender()</w:t>
        </w:r>
      </w:ins>
    </w:p>
    <w:p w14:paraId="13C8F25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51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152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r.products_bought(products)</w:t>
        </w:r>
      </w:ins>
    </w:p>
    <w:p w14:paraId="1F05501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53" w:author="Jean-Marc H" w:date="2025-07-13T18:59:00Z" w16du:dateUtc="2025-07-13T23:59:00Z"/>
          <w:rFonts w:ascii="LiberationMono-Italic" w:hAnsi="LiberationMono-Italic" w:cs="LiberationMono-Italic"/>
          <w:i/>
          <w:iCs/>
          <w:color w:val="A1A2A8"/>
          <w:kern w:val="0"/>
          <w:sz w:val="22"/>
          <w:szCs w:val="22"/>
        </w:rPr>
      </w:pPr>
      <w:ins w:id="2154" w:author="Jean-Marc H" w:date="2025-07-13T18:59:00Z" w16du:dateUtc="2025-07-13T23:59:00Z">
        <w:r w:rsidRPr="00CB18A8">
          <w:rPr>
            <w:rFonts w:ascii="LiberationMono-Italic" w:hAnsi="LiberationMono-Italic" w:cs="LiberationMono-Italic"/>
            <w:i/>
            <w:iCs/>
            <w:color w:val="A1A2A8"/>
            <w:kern w:val="0"/>
            <w:sz w:val="22"/>
            <w:szCs w:val="22"/>
          </w:rPr>
          <w:t># launch asynchronous task</w:t>
        </w:r>
      </w:ins>
    </w:p>
    <w:p w14:paraId="29DE587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5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5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payment_completed.delay(order.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51F4024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5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58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HttpResponse(status=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200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19092B9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FDA6E7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5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16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the new code, when a new order payment is confirmed, you retrieve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161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objects associated with the order items. Then, you create an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16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instance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Recommender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class and call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products_bought()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method to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16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store the products bought together in Redis.</w:t>
        </w:r>
      </w:ins>
    </w:p>
    <w:p w14:paraId="49CBA11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3EEF5F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6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16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are now storing the related products that are bought together when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16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orders are paid. Let’s now display recommendations for products on your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16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site.</w:t>
        </w:r>
      </w:ins>
    </w:p>
    <w:p w14:paraId="215F216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991655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6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16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views.py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file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shop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application. Add the functionality to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17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retrieve a maximum of four recommended products into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>product_detail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17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view, as follows:</w:t>
        </w:r>
      </w:ins>
    </w:p>
    <w:p w14:paraId="39EA0DF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7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17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.recommender </w:t>
        </w:r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Recommender</w:t>
        </w:r>
      </w:ins>
    </w:p>
    <w:p w14:paraId="6327195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7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75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product_detail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(request,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slug):</w:t>
        </w:r>
      </w:ins>
    </w:p>
    <w:p w14:paraId="6E032F0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7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7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product = get_object_or_404(</w:t>
        </w:r>
      </w:ins>
    </w:p>
    <w:p w14:paraId="0B305AB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178" w:author="Jean-Marc H" w:date="2025-07-13T18:59:00Z" w16du:dateUtc="2025-07-13T23:59:00Z"/>
          <w:rFonts w:ascii="LiberationMono" w:hAnsi="LiberationMono" w:cs="LiberationMono"/>
          <w:color w:val="0185BC"/>
          <w:kern w:val="0"/>
          <w:sz w:val="22"/>
          <w:szCs w:val="22"/>
        </w:rPr>
      </w:pPr>
      <w:ins w:id="217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Product, 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C28501"/>
            <w:kern w:val="0"/>
            <w:sz w:val="22"/>
            <w:szCs w:val="22"/>
          </w:rPr>
          <w:t>id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 slug=slug, available=</w:t>
        </w:r>
        <w:r w:rsidRPr="00CB18A8">
          <w:rPr>
            <w:rFonts w:ascii="LiberationMono" w:hAnsi="LiberationMono" w:cs="LiberationMono"/>
            <w:color w:val="0185BC"/>
            <w:kern w:val="0"/>
            <w:sz w:val="22"/>
            <w:szCs w:val="22"/>
          </w:rPr>
          <w:t>True</w:t>
        </w:r>
      </w:ins>
    </w:p>
    <w:p w14:paraId="5914EE6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8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8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130BC48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8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8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cart_product_form = CartAddProductForm()</w:t>
        </w:r>
      </w:ins>
    </w:p>
    <w:p w14:paraId="457F75B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8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18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r = Recommender()</w:t>
        </w:r>
      </w:ins>
    </w:p>
    <w:p w14:paraId="45D2CA7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8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18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recommended_products = r.suggest_products_for([product], 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4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42ACFAF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18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89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render(</w:t>
        </w:r>
      </w:ins>
    </w:p>
    <w:p w14:paraId="0123914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9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9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request,</w:t>
        </w:r>
      </w:ins>
    </w:p>
    <w:p w14:paraId="4C88D3D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9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93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'shop/product/detail.html'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3834B04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9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9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</w:t>
        </w:r>
      </w:ins>
    </w:p>
    <w:p w14:paraId="585BAE2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9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197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'product'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product,</w:t>
        </w:r>
      </w:ins>
    </w:p>
    <w:p w14:paraId="5034A22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19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199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'cart_product_form'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cart_product_form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,</w:t>
        </w:r>
      </w:ins>
    </w:p>
    <w:p w14:paraId="0E3E5EE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20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20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lastRenderedPageBreak/>
          <w:t>'recommended_products'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: recommended_products</w:t>
        </w:r>
      </w:ins>
    </w:p>
    <w:p w14:paraId="09CCAE5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20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0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</w:t>
        </w:r>
      </w:ins>
    </w:p>
    <w:p w14:paraId="0C4956A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0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0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748E726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7C8A20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06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20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shop/product/detail.html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template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shop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</w:t>
        </w:r>
      </w:ins>
    </w:p>
    <w:p w14:paraId="06FDC0A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0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20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add the following code after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{{ product.description|linebreaks }}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:</w:t>
        </w:r>
      </w:ins>
    </w:p>
    <w:p w14:paraId="4FD406F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1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1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if recommended_products %}</w:t>
        </w:r>
      </w:ins>
    </w:p>
    <w:p w14:paraId="141C95E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1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221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div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"recommendations"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7AF02F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1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1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h3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&gt;People who bought this also bought&lt;/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h3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011FEA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1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 </w:t>
      </w:r>
      <w:ins w:id="221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for p in recommended_products %}</w:t>
        </w:r>
      </w:ins>
    </w:p>
    <w:p w14:paraId="4D63DBC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1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   </w:t>
      </w:r>
      <w:ins w:id="221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div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"item"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AF2821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2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2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a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href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"{{ p.get_absolute_url }}"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474661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22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</w:pPr>
      <w:ins w:id="222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img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src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"{% if p.image %}{{ p.image.url }}{% else %}</w:t>
        </w:r>
      </w:ins>
    </w:p>
    <w:p w14:paraId="507D8F1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22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50A24F"/>
          <w:kern w:val="0"/>
          <w:sz w:val="22"/>
          <w:szCs w:val="22"/>
        </w:rPr>
        <w:t xml:space="preserve">    </w:t>
      </w:r>
      <w:ins w:id="2225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{% static "img/no_image.png" %}{% endif %}"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BE7668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2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2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a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7554EF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2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2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p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a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href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"{{ p.get_absolute_url }}"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&gt;{{ p.name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a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p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EC23DC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3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3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div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1CC9E1F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3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</w:t>
      </w:r>
      <w:ins w:id="223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endfor %}</w:t>
        </w:r>
      </w:ins>
    </w:p>
    <w:p w14:paraId="07EEFB0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3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223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div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6201E4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3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3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endif %}</w:t>
        </w:r>
      </w:ins>
    </w:p>
    <w:p w14:paraId="49360CC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3995856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223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Run the development server, and open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http://127.0.0.1:8000/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your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23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browser. Click on any product to view its details. You should see that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24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recommended products are displayed below the product, as shown in </w:t>
        </w:r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Figure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241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30"/>
            <w:szCs w:val="30"/>
          </w:rPr>
          <w:t>10.18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:</w:t>
        </w:r>
      </w:ins>
    </w:p>
    <w:p w14:paraId="382BF9C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224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3CCD4205" wp14:editId="296A8E30">
            <wp:extent cx="5509260" cy="4411980"/>
            <wp:effectExtent l="0" t="0" r="0" b="7620"/>
            <wp:docPr id="979495865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A2C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2243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2244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10.18: The product detail page, including recommended products</w:t>
        </w:r>
      </w:ins>
    </w:p>
    <w:p w14:paraId="3AE2C74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7DD8F24" wp14:editId="09C951C4">
                <wp:simplePos x="0" y="0"/>
                <wp:positionH relativeFrom="column">
                  <wp:posOffset>815340</wp:posOffset>
                </wp:positionH>
                <wp:positionV relativeFrom="paragraph">
                  <wp:posOffset>7620</wp:posOffset>
                </wp:positionV>
                <wp:extent cx="4549140" cy="1242060"/>
                <wp:effectExtent l="0" t="0" r="22860" b="15240"/>
                <wp:wrapSquare wrapText="bothSides"/>
                <wp:docPr id="1266418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9140" cy="124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8FA7D" w14:textId="77777777" w:rsidR="00CB18A8" w:rsidRDefault="00CB18A8" w:rsidP="00CB18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iberationSerif" w:hAnsi="LiberationSerif" w:cs="LiberationSerif"/>
                                <w:color w:val="000000"/>
                                <w:kern w:val="0"/>
                                <w:sz w:val="22"/>
                                <w:szCs w:val="22"/>
                              </w:rPr>
                            </w:pPr>
                            <w:ins w:id="2245" w:author="Jean-Marc H" w:date="2025-07-13T18:59:00Z" w16du:dateUtc="2025-07-13T23:59:00Z">
                              <w:r>
                                <w:rPr>
                                  <w:rFonts w:ascii="LiberationSerif" w:hAnsi="LiberationSerif" w:cs="LiberationSerif"/>
                                  <w:color w:val="000000"/>
                                  <w:kern w:val="0"/>
                                  <w:sz w:val="30"/>
                                  <w:szCs w:val="30"/>
                                </w:rPr>
                                <w:t>Images in this chapter:</w:t>
                              </w:r>
                            </w:ins>
                          </w:p>
                          <w:p w14:paraId="7EDE53EA" w14:textId="77777777" w:rsidR="00CB18A8" w:rsidRPr="00C02167" w:rsidRDefault="00CB18A8" w:rsidP="00CB18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ns w:id="2246" w:author="Jean-Marc H" w:date="2025-07-13T18:59:00Z" w16du:dateUtc="2025-07-13T23:59:00Z"/>
                                <w:rFonts w:ascii="LiberationSerif" w:hAnsi="LiberationSerif" w:cs="LiberationSerif"/>
                                <w:color w:val="000000"/>
                                <w:kern w:val="0"/>
                                <w:sz w:val="22"/>
                                <w:szCs w:val="22"/>
                              </w:rPr>
                            </w:pPr>
                          </w:p>
                          <w:p w14:paraId="3246354A" w14:textId="77777777" w:rsidR="00CB18A8" w:rsidRPr="00C02167" w:rsidRDefault="00CB18A8" w:rsidP="00CB18A8">
                            <w:pPr>
                              <w:pStyle w:val="ListParagraph"/>
                              <w:numPr>
                                <w:ilvl w:val="0"/>
                                <w:numId w:val="11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ns w:id="2247" w:author="Jean-Marc H" w:date="2025-07-13T18:59:00Z" w16du:dateUtc="2025-07-13T23:59:00Z"/>
                                <w:rFonts w:ascii="LiberationSerif" w:hAnsi="LiberationSerif" w:cs="LiberationSerif"/>
                                <w:color w:val="000000"/>
                                <w:kern w:val="0"/>
                                <w:sz w:val="30"/>
                                <w:szCs w:val="30"/>
                              </w:rPr>
                            </w:pPr>
                            <w:ins w:id="2248" w:author="Jean-Marc H" w:date="2025-07-13T18:59:00Z" w16du:dateUtc="2025-07-13T23:59:00Z">
                              <w:r w:rsidRPr="00C02167">
                                <w:rPr>
                                  <w:rFonts w:ascii="LiberationSerif-Italic" w:hAnsi="LiberationSerif-Italic" w:cs="LiberationSerif-Italic"/>
                                  <w:i/>
                                  <w:iCs/>
                                  <w:color w:val="000000"/>
                                  <w:kern w:val="0"/>
                                  <w:sz w:val="30"/>
                                  <w:szCs w:val="30"/>
                                </w:rPr>
                                <w:t>Green tea</w:t>
                              </w:r>
                              <w:r w:rsidRPr="00C02167">
                                <w:rPr>
                                  <w:rFonts w:ascii="LiberationSerif" w:hAnsi="LiberationSerif" w:cs="LiberationSerif"/>
                                  <w:color w:val="000000"/>
                                  <w:kern w:val="0"/>
                                  <w:sz w:val="30"/>
                                  <w:szCs w:val="30"/>
                                </w:rPr>
                                <w:t>: Photo by Jia Ye on Unsplash</w:t>
                              </w:r>
                            </w:ins>
                          </w:p>
                          <w:p w14:paraId="4A772655" w14:textId="77777777" w:rsidR="00CB18A8" w:rsidRPr="00C02167" w:rsidRDefault="00CB18A8" w:rsidP="00CB18A8">
                            <w:pPr>
                              <w:pStyle w:val="ListParagraph"/>
                              <w:numPr>
                                <w:ilvl w:val="0"/>
                                <w:numId w:val="11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ns w:id="2249" w:author="Jean-Marc H" w:date="2025-07-13T18:59:00Z" w16du:dateUtc="2025-07-13T23:59:00Z"/>
                                <w:rFonts w:ascii="LiberationSerif" w:hAnsi="LiberationSerif" w:cs="LiberationSerif"/>
                                <w:color w:val="000000"/>
                                <w:kern w:val="0"/>
                                <w:sz w:val="30"/>
                                <w:szCs w:val="30"/>
                              </w:rPr>
                            </w:pPr>
                            <w:ins w:id="2250" w:author="Jean-Marc H" w:date="2025-07-13T18:59:00Z" w16du:dateUtc="2025-07-13T23:59:00Z">
                              <w:r w:rsidRPr="00C02167">
                                <w:rPr>
                                  <w:rFonts w:ascii="LiberationSerif-Italic" w:hAnsi="LiberationSerif-Italic" w:cs="LiberationSerif-Italic"/>
                                  <w:i/>
                                  <w:iCs/>
                                  <w:color w:val="000000"/>
                                  <w:kern w:val="0"/>
                                  <w:sz w:val="30"/>
                                  <w:szCs w:val="30"/>
                                </w:rPr>
                                <w:t>Red tea</w:t>
                              </w:r>
                              <w:r w:rsidRPr="00C02167">
                                <w:rPr>
                                  <w:rFonts w:ascii="LiberationSerif" w:hAnsi="LiberationSerif" w:cs="LiberationSerif"/>
                                  <w:color w:val="000000"/>
                                  <w:kern w:val="0"/>
                                  <w:sz w:val="30"/>
                                  <w:szCs w:val="30"/>
                                </w:rPr>
                                <w:t>: Photo by Manki Kim on Unsplash</w:t>
                              </w:r>
                            </w:ins>
                          </w:p>
                          <w:p w14:paraId="58066B89" w14:textId="77777777" w:rsidR="00CB18A8" w:rsidRPr="00C02167" w:rsidRDefault="00CB18A8" w:rsidP="00CB18A8">
                            <w:pPr>
                              <w:pStyle w:val="ListParagraph"/>
                              <w:numPr>
                                <w:ilvl w:val="0"/>
                                <w:numId w:val="11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ns w:id="2251" w:author="Jean-Marc H" w:date="2025-07-13T18:59:00Z" w16du:dateUtc="2025-07-13T23:59:00Z"/>
                                <w:rFonts w:ascii="LiberationSerif" w:hAnsi="LiberationSerif" w:cs="LiberationSerif"/>
                                <w:color w:val="000000"/>
                                <w:kern w:val="0"/>
                                <w:sz w:val="30"/>
                                <w:szCs w:val="30"/>
                              </w:rPr>
                            </w:pPr>
                            <w:ins w:id="2252" w:author="Jean-Marc H" w:date="2025-07-13T18:59:00Z" w16du:dateUtc="2025-07-13T23:59:00Z">
                              <w:r w:rsidRPr="00C02167">
                                <w:rPr>
                                  <w:rFonts w:ascii="LiberationSerif-Italic" w:hAnsi="LiberationSerif-Italic" w:cs="LiberationSerif-Italic"/>
                                  <w:i/>
                                  <w:iCs/>
                                  <w:color w:val="000000"/>
                                  <w:kern w:val="0"/>
                                  <w:sz w:val="30"/>
                                  <w:szCs w:val="30"/>
                                </w:rPr>
                                <w:t>Tea powder</w:t>
                              </w:r>
                              <w:r w:rsidRPr="00C02167">
                                <w:rPr>
                                  <w:rFonts w:ascii="LiberationSerif" w:hAnsi="LiberationSerif" w:cs="LiberationSerif"/>
                                  <w:color w:val="000000"/>
                                  <w:kern w:val="0"/>
                                  <w:sz w:val="30"/>
                                  <w:szCs w:val="30"/>
                                </w:rPr>
                                <w:t>: Photo by Phuong Nguyen on Unsplash</w:t>
                              </w:r>
                            </w:ins>
                          </w:p>
                          <w:p w14:paraId="09584CC0" w14:textId="77777777" w:rsidR="00CB18A8" w:rsidRDefault="00CB18A8" w:rsidP="00CB18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D8F24" id="_x0000_s1027" type="#_x0000_t202" style="position:absolute;margin-left:64.2pt;margin-top:.6pt;width:358.2pt;height:97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">
                <v:textbox>
                  <w:txbxContent>
                    <w:p w14:paraId="42E8FA7D" w14:textId="77777777" w:rsidR="00CB18A8" w:rsidRDefault="00CB18A8" w:rsidP="00CB18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iberationSerif" w:hAnsi="LiberationSerif" w:cs="LiberationSerif"/>
                          <w:color w:val="000000"/>
                          <w:kern w:val="0"/>
                          <w:sz w:val="22"/>
                          <w:szCs w:val="22"/>
                        </w:rPr>
                      </w:pPr>
                      <w:ins w:id="2253" w:author="Jean-Marc H" w:date="2025-07-13T18:59:00Z" w16du:dateUtc="2025-07-13T23:59:00Z">
                        <w:r>
                          <w:rPr>
                            <w:rFonts w:ascii="LiberationSerif" w:hAnsi="LiberationSerif" w:cs="LiberationSerif"/>
                            <w:color w:val="000000"/>
                            <w:kern w:val="0"/>
                            <w:sz w:val="30"/>
                            <w:szCs w:val="30"/>
                          </w:rPr>
                          <w:t>Images in this chapter:</w:t>
                        </w:r>
                      </w:ins>
                    </w:p>
                    <w:p w14:paraId="7EDE53EA" w14:textId="77777777" w:rsidR="00CB18A8" w:rsidRPr="00C02167" w:rsidRDefault="00CB18A8" w:rsidP="00CB18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ns w:id="2254" w:author="Jean-Marc H" w:date="2025-07-13T18:59:00Z" w16du:dateUtc="2025-07-13T23:59:00Z"/>
                          <w:rFonts w:ascii="LiberationSerif" w:hAnsi="LiberationSerif" w:cs="LiberationSerif"/>
                          <w:color w:val="000000"/>
                          <w:kern w:val="0"/>
                          <w:sz w:val="22"/>
                          <w:szCs w:val="22"/>
                        </w:rPr>
                      </w:pPr>
                    </w:p>
                    <w:p w14:paraId="3246354A" w14:textId="77777777" w:rsidR="00CB18A8" w:rsidRPr="00C02167" w:rsidRDefault="00CB18A8" w:rsidP="00CB18A8">
                      <w:pPr>
                        <w:pStyle w:val="ListParagraph"/>
                        <w:numPr>
                          <w:ilvl w:val="0"/>
                          <w:numId w:val="116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ns w:id="2255" w:author="Jean-Marc H" w:date="2025-07-13T18:59:00Z" w16du:dateUtc="2025-07-13T23:59:00Z"/>
                          <w:rFonts w:ascii="LiberationSerif" w:hAnsi="LiberationSerif" w:cs="LiberationSerif"/>
                          <w:color w:val="000000"/>
                          <w:kern w:val="0"/>
                          <w:sz w:val="30"/>
                          <w:szCs w:val="30"/>
                        </w:rPr>
                      </w:pPr>
                      <w:ins w:id="2256" w:author="Jean-Marc H" w:date="2025-07-13T18:59:00Z" w16du:dateUtc="2025-07-13T23:59:00Z">
                        <w:r w:rsidRPr="00C02167">
                          <w:rPr>
                            <w:rFonts w:ascii="LiberationSerif-Italic" w:hAnsi="LiberationSerif-Italic" w:cs="LiberationSerif-Italic"/>
                            <w:i/>
                            <w:iCs/>
                            <w:color w:val="000000"/>
                            <w:kern w:val="0"/>
                            <w:sz w:val="30"/>
                            <w:szCs w:val="30"/>
                          </w:rPr>
                          <w:t>Green tea</w:t>
                        </w:r>
                        <w:r w:rsidRPr="00C02167">
                          <w:rPr>
                            <w:rFonts w:ascii="LiberationSerif" w:hAnsi="LiberationSerif" w:cs="LiberationSerif"/>
                            <w:color w:val="000000"/>
                            <w:kern w:val="0"/>
                            <w:sz w:val="30"/>
                            <w:szCs w:val="30"/>
                          </w:rPr>
                          <w:t>: Photo by Jia Ye on Unsplash</w:t>
                        </w:r>
                      </w:ins>
                    </w:p>
                    <w:p w14:paraId="4A772655" w14:textId="77777777" w:rsidR="00CB18A8" w:rsidRPr="00C02167" w:rsidRDefault="00CB18A8" w:rsidP="00CB18A8">
                      <w:pPr>
                        <w:pStyle w:val="ListParagraph"/>
                        <w:numPr>
                          <w:ilvl w:val="0"/>
                          <w:numId w:val="116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ns w:id="2257" w:author="Jean-Marc H" w:date="2025-07-13T18:59:00Z" w16du:dateUtc="2025-07-13T23:59:00Z"/>
                          <w:rFonts w:ascii="LiberationSerif" w:hAnsi="LiberationSerif" w:cs="LiberationSerif"/>
                          <w:color w:val="000000"/>
                          <w:kern w:val="0"/>
                          <w:sz w:val="30"/>
                          <w:szCs w:val="30"/>
                        </w:rPr>
                      </w:pPr>
                      <w:ins w:id="2258" w:author="Jean-Marc H" w:date="2025-07-13T18:59:00Z" w16du:dateUtc="2025-07-13T23:59:00Z">
                        <w:r w:rsidRPr="00C02167">
                          <w:rPr>
                            <w:rFonts w:ascii="LiberationSerif-Italic" w:hAnsi="LiberationSerif-Italic" w:cs="LiberationSerif-Italic"/>
                            <w:i/>
                            <w:iCs/>
                            <w:color w:val="000000"/>
                            <w:kern w:val="0"/>
                            <w:sz w:val="30"/>
                            <w:szCs w:val="30"/>
                          </w:rPr>
                          <w:t>Red tea</w:t>
                        </w:r>
                        <w:r w:rsidRPr="00C02167">
                          <w:rPr>
                            <w:rFonts w:ascii="LiberationSerif" w:hAnsi="LiberationSerif" w:cs="LiberationSerif"/>
                            <w:color w:val="000000"/>
                            <w:kern w:val="0"/>
                            <w:sz w:val="30"/>
                            <w:szCs w:val="30"/>
                          </w:rPr>
                          <w:t>: Photo by Manki Kim on Unsplash</w:t>
                        </w:r>
                      </w:ins>
                    </w:p>
                    <w:p w14:paraId="58066B89" w14:textId="77777777" w:rsidR="00CB18A8" w:rsidRPr="00C02167" w:rsidRDefault="00CB18A8" w:rsidP="00CB18A8">
                      <w:pPr>
                        <w:pStyle w:val="ListParagraph"/>
                        <w:numPr>
                          <w:ilvl w:val="0"/>
                          <w:numId w:val="116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ns w:id="2259" w:author="Jean-Marc H" w:date="2025-07-13T18:59:00Z" w16du:dateUtc="2025-07-13T23:59:00Z"/>
                          <w:rFonts w:ascii="LiberationSerif" w:hAnsi="LiberationSerif" w:cs="LiberationSerif"/>
                          <w:color w:val="000000"/>
                          <w:kern w:val="0"/>
                          <w:sz w:val="30"/>
                          <w:szCs w:val="30"/>
                        </w:rPr>
                      </w:pPr>
                      <w:ins w:id="2260" w:author="Jean-Marc H" w:date="2025-07-13T18:59:00Z" w16du:dateUtc="2025-07-13T23:59:00Z">
                        <w:r w:rsidRPr="00C02167">
                          <w:rPr>
                            <w:rFonts w:ascii="LiberationSerif-Italic" w:hAnsi="LiberationSerif-Italic" w:cs="LiberationSerif-Italic"/>
                            <w:i/>
                            <w:iCs/>
                            <w:color w:val="000000"/>
                            <w:kern w:val="0"/>
                            <w:sz w:val="30"/>
                            <w:szCs w:val="30"/>
                          </w:rPr>
                          <w:t>Tea powder</w:t>
                        </w:r>
                        <w:r w:rsidRPr="00C02167">
                          <w:rPr>
                            <w:rFonts w:ascii="LiberationSerif" w:hAnsi="LiberationSerif" w:cs="LiberationSerif"/>
                            <w:color w:val="000000"/>
                            <w:kern w:val="0"/>
                            <w:sz w:val="30"/>
                            <w:szCs w:val="30"/>
                          </w:rPr>
                          <w:t>: Photo by Phuong Nguyen on Unsplash</w:t>
                        </w:r>
                      </w:ins>
                    </w:p>
                    <w:p w14:paraId="09584CC0" w14:textId="77777777" w:rsidR="00CB18A8" w:rsidRDefault="00CB18A8" w:rsidP="00CB18A8"/>
                  </w:txbxContent>
                </v:textbox>
                <w10:wrap type="square"/>
              </v:shape>
            </w:pict>
          </mc:Fallback>
        </mc:AlternateContent>
      </w: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0B527F15" wp14:editId="76E208EA">
            <wp:extent cx="693420" cy="1234440"/>
            <wp:effectExtent l="0" t="0" r="0" b="3810"/>
            <wp:docPr id="671979786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416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234E700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61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26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You are also going to include product recommendations in the cart.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26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recommendations will be based on the products that the user has added to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26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cart.</w:t>
        </w:r>
      </w:ins>
    </w:p>
    <w:p w14:paraId="132D75D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520DBD9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6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26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views.py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inside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application, import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Recommender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class,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26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and 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cart_detail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view to make it look like the following:</w:t>
        </w:r>
      </w:ins>
    </w:p>
    <w:p w14:paraId="74306FC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6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26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from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shop.recommender </w:t>
        </w:r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import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Recommender</w:t>
        </w:r>
      </w:ins>
    </w:p>
    <w:p w14:paraId="013CF82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7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7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def </w:t>
        </w:r>
        <w:r w:rsidRPr="00CB18A8">
          <w:rPr>
            <w:rFonts w:ascii="LiberationMono" w:hAnsi="LiberationMono" w:cs="LiberationMono"/>
            <w:color w:val="4078F3"/>
            <w:kern w:val="0"/>
            <w:sz w:val="22"/>
            <w:szCs w:val="22"/>
          </w:rPr>
          <w:t>cart_detail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(request):</w:t>
        </w:r>
      </w:ins>
    </w:p>
    <w:p w14:paraId="1B09393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27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7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 = Cart(request)</w:t>
        </w:r>
      </w:ins>
    </w:p>
    <w:p w14:paraId="4BE4407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27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75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item </w:t>
        </w:r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cart:</w:t>
        </w:r>
      </w:ins>
    </w:p>
    <w:p w14:paraId="0E8A83B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27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7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item[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'update_quantity_form'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] = CartAddProductForm(</w:t>
        </w:r>
      </w:ins>
    </w:p>
    <w:p w14:paraId="72EAE6B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1440" w:firstLine="720"/>
        <w:rPr>
          <w:ins w:id="2278" w:author="Jean-Marc H" w:date="2025-07-13T18:59:00Z" w16du:dateUtc="2025-07-13T23:59:00Z"/>
          <w:rFonts w:ascii="LiberationMono" w:hAnsi="LiberationMono" w:cs="LiberationMono"/>
          <w:color w:val="0185BC"/>
          <w:kern w:val="0"/>
          <w:sz w:val="22"/>
          <w:szCs w:val="22"/>
        </w:rPr>
      </w:pPr>
      <w:ins w:id="2279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initial={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'quantity'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item[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'quantity'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], 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'override'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: </w:t>
        </w:r>
        <w:r w:rsidRPr="00CB18A8">
          <w:rPr>
            <w:rFonts w:ascii="LiberationMono" w:hAnsi="LiberationMono" w:cs="LiberationMono"/>
            <w:color w:val="0185BC"/>
            <w:kern w:val="0"/>
            <w:sz w:val="22"/>
            <w:szCs w:val="22"/>
          </w:rPr>
          <w:t>T</w:t>
        </w:r>
      </w:ins>
    </w:p>
    <w:p w14:paraId="38A26E1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28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81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4A65962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28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28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coupon_apply_form = CouponApplyForm()</w:t>
        </w:r>
      </w:ins>
    </w:p>
    <w:p w14:paraId="363E72C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28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28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r = Recommender()</w:t>
        </w:r>
      </w:ins>
    </w:p>
    <w:p w14:paraId="14C5BB2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28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28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cart_products = [item[</w:t>
        </w:r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'product'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] </w:t>
        </w:r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for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 xml:space="preserve">item </w:t>
        </w:r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 xml:space="preserve">in 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cart]</w:t>
        </w:r>
      </w:ins>
    </w:p>
    <w:p w14:paraId="00AA450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8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28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>if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(cart_products):</w:t>
        </w:r>
      </w:ins>
    </w:p>
    <w:p w14:paraId="1F26E04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29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291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recommended_products = r.suggest_products_for(</w:t>
        </w:r>
      </w:ins>
    </w:p>
    <w:p w14:paraId="3177E41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292" w:author="Jean-Marc H" w:date="2025-07-13T18:59:00Z" w16du:dateUtc="2025-07-13T23:59:00Z"/>
          <w:rFonts w:ascii="LiberationMono-Bold" w:hAnsi="LiberationMono-Bold" w:cs="LiberationMono-Bold"/>
          <w:b/>
          <w:bCs/>
          <w:color w:val="996801"/>
          <w:kern w:val="0"/>
          <w:sz w:val="22"/>
          <w:szCs w:val="22"/>
        </w:rPr>
      </w:pPr>
      <w:ins w:id="229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cart_products, max_results=</w:t>
        </w:r>
        <w:r w:rsidRPr="00CB18A8">
          <w:rPr>
            <w:rFonts w:ascii="LiberationMono-Bold" w:hAnsi="LiberationMono-Bold" w:cs="LiberationMono-Bold"/>
            <w:b/>
            <w:bCs/>
            <w:color w:val="996801"/>
            <w:kern w:val="0"/>
            <w:sz w:val="22"/>
            <w:szCs w:val="22"/>
          </w:rPr>
          <w:t>4</w:t>
        </w:r>
      </w:ins>
    </w:p>
    <w:p w14:paraId="5F76C7F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94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295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)</w:t>
        </w:r>
      </w:ins>
    </w:p>
    <w:p w14:paraId="6AE35E3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296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297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A726A5"/>
            <w:kern w:val="0"/>
            <w:sz w:val="22"/>
            <w:szCs w:val="22"/>
          </w:rPr>
          <w:t>else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:</w:t>
        </w:r>
      </w:ins>
    </w:p>
    <w:p w14:paraId="2FA2143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298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299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recommended_products = []</w:t>
        </w:r>
      </w:ins>
    </w:p>
    <w:p w14:paraId="77EF1AB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00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01" w:author="Jean-Marc H" w:date="2025-07-13T18:59:00Z" w16du:dateUtc="2025-07-13T23:59:00Z">
        <w:r w:rsidRPr="00CB18A8">
          <w:rPr>
            <w:rFonts w:ascii="LiberationMono" w:hAnsi="LiberationMono" w:cs="LiberationMono"/>
            <w:color w:val="A726A5"/>
            <w:kern w:val="0"/>
            <w:sz w:val="22"/>
            <w:szCs w:val="22"/>
          </w:rPr>
          <w:t xml:space="preserve">return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render(</w:t>
        </w:r>
      </w:ins>
    </w:p>
    <w:p w14:paraId="2AE18F7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302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03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request,</w:t>
        </w:r>
      </w:ins>
    </w:p>
    <w:p w14:paraId="2A48A051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30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05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'cart/detail.html'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,</w:t>
        </w:r>
      </w:ins>
    </w:p>
    <w:p w14:paraId="3F3B1B1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30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0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</w:t>
        </w:r>
      </w:ins>
    </w:p>
    <w:p w14:paraId="598B2F2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308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09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'cart'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cart,</w:t>
        </w:r>
      </w:ins>
    </w:p>
    <w:p w14:paraId="4B9BBC6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310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311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'coupon_apply_form'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: coupon_apply_form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,</w:t>
        </w:r>
      </w:ins>
    </w:p>
    <w:p w14:paraId="3098D80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left="720" w:firstLine="720"/>
        <w:rPr>
          <w:ins w:id="2312" w:author="Jean-Marc H" w:date="2025-07-13T18:59:00Z" w16du:dateUtc="2025-07-13T23:59:00Z"/>
          <w:rFonts w:ascii="LiberationMono-Bold" w:hAnsi="LiberationMono-Bold" w:cs="LiberationMono-Bold"/>
          <w:b/>
          <w:bCs/>
          <w:color w:val="383A42"/>
          <w:kern w:val="0"/>
          <w:sz w:val="22"/>
          <w:szCs w:val="22"/>
        </w:rPr>
      </w:pPr>
      <w:ins w:id="2313" w:author="Jean-Marc H" w:date="2025-07-13T18:59:00Z" w16du:dateUtc="2025-07-13T23:59:00Z">
        <w:r w:rsidRPr="00CB18A8">
          <w:rPr>
            <w:rFonts w:ascii="LiberationMono-Bold" w:hAnsi="LiberationMono-Bold" w:cs="LiberationMono-Bold"/>
            <w:b/>
            <w:bCs/>
            <w:color w:val="50A24F"/>
            <w:kern w:val="0"/>
            <w:sz w:val="22"/>
            <w:szCs w:val="22"/>
          </w:rPr>
          <w:t>'recommended_products'</w:t>
        </w:r>
        <w:r w:rsidRPr="00CB18A8">
          <w:rPr>
            <w:rFonts w:ascii="LiberationMono-Bold" w:hAnsi="LiberationMono-Bold" w:cs="LiberationMono-Bold"/>
            <w:b/>
            <w:bCs/>
            <w:color w:val="383A42"/>
            <w:kern w:val="0"/>
            <w:sz w:val="22"/>
            <w:szCs w:val="22"/>
          </w:rPr>
          <w:t>: recommended_products})</w:t>
        </w:r>
      </w:ins>
    </w:p>
    <w:p w14:paraId="72A5298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314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15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}</w:t>
        </w:r>
      </w:ins>
    </w:p>
    <w:p w14:paraId="453668A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16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2317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)</w:t>
        </w:r>
      </w:ins>
    </w:p>
    <w:p w14:paraId="535A5F7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D0DD91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18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31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Edit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cart/detail.html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template of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cart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application and add the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2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following code just after the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&lt;/table&gt;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HTML tag:</w:t>
        </w:r>
      </w:ins>
    </w:p>
    <w:p w14:paraId="274DEDF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2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2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if recommended_products %}</w:t>
        </w:r>
      </w:ins>
    </w:p>
    <w:p w14:paraId="73AE254B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2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</w:t>
      </w:r>
      <w:ins w:id="232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div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"recommendations cart"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7AD999EA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2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2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h3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&gt;People who bought this also bought&lt;/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h3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08F2A6F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2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</w:t>
      </w:r>
      <w:ins w:id="232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for p in recommended_products %}</w:t>
        </w:r>
      </w:ins>
    </w:p>
    <w:p w14:paraId="5FFBF61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2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   </w:t>
      </w:r>
      <w:ins w:id="233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div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class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"item"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601BEE0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3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3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a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href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"{{ p.get_absolute_url }}"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A88369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33" w:author="Jean-Marc H" w:date="2025-07-13T18:59:00Z" w16du:dateUtc="2025-07-13T23:59:00Z"/>
          <w:rFonts w:ascii="LiberationMono" w:hAnsi="LiberationMono" w:cs="LiberationMono"/>
          <w:color w:val="50A24F"/>
          <w:kern w:val="0"/>
          <w:sz w:val="22"/>
          <w:szCs w:val="22"/>
        </w:rPr>
      </w:pPr>
      <w:ins w:id="233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img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src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"{% if p.image %}{{ p.image.url }}{% else %}</w:t>
        </w:r>
      </w:ins>
    </w:p>
    <w:p w14:paraId="46A274A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ind w:firstLine="720"/>
        <w:rPr>
          <w:ins w:id="233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50A24F"/>
          <w:kern w:val="0"/>
          <w:sz w:val="22"/>
          <w:szCs w:val="22"/>
        </w:rPr>
        <w:t xml:space="preserve">    </w:t>
      </w:r>
      <w:ins w:id="2336" w:author="Jean-Marc H" w:date="2025-07-13T18:59:00Z" w16du:dateUtc="2025-07-13T23:59:00Z"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{% static "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img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/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no_image.png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 xml:space="preserve">" %}{%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 xml:space="preserve">endif 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%}"&gt;</w:t>
        </w:r>
      </w:ins>
    </w:p>
    <w:p w14:paraId="6162F16E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3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3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a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BD4E7F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39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40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lastRenderedPageBreak/>
          <w:t>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p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&gt;&lt;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 xml:space="preserve">a </w:t>
        </w:r>
        <w:r w:rsidRPr="00CB18A8">
          <w:rPr>
            <w:rFonts w:ascii="LiberationMono" w:hAnsi="LiberationMono" w:cs="LiberationMono"/>
            <w:color w:val="996801"/>
            <w:kern w:val="0"/>
            <w:sz w:val="22"/>
            <w:szCs w:val="22"/>
          </w:rPr>
          <w:t>href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=</w:t>
        </w:r>
        <w:r w:rsidRPr="00CB18A8">
          <w:rPr>
            <w:rFonts w:ascii="LiberationMono" w:hAnsi="LiberationMono" w:cs="LiberationMono"/>
            <w:color w:val="50A24F"/>
            <w:kern w:val="0"/>
            <w:sz w:val="22"/>
            <w:szCs w:val="22"/>
          </w:rPr>
          <w:t>"{{ p.get_absolute_url }}"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&gt;{{ p.name }}&lt;/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a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p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21D3FB3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41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42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div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5C598349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43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    </w:t>
      </w:r>
      <w:ins w:id="2344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endfor %}</w:t>
        </w:r>
      </w:ins>
    </w:p>
    <w:p w14:paraId="710E6F98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45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r w:rsidRPr="00CB18A8">
        <w:rPr>
          <w:rFonts w:ascii="LiberationMono" w:hAnsi="LiberationMono" w:cs="LiberationMono"/>
          <w:color w:val="383A42"/>
          <w:kern w:val="0"/>
          <w:sz w:val="22"/>
          <w:szCs w:val="22"/>
        </w:rPr>
        <w:t xml:space="preserve">     </w:t>
      </w:r>
      <w:ins w:id="2346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&lt;/</w:t>
        </w:r>
        <w:r w:rsidRPr="00CB18A8">
          <w:rPr>
            <w:rFonts w:ascii="LiberationMono" w:hAnsi="LiberationMono" w:cs="LiberationMono"/>
            <w:color w:val="E55649"/>
            <w:kern w:val="0"/>
            <w:sz w:val="22"/>
            <w:szCs w:val="22"/>
          </w:rPr>
          <w:t>div</w:t>
        </w:r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&gt;</w:t>
        </w:r>
      </w:ins>
    </w:p>
    <w:p w14:paraId="51DBFF8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47" w:author="Jean-Marc H" w:date="2025-07-13T18:59:00Z" w16du:dateUtc="2025-07-13T23:59:00Z"/>
          <w:rFonts w:ascii="LiberationMono" w:hAnsi="LiberationMono" w:cs="LiberationMono"/>
          <w:color w:val="383A42"/>
          <w:kern w:val="0"/>
          <w:sz w:val="22"/>
          <w:szCs w:val="22"/>
        </w:rPr>
      </w:pPr>
      <w:ins w:id="2348" w:author="Jean-Marc H" w:date="2025-07-13T18:59:00Z" w16du:dateUtc="2025-07-13T23:59:00Z">
        <w:r w:rsidRPr="00CB18A8">
          <w:rPr>
            <w:rFonts w:ascii="LiberationMono" w:hAnsi="LiberationMono" w:cs="LiberationMono"/>
            <w:color w:val="383A42"/>
            <w:kern w:val="0"/>
            <w:sz w:val="22"/>
            <w:szCs w:val="22"/>
          </w:rPr>
          <w:t>{% endif %}</w:t>
        </w:r>
      </w:ins>
    </w:p>
    <w:p w14:paraId="7FE68155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8FC88E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4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35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Open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http://127.0.0.1:8000/en/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your browser and add a couple of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51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products to your cart. When you navigate to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52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http://127.0.0.1:8000/en/cart/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, you should see the aggregated product</w:t>
        </w:r>
      </w:ins>
    </w:p>
    <w:p w14:paraId="1B1DA712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235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recommendations for the items in the cart, as follows:</w:t>
        </w:r>
      </w:ins>
    </w:p>
    <w:p w14:paraId="5B9F0F2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2354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r w:rsidRPr="00CB18A8">
        <w:rPr>
          <w:rFonts w:ascii="LiberationSerif" w:hAnsi="LiberationSerif" w:cs="LiberationSerif"/>
          <w:noProof/>
          <w:color w:val="000000"/>
          <w:kern w:val="0"/>
          <w:sz w:val="30"/>
          <w:szCs w:val="30"/>
        </w:rPr>
        <w:drawing>
          <wp:inline distT="0" distB="0" distL="0" distR="0" wp14:anchorId="587CF35D" wp14:editId="4C912873">
            <wp:extent cx="6697980" cy="4320540"/>
            <wp:effectExtent l="0" t="0" r="7620" b="3810"/>
            <wp:docPr id="237058506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BB5D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jc w:val="center"/>
        <w:rPr>
          <w:ins w:id="2355" w:author="Jean-Marc H" w:date="2025-07-13T18:59:00Z" w16du:dateUtc="2025-07-13T23:59:00Z"/>
          <w:rFonts w:ascii="LiberationSerif-Italic" w:hAnsi="LiberationSerif-Italic" w:cs="LiberationSerif-Italic"/>
          <w:i/>
          <w:iCs/>
          <w:color w:val="000000"/>
          <w:kern w:val="0"/>
          <w:sz w:val="22"/>
          <w:szCs w:val="22"/>
        </w:rPr>
      </w:pPr>
      <w:ins w:id="2356" w:author="Jean-Marc H" w:date="2025-07-13T18:59:00Z" w16du:dateUtc="2025-07-13T23:59:00Z">
        <w:r w:rsidRPr="00CB18A8">
          <w:rPr>
            <w:rFonts w:ascii="LiberationSerif-Italic" w:hAnsi="LiberationSerif-Italic" w:cs="LiberationSerif-Italic"/>
            <w:i/>
            <w:iCs/>
            <w:color w:val="000000"/>
            <w:kern w:val="0"/>
            <w:sz w:val="22"/>
            <w:szCs w:val="22"/>
          </w:rPr>
          <w:t>Figure 10.19: The shopping cart details page, including recommended products</w:t>
        </w:r>
      </w:ins>
    </w:p>
    <w:p w14:paraId="366485C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496BDB9C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235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Congratulations! You have built a complete recommendation engine using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5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Django and Redis.</w:t>
        </w:r>
      </w:ins>
    </w:p>
    <w:p w14:paraId="49D4D46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59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04E4458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60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54"/>
          <w:szCs w:val="54"/>
        </w:rPr>
      </w:pPr>
      <w:ins w:id="2361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54"/>
            <w:szCs w:val="54"/>
          </w:rPr>
          <w:t>Summary</w:t>
        </w:r>
      </w:ins>
    </w:p>
    <w:p w14:paraId="444B75E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6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363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 this chapter, you created a coupon system using Django sessions and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64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integrated it with Stripe. You also built a recommendation engine using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65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Redis to recommend products that are usually purchased together.</w:t>
        </w:r>
      </w:ins>
    </w:p>
    <w:p w14:paraId="1DF5F090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7F1A8426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kern w:val="0"/>
          <w:sz w:val="30"/>
          <w:szCs w:val="30"/>
        </w:rPr>
      </w:pPr>
      <w:ins w:id="236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next chapter will give you an insight into the internationalization and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67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localization of Django projects. You will learn how to translate code and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6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manage translations with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lastRenderedPageBreak/>
          <w:t>Rosetta. You will implement URLs for translations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69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and build a language selector. You will also implement model translations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70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using </w:t>
        </w:r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django-parler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and you will validate localized form fields using</w:t>
        </w:r>
      </w:ins>
      <w:r w:rsidRPr="00CB18A8">
        <w:rPr>
          <w:rFonts w:ascii="LiberationSerif" w:hAnsi="LiberationSerif" w:cs="LiberationSerif"/>
          <w:color w:val="000000"/>
          <w:kern w:val="0"/>
          <w:sz w:val="30"/>
          <w:szCs w:val="30"/>
        </w:rPr>
        <w:t xml:space="preserve"> </w:t>
      </w:r>
      <w:ins w:id="2371" w:author="Jean-Marc H" w:date="2025-07-13T18:59:00Z" w16du:dateUtc="2025-07-13T23:59:00Z">
        <w:r w:rsidRPr="00CB18A8">
          <w:rPr>
            <w:rFonts w:ascii="LiberationMono" w:hAnsi="LiberationMono" w:cs="LiberationMono"/>
            <w:color w:val="000000"/>
            <w:kern w:val="0"/>
            <w:sz w:val="22"/>
            <w:szCs w:val="22"/>
          </w:rPr>
          <w:t xml:space="preserve">django-localflavor </w:t>
        </w:r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.</w:t>
        </w:r>
      </w:ins>
    </w:p>
    <w:p w14:paraId="374C9CB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72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</w:p>
    <w:p w14:paraId="1124FC83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73" w:author="Jean-Marc H" w:date="2025-07-13T18:59:00Z" w16du:dateUtc="2025-07-13T23:59:00Z"/>
          <w:rFonts w:ascii="DejaVuSans-Bold" w:hAnsi="DejaVuSans-Bold" w:cs="DejaVuSans-Bold"/>
          <w:b/>
          <w:bCs/>
          <w:color w:val="000000"/>
          <w:kern w:val="0"/>
          <w:sz w:val="54"/>
          <w:szCs w:val="54"/>
        </w:rPr>
      </w:pPr>
      <w:ins w:id="2374" w:author="Jean-Marc H" w:date="2025-07-13T18:59:00Z" w16du:dateUtc="2025-07-13T23:59:00Z">
        <w:r w:rsidRPr="00CB18A8">
          <w:rPr>
            <w:rFonts w:ascii="DejaVuSans-Bold" w:hAnsi="DejaVuSans-Bold" w:cs="DejaVuSans-Bold"/>
            <w:b/>
            <w:bCs/>
            <w:color w:val="000000"/>
            <w:kern w:val="0"/>
            <w:sz w:val="54"/>
            <w:szCs w:val="54"/>
          </w:rPr>
          <w:t>Additional resources</w:t>
        </w:r>
      </w:ins>
    </w:p>
    <w:p w14:paraId="52F7F3DF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75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376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The following resources provide additional information related to the topics</w:t>
        </w:r>
      </w:ins>
    </w:p>
    <w:p w14:paraId="0D539A6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77" w:author="Jean-Marc H" w:date="2025-07-13T18:59:00Z" w16du:dateUtc="2025-07-13T23:59:00Z"/>
          <w:rFonts w:ascii="LiberationSerif" w:hAnsi="LiberationSerif" w:cs="LiberationSerif"/>
          <w:color w:val="000000"/>
          <w:kern w:val="0"/>
          <w:sz w:val="30"/>
          <w:szCs w:val="30"/>
        </w:rPr>
      </w:pPr>
      <w:ins w:id="2378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>covered in this chapter:</w:t>
        </w:r>
      </w:ins>
    </w:p>
    <w:p w14:paraId="5B56A2C7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ins w:id="2379" w:author="Jean-Marc H" w:date="2025-07-13T18:59:00Z" w16du:dateUtc="2025-07-13T23:59:00Z"/>
          <w:rFonts w:ascii="LiberationSerif" w:hAnsi="LiberationSerif" w:cs="LiberationSerif"/>
          <w:b/>
          <w:bCs/>
          <w:color w:val="000000"/>
          <w:kern w:val="0"/>
          <w:sz w:val="30"/>
          <w:szCs w:val="30"/>
          <w:rPrChange w:id="2380" w:author="Jean-Marc H" w:date="2025-07-13T18:59:00Z" w16du:dateUtc="2025-07-13T23:59:00Z">
            <w:rPr>
              <w:ins w:id="2381" w:author="Jean-Marc H" w:date="2025-07-13T18:59:00Z" w16du:dateUtc="2025-07-13T23:59:00Z"/>
              <w:rFonts w:ascii="LiberationSerif" w:hAnsi="LiberationSerif" w:cs="LiberationSerif"/>
              <w:color w:val="000000"/>
              <w:kern w:val="0"/>
              <w:sz w:val="30"/>
              <w:szCs w:val="30"/>
            </w:rPr>
          </w:rPrChange>
        </w:rPr>
      </w:pPr>
      <w:ins w:id="2382" w:author="Jean-Marc H" w:date="2025-07-13T18:59:00Z" w16du:dateUtc="2025-07-13T23:59:00Z">
        <w:r w:rsidRPr="00CB18A8">
          <w:rPr>
            <w:rFonts w:ascii="LiberationSerif" w:hAnsi="LiberationSerif" w:cs="LiberationSerif"/>
            <w:color w:val="000000"/>
            <w:kern w:val="0"/>
            <w:sz w:val="30"/>
            <w:szCs w:val="30"/>
          </w:rPr>
          <w:t xml:space="preserve">Source code for this chapter: </w:t>
        </w:r>
        <w:r w:rsidRPr="00CB18A8">
          <w:rPr>
            <w:rFonts w:ascii="LiberationSerif" w:hAnsi="LiberationSerif" w:cs="LiberationSerif"/>
            <w:b/>
            <w:bCs/>
            <w:color w:val="000000"/>
            <w:kern w:val="0"/>
            <w:sz w:val="30"/>
            <w:szCs w:val="30"/>
          </w:rPr>
          <w:t>( See page 745 )</w:t>
        </w:r>
      </w:ins>
    </w:p>
    <w:p w14:paraId="25AF8BD4" w14:textId="77777777" w:rsidR="00CB18A8" w:rsidRPr="00CB18A8" w:rsidRDefault="00CB18A8" w:rsidP="00CB18A8">
      <w:pPr>
        <w:autoSpaceDE w:val="0"/>
        <w:autoSpaceDN w:val="0"/>
        <w:adjustRightInd w:val="0"/>
        <w:spacing w:after="0" w:line="240" w:lineRule="auto"/>
        <w:rPr>
          <w:rFonts w:ascii="DejaVuSans-Bold" w:hAnsi="DejaVuSans-Bold" w:cs="DejaVuSans-Bold"/>
          <w:kern w:val="0"/>
          <w:sz w:val="28"/>
          <w:szCs w:val="28"/>
          <w:rPrChange w:id="2383" w:author="Jean-Marc H" w:date="2025-07-13T16:57:00Z" w16du:dateUtc="2025-07-13T21:57:00Z">
            <w:rPr>
              <w:rFonts w:ascii="LiberationSerif" w:hAnsi="LiberationSerif" w:cs="LiberationSerif"/>
              <w:b/>
              <w:bCs/>
              <w:color w:val="000000"/>
              <w:kern w:val="0"/>
              <w:sz w:val="30"/>
              <w:szCs w:val="30"/>
            </w:rPr>
          </w:rPrChange>
        </w:rPr>
      </w:pPr>
    </w:p>
    <w:p w14:paraId="12A76779" w14:textId="77777777" w:rsidR="00CB18A8" w:rsidRDefault="00CB18A8"/>
    <w:sectPr w:rsidR="00CB18A8" w:rsidSect="00CB18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jaVu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LiberationSerif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Mono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Mon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Mono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B5FCD"/>
    <w:multiLevelType w:val="hybridMultilevel"/>
    <w:tmpl w:val="ECE21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252CD"/>
    <w:multiLevelType w:val="hybridMultilevel"/>
    <w:tmpl w:val="2528DB1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10D7D"/>
    <w:multiLevelType w:val="hybridMultilevel"/>
    <w:tmpl w:val="3B76A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1237B0"/>
    <w:multiLevelType w:val="hybridMultilevel"/>
    <w:tmpl w:val="4FC84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751DC7"/>
    <w:multiLevelType w:val="hybridMultilevel"/>
    <w:tmpl w:val="281E4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F80792"/>
    <w:multiLevelType w:val="hybridMultilevel"/>
    <w:tmpl w:val="99C47E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36B4A75"/>
    <w:multiLevelType w:val="hybridMultilevel"/>
    <w:tmpl w:val="3A9A9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67532E"/>
    <w:multiLevelType w:val="hybridMultilevel"/>
    <w:tmpl w:val="AC0CD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4E631B"/>
    <w:multiLevelType w:val="hybridMultilevel"/>
    <w:tmpl w:val="B8C6F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7BA103C"/>
    <w:multiLevelType w:val="hybridMultilevel"/>
    <w:tmpl w:val="0D642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6D7A73"/>
    <w:multiLevelType w:val="hybridMultilevel"/>
    <w:tmpl w:val="E7068A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97F035C"/>
    <w:multiLevelType w:val="hybridMultilevel"/>
    <w:tmpl w:val="2C005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0516D7"/>
    <w:multiLevelType w:val="hybridMultilevel"/>
    <w:tmpl w:val="DD3AA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F6177A"/>
    <w:multiLevelType w:val="hybridMultilevel"/>
    <w:tmpl w:val="B186D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A06C29"/>
    <w:multiLevelType w:val="hybridMultilevel"/>
    <w:tmpl w:val="600C3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DEB18F5"/>
    <w:multiLevelType w:val="hybridMultilevel"/>
    <w:tmpl w:val="683C5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9F171F"/>
    <w:multiLevelType w:val="hybridMultilevel"/>
    <w:tmpl w:val="5B1CA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D51047"/>
    <w:multiLevelType w:val="hybridMultilevel"/>
    <w:tmpl w:val="6548D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05F527A"/>
    <w:multiLevelType w:val="hybridMultilevel"/>
    <w:tmpl w:val="92CAF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230522"/>
    <w:multiLevelType w:val="hybridMultilevel"/>
    <w:tmpl w:val="51709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23E08D7"/>
    <w:multiLevelType w:val="hybridMultilevel"/>
    <w:tmpl w:val="8EBA1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297503B"/>
    <w:multiLevelType w:val="hybridMultilevel"/>
    <w:tmpl w:val="46B85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48C7BDE"/>
    <w:multiLevelType w:val="hybridMultilevel"/>
    <w:tmpl w:val="8912E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6E3CC6"/>
    <w:multiLevelType w:val="hybridMultilevel"/>
    <w:tmpl w:val="4D6ED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6C83616"/>
    <w:multiLevelType w:val="hybridMultilevel"/>
    <w:tmpl w:val="6346CA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9655E22"/>
    <w:multiLevelType w:val="hybridMultilevel"/>
    <w:tmpl w:val="05B6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99F21BA"/>
    <w:multiLevelType w:val="hybridMultilevel"/>
    <w:tmpl w:val="45346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FE5EFD"/>
    <w:multiLevelType w:val="hybridMultilevel"/>
    <w:tmpl w:val="0CB60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901DD4"/>
    <w:multiLevelType w:val="hybridMultilevel"/>
    <w:tmpl w:val="F496E9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1C5800EF"/>
    <w:multiLevelType w:val="hybridMultilevel"/>
    <w:tmpl w:val="FCD070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1C5C1F1D"/>
    <w:multiLevelType w:val="hybridMultilevel"/>
    <w:tmpl w:val="D6A64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C970CC0"/>
    <w:multiLevelType w:val="hybridMultilevel"/>
    <w:tmpl w:val="81981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CB62A63"/>
    <w:multiLevelType w:val="hybridMultilevel"/>
    <w:tmpl w:val="A2922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CC146FC"/>
    <w:multiLevelType w:val="hybridMultilevel"/>
    <w:tmpl w:val="E76A65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213367AC"/>
    <w:multiLevelType w:val="hybridMultilevel"/>
    <w:tmpl w:val="EC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15870B3"/>
    <w:multiLevelType w:val="hybridMultilevel"/>
    <w:tmpl w:val="A1D4A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21DC2505"/>
    <w:multiLevelType w:val="hybridMultilevel"/>
    <w:tmpl w:val="100E3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1DE0538"/>
    <w:multiLevelType w:val="hybridMultilevel"/>
    <w:tmpl w:val="DBA4E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2251A4D"/>
    <w:multiLevelType w:val="hybridMultilevel"/>
    <w:tmpl w:val="89D42ED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37323FB"/>
    <w:multiLevelType w:val="hybridMultilevel"/>
    <w:tmpl w:val="162E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3761509"/>
    <w:multiLevelType w:val="hybridMultilevel"/>
    <w:tmpl w:val="806AF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46D1A06"/>
    <w:multiLevelType w:val="hybridMultilevel"/>
    <w:tmpl w:val="2E3E5B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4FE527E"/>
    <w:multiLevelType w:val="hybridMultilevel"/>
    <w:tmpl w:val="F2820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76E6A5F"/>
    <w:multiLevelType w:val="hybridMultilevel"/>
    <w:tmpl w:val="37D0A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99E5ADD"/>
    <w:multiLevelType w:val="hybridMultilevel"/>
    <w:tmpl w:val="3DD6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D9B4921"/>
    <w:multiLevelType w:val="hybridMultilevel"/>
    <w:tmpl w:val="79A41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DDD3EB0"/>
    <w:multiLevelType w:val="hybridMultilevel"/>
    <w:tmpl w:val="0D1093F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2DED241E"/>
    <w:multiLevelType w:val="hybridMultilevel"/>
    <w:tmpl w:val="9CA2A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F0E702F"/>
    <w:multiLevelType w:val="hybridMultilevel"/>
    <w:tmpl w:val="3B8027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31C75D89"/>
    <w:multiLevelType w:val="hybridMultilevel"/>
    <w:tmpl w:val="1908C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47366C3"/>
    <w:multiLevelType w:val="hybridMultilevel"/>
    <w:tmpl w:val="265A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51243BF"/>
    <w:multiLevelType w:val="hybridMultilevel"/>
    <w:tmpl w:val="E4A06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64D788D"/>
    <w:multiLevelType w:val="hybridMultilevel"/>
    <w:tmpl w:val="03842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6F64262"/>
    <w:multiLevelType w:val="hybridMultilevel"/>
    <w:tmpl w:val="EC645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ACE2F6A"/>
    <w:multiLevelType w:val="hybridMultilevel"/>
    <w:tmpl w:val="7DE41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B0026DE"/>
    <w:multiLevelType w:val="hybridMultilevel"/>
    <w:tmpl w:val="73D2C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B4A4EC3"/>
    <w:multiLevelType w:val="hybridMultilevel"/>
    <w:tmpl w:val="8DD0D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C3E5C88"/>
    <w:multiLevelType w:val="hybridMultilevel"/>
    <w:tmpl w:val="17488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C9311F6"/>
    <w:multiLevelType w:val="hybridMultilevel"/>
    <w:tmpl w:val="6F60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D7D221B"/>
    <w:multiLevelType w:val="hybridMultilevel"/>
    <w:tmpl w:val="514E8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1A527A2"/>
    <w:multiLevelType w:val="hybridMultilevel"/>
    <w:tmpl w:val="667C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1C56B9B"/>
    <w:multiLevelType w:val="hybridMultilevel"/>
    <w:tmpl w:val="D2188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25B4DAE"/>
    <w:multiLevelType w:val="hybridMultilevel"/>
    <w:tmpl w:val="C9E4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64A42A2"/>
    <w:multiLevelType w:val="hybridMultilevel"/>
    <w:tmpl w:val="F3FE1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67825C8"/>
    <w:multiLevelType w:val="hybridMultilevel"/>
    <w:tmpl w:val="CD443A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6847857"/>
    <w:multiLevelType w:val="hybridMultilevel"/>
    <w:tmpl w:val="C70EE4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47164C4A"/>
    <w:multiLevelType w:val="hybridMultilevel"/>
    <w:tmpl w:val="0B90F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7E15445"/>
    <w:multiLevelType w:val="hybridMultilevel"/>
    <w:tmpl w:val="26BE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85A5E73"/>
    <w:multiLevelType w:val="hybridMultilevel"/>
    <w:tmpl w:val="7BE69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8791968"/>
    <w:multiLevelType w:val="hybridMultilevel"/>
    <w:tmpl w:val="6700E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8837F35"/>
    <w:multiLevelType w:val="hybridMultilevel"/>
    <w:tmpl w:val="DAD26C5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1" w15:restartNumberingAfterBreak="0">
    <w:nsid w:val="48BA481E"/>
    <w:multiLevelType w:val="hybridMultilevel"/>
    <w:tmpl w:val="F8D80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AE16E92"/>
    <w:multiLevelType w:val="hybridMultilevel"/>
    <w:tmpl w:val="2BBA0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C150E58"/>
    <w:multiLevelType w:val="hybridMultilevel"/>
    <w:tmpl w:val="F8300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CE35757"/>
    <w:multiLevelType w:val="hybridMultilevel"/>
    <w:tmpl w:val="FB00F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14A4D2B"/>
    <w:multiLevelType w:val="hybridMultilevel"/>
    <w:tmpl w:val="8234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32F72C3"/>
    <w:multiLevelType w:val="hybridMultilevel"/>
    <w:tmpl w:val="24C4D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58337E0"/>
    <w:multiLevelType w:val="hybridMultilevel"/>
    <w:tmpl w:val="AD787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95D7AAA"/>
    <w:multiLevelType w:val="hybridMultilevel"/>
    <w:tmpl w:val="5CF6D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A594E2A"/>
    <w:multiLevelType w:val="hybridMultilevel"/>
    <w:tmpl w:val="B68A4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BC429B0"/>
    <w:multiLevelType w:val="hybridMultilevel"/>
    <w:tmpl w:val="2B640A9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CEE69FA"/>
    <w:multiLevelType w:val="hybridMultilevel"/>
    <w:tmpl w:val="D5AEF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D5F4BC7"/>
    <w:multiLevelType w:val="hybridMultilevel"/>
    <w:tmpl w:val="BE52D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E03512B"/>
    <w:multiLevelType w:val="hybridMultilevel"/>
    <w:tmpl w:val="2D604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0846C7B"/>
    <w:multiLevelType w:val="hybridMultilevel"/>
    <w:tmpl w:val="02F60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13A31A0"/>
    <w:multiLevelType w:val="hybridMultilevel"/>
    <w:tmpl w:val="0652C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14973DC"/>
    <w:multiLevelType w:val="hybridMultilevel"/>
    <w:tmpl w:val="0E2AC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18322B9"/>
    <w:multiLevelType w:val="hybridMultilevel"/>
    <w:tmpl w:val="AA8A0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2115FE8"/>
    <w:multiLevelType w:val="hybridMultilevel"/>
    <w:tmpl w:val="9E827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35F11DA"/>
    <w:multiLevelType w:val="hybridMultilevel"/>
    <w:tmpl w:val="08D4FD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647C449F"/>
    <w:multiLevelType w:val="hybridMultilevel"/>
    <w:tmpl w:val="84682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51807FD"/>
    <w:multiLevelType w:val="hybridMultilevel"/>
    <w:tmpl w:val="67FA6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5246A80"/>
    <w:multiLevelType w:val="hybridMultilevel"/>
    <w:tmpl w:val="0952F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537327F"/>
    <w:multiLevelType w:val="hybridMultilevel"/>
    <w:tmpl w:val="F2DC8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55B257F"/>
    <w:multiLevelType w:val="hybridMultilevel"/>
    <w:tmpl w:val="6BE6C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6051926"/>
    <w:multiLevelType w:val="hybridMultilevel"/>
    <w:tmpl w:val="D41A8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6E4784D"/>
    <w:multiLevelType w:val="hybridMultilevel"/>
    <w:tmpl w:val="E7287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9F2367D"/>
    <w:multiLevelType w:val="hybridMultilevel"/>
    <w:tmpl w:val="4AD2E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BB555F0"/>
    <w:multiLevelType w:val="hybridMultilevel"/>
    <w:tmpl w:val="4998B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EED4780"/>
    <w:multiLevelType w:val="hybridMultilevel"/>
    <w:tmpl w:val="76E47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F9E42AB"/>
    <w:multiLevelType w:val="hybridMultilevel"/>
    <w:tmpl w:val="D2F6E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FE91962"/>
    <w:multiLevelType w:val="hybridMultilevel"/>
    <w:tmpl w:val="E6A29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0790F5E"/>
    <w:multiLevelType w:val="hybridMultilevel"/>
    <w:tmpl w:val="8848B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1407782"/>
    <w:multiLevelType w:val="hybridMultilevel"/>
    <w:tmpl w:val="D0609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20455D6"/>
    <w:multiLevelType w:val="hybridMultilevel"/>
    <w:tmpl w:val="5B7650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5" w15:restartNumberingAfterBreak="0">
    <w:nsid w:val="73D7517E"/>
    <w:multiLevelType w:val="hybridMultilevel"/>
    <w:tmpl w:val="3126C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3EF608E"/>
    <w:multiLevelType w:val="hybridMultilevel"/>
    <w:tmpl w:val="F3826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47C7A19"/>
    <w:multiLevelType w:val="hybridMultilevel"/>
    <w:tmpl w:val="E9340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4AB1824"/>
    <w:multiLevelType w:val="hybridMultilevel"/>
    <w:tmpl w:val="A86C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80B06D1"/>
    <w:multiLevelType w:val="hybridMultilevel"/>
    <w:tmpl w:val="8584B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93665EE"/>
    <w:multiLevelType w:val="hybridMultilevel"/>
    <w:tmpl w:val="61D49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B3C71CF"/>
    <w:multiLevelType w:val="hybridMultilevel"/>
    <w:tmpl w:val="D5584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BE7224A"/>
    <w:multiLevelType w:val="hybridMultilevel"/>
    <w:tmpl w:val="376C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F374448"/>
    <w:multiLevelType w:val="hybridMultilevel"/>
    <w:tmpl w:val="82C65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F872444"/>
    <w:multiLevelType w:val="hybridMultilevel"/>
    <w:tmpl w:val="DAD81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F884BBE"/>
    <w:multiLevelType w:val="hybridMultilevel"/>
    <w:tmpl w:val="D44C1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430050">
    <w:abstractNumId w:val="111"/>
  </w:num>
  <w:num w:numId="2" w16cid:durableId="441463333">
    <w:abstractNumId w:val="108"/>
  </w:num>
  <w:num w:numId="3" w16cid:durableId="2080907195">
    <w:abstractNumId w:val="9"/>
  </w:num>
  <w:num w:numId="4" w16cid:durableId="903445356">
    <w:abstractNumId w:val="51"/>
  </w:num>
  <w:num w:numId="5" w16cid:durableId="845828189">
    <w:abstractNumId w:val="65"/>
  </w:num>
  <w:num w:numId="6" w16cid:durableId="763384514">
    <w:abstractNumId w:val="24"/>
  </w:num>
  <w:num w:numId="7" w16cid:durableId="360592384">
    <w:abstractNumId w:val="46"/>
  </w:num>
  <w:num w:numId="8" w16cid:durableId="238708731">
    <w:abstractNumId w:val="70"/>
  </w:num>
  <w:num w:numId="9" w16cid:durableId="1899364357">
    <w:abstractNumId w:val="105"/>
  </w:num>
  <w:num w:numId="10" w16cid:durableId="694308437">
    <w:abstractNumId w:val="88"/>
  </w:num>
  <w:num w:numId="11" w16cid:durableId="1074284404">
    <w:abstractNumId w:val="103"/>
  </w:num>
  <w:num w:numId="12" w16cid:durableId="1816948990">
    <w:abstractNumId w:val="27"/>
  </w:num>
  <w:num w:numId="13" w16cid:durableId="378940609">
    <w:abstractNumId w:val="44"/>
  </w:num>
  <w:num w:numId="14" w16cid:durableId="585574090">
    <w:abstractNumId w:val="69"/>
  </w:num>
  <w:num w:numId="15" w16cid:durableId="778913284">
    <w:abstractNumId w:val="62"/>
  </w:num>
  <w:num w:numId="16" w16cid:durableId="1324702718">
    <w:abstractNumId w:val="81"/>
  </w:num>
  <w:num w:numId="17" w16cid:durableId="873419189">
    <w:abstractNumId w:val="74"/>
  </w:num>
  <w:num w:numId="18" w16cid:durableId="87429123">
    <w:abstractNumId w:val="90"/>
  </w:num>
  <w:num w:numId="19" w16cid:durableId="999234296">
    <w:abstractNumId w:val="93"/>
  </w:num>
  <w:num w:numId="20" w16cid:durableId="321588984">
    <w:abstractNumId w:val="87"/>
  </w:num>
  <w:num w:numId="21" w16cid:durableId="1254127810">
    <w:abstractNumId w:val="6"/>
  </w:num>
  <w:num w:numId="22" w16cid:durableId="1050223365">
    <w:abstractNumId w:val="36"/>
  </w:num>
  <w:num w:numId="23" w16cid:durableId="621156356">
    <w:abstractNumId w:val="17"/>
  </w:num>
  <w:num w:numId="24" w16cid:durableId="1471559117">
    <w:abstractNumId w:val="43"/>
  </w:num>
  <w:num w:numId="25" w16cid:durableId="1382054492">
    <w:abstractNumId w:val="114"/>
  </w:num>
  <w:num w:numId="26" w16cid:durableId="1582638809">
    <w:abstractNumId w:val="31"/>
  </w:num>
  <w:num w:numId="27" w16cid:durableId="1800370884">
    <w:abstractNumId w:val="20"/>
  </w:num>
  <w:num w:numId="28" w16cid:durableId="1291783431">
    <w:abstractNumId w:val="2"/>
  </w:num>
  <w:num w:numId="29" w16cid:durableId="267782961">
    <w:abstractNumId w:val="18"/>
  </w:num>
  <w:num w:numId="30" w16cid:durableId="1578779336">
    <w:abstractNumId w:val="39"/>
  </w:num>
  <w:num w:numId="31" w16cid:durableId="1248463613">
    <w:abstractNumId w:val="45"/>
  </w:num>
  <w:num w:numId="32" w16cid:durableId="149715878">
    <w:abstractNumId w:val="95"/>
  </w:num>
  <w:num w:numId="33" w16cid:durableId="1131365815">
    <w:abstractNumId w:val="59"/>
  </w:num>
  <w:num w:numId="34" w16cid:durableId="536502458">
    <w:abstractNumId w:val="8"/>
  </w:num>
  <w:num w:numId="35" w16cid:durableId="452790442">
    <w:abstractNumId w:val="115"/>
  </w:num>
  <w:num w:numId="36" w16cid:durableId="374357397">
    <w:abstractNumId w:val="53"/>
  </w:num>
  <w:num w:numId="37" w16cid:durableId="530188278">
    <w:abstractNumId w:val="40"/>
  </w:num>
  <w:num w:numId="38" w16cid:durableId="690229821">
    <w:abstractNumId w:val="75"/>
  </w:num>
  <w:num w:numId="39" w16cid:durableId="350032963">
    <w:abstractNumId w:val="15"/>
  </w:num>
  <w:num w:numId="40" w16cid:durableId="1684894036">
    <w:abstractNumId w:val="7"/>
  </w:num>
  <w:num w:numId="41" w16cid:durableId="400905034">
    <w:abstractNumId w:val="11"/>
  </w:num>
  <w:num w:numId="42" w16cid:durableId="1442073104">
    <w:abstractNumId w:val="25"/>
  </w:num>
  <w:num w:numId="43" w16cid:durableId="79789931">
    <w:abstractNumId w:val="19"/>
  </w:num>
  <w:num w:numId="44" w16cid:durableId="1953583938">
    <w:abstractNumId w:val="77"/>
  </w:num>
  <w:num w:numId="45" w16cid:durableId="1950624104">
    <w:abstractNumId w:val="50"/>
  </w:num>
  <w:num w:numId="46" w16cid:durableId="2116174277">
    <w:abstractNumId w:val="101"/>
  </w:num>
  <w:num w:numId="47" w16cid:durableId="520898707">
    <w:abstractNumId w:val="110"/>
  </w:num>
  <w:num w:numId="48" w16cid:durableId="915359177">
    <w:abstractNumId w:val="92"/>
  </w:num>
  <w:num w:numId="49" w16cid:durableId="441993508">
    <w:abstractNumId w:val="37"/>
  </w:num>
  <w:num w:numId="50" w16cid:durableId="118841282">
    <w:abstractNumId w:val="79"/>
  </w:num>
  <w:num w:numId="51" w16cid:durableId="846873143">
    <w:abstractNumId w:val="97"/>
  </w:num>
  <w:num w:numId="52" w16cid:durableId="89201414">
    <w:abstractNumId w:val="85"/>
  </w:num>
  <w:num w:numId="53" w16cid:durableId="588272592">
    <w:abstractNumId w:val="42"/>
  </w:num>
  <w:num w:numId="54" w16cid:durableId="681666623">
    <w:abstractNumId w:val="4"/>
  </w:num>
  <w:num w:numId="55" w16cid:durableId="1255824642">
    <w:abstractNumId w:val="98"/>
  </w:num>
  <w:num w:numId="56" w16cid:durableId="670064926">
    <w:abstractNumId w:val="13"/>
  </w:num>
  <w:num w:numId="57" w16cid:durableId="1250312703">
    <w:abstractNumId w:val="35"/>
  </w:num>
  <w:num w:numId="58" w16cid:durableId="234166218">
    <w:abstractNumId w:val="5"/>
  </w:num>
  <w:num w:numId="59" w16cid:durableId="815487506">
    <w:abstractNumId w:val="34"/>
  </w:num>
  <w:num w:numId="60" w16cid:durableId="1772894220">
    <w:abstractNumId w:val="89"/>
  </w:num>
  <w:num w:numId="61" w16cid:durableId="1300383341">
    <w:abstractNumId w:val="10"/>
  </w:num>
  <w:num w:numId="62" w16cid:durableId="621786">
    <w:abstractNumId w:val="21"/>
  </w:num>
  <w:num w:numId="63" w16cid:durableId="387538037">
    <w:abstractNumId w:val="73"/>
  </w:num>
  <w:num w:numId="64" w16cid:durableId="678045884">
    <w:abstractNumId w:val="112"/>
  </w:num>
  <w:num w:numId="65" w16cid:durableId="1955598455">
    <w:abstractNumId w:val="83"/>
  </w:num>
  <w:num w:numId="66" w16cid:durableId="1923952613">
    <w:abstractNumId w:val="26"/>
  </w:num>
  <w:num w:numId="67" w16cid:durableId="1716930284">
    <w:abstractNumId w:val="3"/>
  </w:num>
  <w:num w:numId="68" w16cid:durableId="905649167">
    <w:abstractNumId w:val="49"/>
  </w:num>
  <w:num w:numId="69" w16cid:durableId="193662433">
    <w:abstractNumId w:val="22"/>
  </w:num>
  <w:num w:numId="70" w16cid:durableId="1724210656">
    <w:abstractNumId w:val="23"/>
  </w:num>
  <w:num w:numId="71" w16cid:durableId="491020467">
    <w:abstractNumId w:val="106"/>
  </w:num>
  <w:num w:numId="72" w16cid:durableId="1443770253">
    <w:abstractNumId w:val="102"/>
  </w:num>
  <w:num w:numId="73" w16cid:durableId="148719832">
    <w:abstractNumId w:val="67"/>
  </w:num>
  <w:num w:numId="74" w16cid:durableId="2018265454">
    <w:abstractNumId w:val="56"/>
  </w:num>
  <w:num w:numId="75" w16cid:durableId="2086107129">
    <w:abstractNumId w:val="76"/>
  </w:num>
  <w:num w:numId="76" w16cid:durableId="1711103812">
    <w:abstractNumId w:val="107"/>
  </w:num>
  <w:num w:numId="77" w16cid:durableId="1038167873">
    <w:abstractNumId w:val="0"/>
  </w:num>
  <w:num w:numId="78" w16cid:durableId="1985430774">
    <w:abstractNumId w:val="63"/>
  </w:num>
  <w:num w:numId="79" w16cid:durableId="406002831">
    <w:abstractNumId w:val="71"/>
  </w:num>
  <w:num w:numId="80" w16cid:durableId="705447423">
    <w:abstractNumId w:val="109"/>
  </w:num>
  <w:num w:numId="81" w16cid:durableId="1146898964">
    <w:abstractNumId w:val="1"/>
  </w:num>
  <w:num w:numId="82" w16cid:durableId="412973738">
    <w:abstractNumId w:val="32"/>
  </w:num>
  <w:num w:numId="83" w16cid:durableId="16350426">
    <w:abstractNumId w:val="16"/>
  </w:num>
  <w:num w:numId="84" w16cid:durableId="564490205">
    <w:abstractNumId w:val="38"/>
  </w:num>
  <w:num w:numId="85" w16cid:durableId="780614548">
    <w:abstractNumId w:val="64"/>
  </w:num>
  <w:num w:numId="86" w16cid:durableId="204565995">
    <w:abstractNumId w:val="80"/>
  </w:num>
  <w:num w:numId="87" w16cid:durableId="1421565334">
    <w:abstractNumId w:val="33"/>
  </w:num>
  <w:num w:numId="88" w16cid:durableId="869412743">
    <w:abstractNumId w:val="29"/>
  </w:num>
  <w:num w:numId="89" w16cid:durableId="1040975064">
    <w:abstractNumId w:val="100"/>
  </w:num>
  <w:num w:numId="90" w16cid:durableId="3483050">
    <w:abstractNumId w:val="47"/>
  </w:num>
  <w:num w:numId="91" w16cid:durableId="797575714">
    <w:abstractNumId w:val="104"/>
  </w:num>
  <w:num w:numId="92" w16cid:durableId="1197347348">
    <w:abstractNumId w:val="54"/>
  </w:num>
  <w:num w:numId="93" w16cid:durableId="2113552730">
    <w:abstractNumId w:val="94"/>
  </w:num>
  <w:num w:numId="94" w16cid:durableId="1220706221">
    <w:abstractNumId w:val="99"/>
  </w:num>
  <w:num w:numId="95" w16cid:durableId="1524128306">
    <w:abstractNumId w:val="96"/>
  </w:num>
  <w:num w:numId="96" w16cid:durableId="276184509">
    <w:abstractNumId w:val="66"/>
  </w:num>
  <w:num w:numId="97" w16cid:durableId="669527964">
    <w:abstractNumId w:val="60"/>
  </w:num>
  <w:num w:numId="98" w16cid:durableId="979774649">
    <w:abstractNumId w:val="113"/>
  </w:num>
  <w:num w:numId="99" w16cid:durableId="429130515">
    <w:abstractNumId w:val="48"/>
  </w:num>
  <w:num w:numId="100" w16cid:durableId="863641318">
    <w:abstractNumId w:val="41"/>
  </w:num>
  <w:num w:numId="101" w16cid:durableId="1682196263">
    <w:abstractNumId w:val="30"/>
  </w:num>
  <w:num w:numId="102" w16cid:durableId="1092124060">
    <w:abstractNumId w:val="28"/>
  </w:num>
  <w:num w:numId="103" w16cid:durableId="2044404103">
    <w:abstractNumId w:val="82"/>
  </w:num>
  <w:num w:numId="104" w16cid:durableId="441415979">
    <w:abstractNumId w:val="68"/>
  </w:num>
  <w:num w:numId="105" w16cid:durableId="1168904791">
    <w:abstractNumId w:val="61"/>
  </w:num>
  <w:num w:numId="106" w16cid:durableId="403259673">
    <w:abstractNumId w:val="14"/>
  </w:num>
  <w:num w:numId="107" w16cid:durableId="814375583">
    <w:abstractNumId w:val="58"/>
  </w:num>
  <w:num w:numId="108" w16cid:durableId="1813406794">
    <w:abstractNumId w:val="57"/>
  </w:num>
  <w:num w:numId="109" w16cid:durableId="1759860718">
    <w:abstractNumId w:val="12"/>
  </w:num>
  <w:num w:numId="110" w16cid:durableId="460734320">
    <w:abstractNumId w:val="86"/>
  </w:num>
  <w:num w:numId="111" w16cid:durableId="238441240">
    <w:abstractNumId w:val="52"/>
  </w:num>
  <w:num w:numId="112" w16cid:durableId="1725641952">
    <w:abstractNumId w:val="55"/>
  </w:num>
  <w:num w:numId="113" w16cid:durableId="554126382">
    <w:abstractNumId w:val="72"/>
  </w:num>
  <w:num w:numId="114" w16cid:durableId="220094008">
    <w:abstractNumId w:val="84"/>
  </w:num>
  <w:num w:numId="115" w16cid:durableId="1665356146">
    <w:abstractNumId w:val="78"/>
  </w:num>
  <w:num w:numId="116" w16cid:durableId="1663435638">
    <w:abstractNumId w:val="9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Jean-Marc H">
    <w15:presenceInfo w15:providerId="None" w15:userId="Jean-Marc 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8A8"/>
    <w:rsid w:val="00671F7A"/>
    <w:rsid w:val="00CB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99571"/>
  <w15:chartTrackingRefBased/>
  <w15:docId w15:val="{EB0D7A2D-C62C-4B14-9613-1699BAC94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8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8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8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8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8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8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8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8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8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8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18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18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18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8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8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8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8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8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18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8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18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18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18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18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18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8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8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18A8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CB18A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18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8A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B1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18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1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8A8"/>
  </w:style>
  <w:style w:type="paragraph" w:styleId="Footer">
    <w:name w:val="footer"/>
    <w:basedOn w:val="Normal"/>
    <w:link w:val="FooterChar"/>
    <w:uiPriority w:val="99"/>
    <w:unhideWhenUsed/>
    <w:rsid w:val="00CB1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8A8"/>
  </w:style>
  <w:style w:type="paragraph" w:styleId="Revision">
    <w:name w:val="Revision"/>
    <w:hidden/>
    <w:uiPriority w:val="99"/>
    <w:semiHidden/>
    <w:rsid w:val="00CB18A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6936</Words>
  <Characters>39539</Characters>
  <Application>Microsoft Office Word</Application>
  <DocSecurity>0</DocSecurity>
  <Lines>329</Lines>
  <Paragraphs>92</Paragraphs>
  <ScaleCrop>false</ScaleCrop>
  <Company/>
  <LinksUpToDate>false</LinksUpToDate>
  <CharactersWithSpaces>46383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Jean-Marc H</dc:creator>
  <cp:keywords/>
  <dc:description/>
  <cp:lastModifiedBy>Jean-Marc H</cp:lastModifiedBy>
  <cp:revision>1</cp:revision>
  <dcterms:created xsi:type="dcterms:W3CDTF">2025-07-14T14:34:00Z</dcterms:created>
  <dcterms:modified xsi:type="dcterms:W3CDTF">2025-07-14T14:35:00Z</dcterms:modified>
</cp:coreProperties>
</file>