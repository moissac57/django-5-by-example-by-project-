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8D8FF" w14:textId="77777777" w:rsidR="00BB7677" w:rsidRPr="00BB7677" w:rsidRDefault="00BB7677" w:rsidP="00BB7677">
      <w:pPr>
        <w:autoSpaceDE w:val="0"/>
        <w:autoSpaceDN w:val="0"/>
        <w:adjustRightInd w:val="0"/>
        <w:spacing w:after="0" w:line="240" w:lineRule="auto"/>
        <w:jc w:val="center"/>
        <w:rPr>
          <w:rFonts w:ascii="DejaVuSans-Bold" w:hAnsi="DejaVuSans-Bold" w:cs="DejaVuSans-Bold"/>
          <w:b/>
          <w:bCs/>
          <w:kern w:val="0"/>
          <w:sz w:val="59"/>
          <w:szCs w:val="59"/>
        </w:rPr>
      </w:pPr>
      <w:r w:rsidRPr="00BB7677">
        <w:rPr>
          <w:rFonts w:ascii="DejaVuSans-Bold" w:hAnsi="DejaVuSans-Bold" w:cs="DejaVuSans-Bold"/>
          <w:b/>
          <w:bCs/>
          <w:kern w:val="0"/>
          <w:sz w:val="59"/>
          <w:szCs w:val="59"/>
        </w:rPr>
        <w:t>Chapter 11. Adding Internationalization to</w:t>
      </w:r>
    </w:p>
    <w:p w14:paraId="15D962F1" w14:textId="77777777" w:rsidR="00BB7677" w:rsidRPr="00BB7677" w:rsidRDefault="00BB7677" w:rsidP="00BB7677">
      <w:pPr>
        <w:autoSpaceDE w:val="0"/>
        <w:autoSpaceDN w:val="0"/>
        <w:adjustRightInd w:val="0"/>
        <w:spacing w:after="0" w:line="240" w:lineRule="auto"/>
        <w:jc w:val="center"/>
        <w:rPr>
          <w:ins w:id="0" w:author="Jean-Marc H" w:date="2025-07-13T18:59:00Z" w16du:dateUtc="2025-07-13T23:59:00Z"/>
          <w:rFonts w:ascii="LiberationSerif" w:hAnsi="LiberationSerif" w:cs="LiberationSerif"/>
          <w:b/>
          <w:bCs/>
          <w:color w:val="000000"/>
          <w:kern w:val="0"/>
          <w:sz w:val="30"/>
          <w:szCs w:val="30"/>
          <w:rPrChange w:id="1" w:author="Jean-Marc H" w:date="2025-07-13T18:59:00Z" w16du:dateUtc="2025-07-13T23:59:00Z">
            <w:rPr>
              <w:ins w:id="2" w:author="Jean-Marc H" w:date="2025-07-13T18:59:00Z" w16du:dateUtc="2025-07-13T23:59:00Z"/>
              <w:rFonts w:ascii="LiberationSerif" w:hAnsi="LiberationSerif" w:cs="LiberationSerif"/>
              <w:color w:val="000000"/>
              <w:kern w:val="0"/>
              <w:sz w:val="30"/>
              <w:szCs w:val="30"/>
            </w:rPr>
          </w:rPrChange>
        </w:rPr>
      </w:pPr>
      <w:r w:rsidRPr="00BB7677">
        <w:rPr>
          <w:rFonts w:ascii="DejaVuSans-Bold" w:hAnsi="DejaVuSans-Bold" w:cs="DejaVuSans-Bold"/>
          <w:b/>
          <w:bCs/>
          <w:kern w:val="0"/>
          <w:sz w:val="59"/>
          <w:szCs w:val="59"/>
        </w:rPr>
        <w:t>Your Shop</w:t>
      </w:r>
    </w:p>
    <w:p w14:paraId="4FB562C9" w14:textId="77777777" w:rsidR="00BB7677" w:rsidRPr="00BB7677" w:rsidRDefault="00BB7677" w:rsidP="00BB7677">
      <w:pPr>
        <w:autoSpaceDE w:val="0"/>
        <w:autoSpaceDN w:val="0"/>
        <w:adjustRightInd w:val="0"/>
        <w:spacing w:after="0" w:line="240" w:lineRule="auto"/>
        <w:rPr>
          <w:rFonts w:ascii="DejaVuSans-Bold" w:hAnsi="DejaVuSans-Bold" w:cs="DejaVuSans-Bold"/>
          <w:kern w:val="0"/>
          <w:sz w:val="28"/>
          <w:szCs w:val="28"/>
        </w:rPr>
      </w:pPr>
    </w:p>
    <w:p w14:paraId="7C9B8B70" w14:textId="77777777" w:rsidR="00BB7677" w:rsidRPr="00BB7677" w:rsidRDefault="00BB7677" w:rsidP="00BB7677">
      <w:pPr>
        <w:autoSpaceDE w:val="0"/>
        <w:autoSpaceDN w:val="0"/>
        <w:adjustRightInd w:val="0"/>
        <w:spacing w:after="0" w:line="240" w:lineRule="auto"/>
        <w:rPr>
          <w:rFonts w:ascii="DejaVuSans-Bold" w:hAnsi="DejaVuSans-Bold" w:cs="DejaVuSans-Bold"/>
          <w:kern w:val="0"/>
          <w:sz w:val="28"/>
          <w:szCs w:val="28"/>
        </w:rPr>
      </w:pPr>
    </w:p>
    <w:p w14:paraId="7641406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In the previous chapter, you added a coupon system to your shop and built a product recommendation engine.</w:t>
      </w:r>
    </w:p>
    <w:p w14:paraId="4050548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4C6D5C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In this chapter, you will learn how internationalization and localization work. By making your application accessible in multiple languages, you can serve a wider range of users. Additionally, by adapting your application to local formatting conventions such as date or number formatting, you improve its usability. By translating and localizing your application, you will make it more intuitive for users from different cultural backgrounds and increase user engagement. </w:t>
      </w:r>
    </w:p>
    <w:p w14:paraId="3B03B88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This chapter will cover the following topics:</w:t>
      </w:r>
    </w:p>
    <w:p w14:paraId="18CB550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B89F803" w14:textId="77777777" w:rsidR="00BB7677" w:rsidRPr="00BB7677" w:rsidRDefault="00BB7677" w:rsidP="00BB7677">
      <w:pPr>
        <w:numPr>
          <w:ilvl w:val="0"/>
          <w:numId w:val="11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Preparing your project for internationalization</w:t>
      </w:r>
    </w:p>
    <w:p w14:paraId="06FC5858" w14:textId="77777777" w:rsidR="00BB7677" w:rsidRPr="00BB7677" w:rsidRDefault="00BB7677" w:rsidP="00BB7677">
      <w:pPr>
        <w:numPr>
          <w:ilvl w:val="0"/>
          <w:numId w:val="11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Managing translation files</w:t>
      </w:r>
    </w:p>
    <w:p w14:paraId="19D5E5DD" w14:textId="77777777" w:rsidR="00BB7677" w:rsidRPr="00BB7677" w:rsidRDefault="00BB7677" w:rsidP="00BB7677">
      <w:pPr>
        <w:numPr>
          <w:ilvl w:val="0"/>
          <w:numId w:val="11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Translating Python code</w:t>
      </w:r>
    </w:p>
    <w:p w14:paraId="3DE0041C" w14:textId="77777777" w:rsidR="00BB7677" w:rsidRPr="00BB7677" w:rsidRDefault="00BB7677" w:rsidP="00BB7677">
      <w:pPr>
        <w:numPr>
          <w:ilvl w:val="0"/>
          <w:numId w:val="11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Translating templates</w:t>
      </w:r>
    </w:p>
    <w:p w14:paraId="560A822F" w14:textId="77777777" w:rsidR="00BB7677" w:rsidRPr="00BB7677" w:rsidRDefault="00BB7677" w:rsidP="00BB7677">
      <w:pPr>
        <w:numPr>
          <w:ilvl w:val="0"/>
          <w:numId w:val="11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Using Rosetta to manage translations</w:t>
      </w:r>
    </w:p>
    <w:p w14:paraId="6C312102" w14:textId="77777777" w:rsidR="00BB7677" w:rsidRPr="00BB7677" w:rsidRDefault="00BB7677" w:rsidP="00BB7677">
      <w:pPr>
        <w:numPr>
          <w:ilvl w:val="0"/>
          <w:numId w:val="11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Translating URL patterns and using a language prefix in URLs</w:t>
      </w:r>
    </w:p>
    <w:p w14:paraId="33CC450F" w14:textId="77777777" w:rsidR="00BB7677" w:rsidRPr="00BB7677" w:rsidRDefault="00BB7677" w:rsidP="00BB7677">
      <w:pPr>
        <w:numPr>
          <w:ilvl w:val="0"/>
          <w:numId w:val="11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Allowing users to switch language</w:t>
      </w:r>
    </w:p>
    <w:p w14:paraId="3E8229B0" w14:textId="77777777" w:rsidR="00BB7677" w:rsidRPr="00BB7677" w:rsidRDefault="00BB7677" w:rsidP="00BB7677">
      <w:pPr>
        <w:numPr>
          <w:ilvl w:val="0"/>
          <w:numId w:val="117"/>
        </w:numPr>
        <w:autoSpaceDE w:val="0"/>
        <w:autoSpaceDN w:val="0"/>
        <w:adjustRightInd w:val="0"/>
        <w:spacing w:after="0" w:line="240" w:lineRule="auto"/>
        <w:contextualSpacing/>
        <w:rPr>
          <w:rFonts w:ascii="LiberationMono" w:hAnsi="LiberationMono" w:cs="LiberationMono"/>
          <w:color w:val="000000"/>
          <w:kern w:val="0"/>
          <w:sz w:val="22"/>
          <w:szCs w:val="22"/>
        </w:rPr>
      </w:pPr>
      <w:r w:rsidRPr="00BB7677">
        <w:rPr>
          <w:rFonts w:ascii="LiberationSerif" w:hAnsi="LiberationSerif" w:cs="LiberationSerif"/>
          <w:color w:val="000000"/>
          <w:kern w:val="0"/>
          <w:sz w:val="30"/>
          <w:szCs w:val="30"/>
        </w:rPr>
        <w:t xml:space="preserve">Translating models using </w:t>
      </w:r>
      <w:r w:rsidRPr="00BB7677">
        <w:rPr>
          <w:rFonts w:ascii="LiberationMono" w:hAnsi="LiberationMono" w:cs="LiberationMono"/>
          <w:color w:val="000000"/>
          <w:kern w:val="0"/>
          <w:sz w:val="22"/>
          <w:szCs w:val="22"/>
        </w:rPr>
        <w:t>django-parler</w:t>
      </w:r>
    </w:p>
    <w:p w14:paraId="22862B97" w14:textId="77777777" w:rsidR="00BB7677" w:rsidRPr="00BB7677" w:rsidRDefault="00BB7677" w:rsidP="00BB7677">
      <w:pPr>
        <w:numPr>
          <w:ilvl w:val="0"/>
          <w:numId w:val="11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Using model translations with the ORM</w:t>
      </w:r>
    </w:p>
    <w:p w14:paraId="104313DA" w14:textId="77777777" w:rsidR="00BB7677" w:rsidRPr="00BB7677" w:rsidRDefault="00BB7677" w:rsidP="00BB7677">
      <w:pPr>
        <w:numPr>
          <w:ilvl w:val="0"/>
          <w:numId w:val="11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Adapting views to use translations</w:t>
      </w:r>
    </w:p>
    <w:p w14:paraId="785D5D6C" w14:textId="77777777" w:rsidR="00BB7677" w:rsidRPr="00BB7677" w:rsidRDefault="00BB7677" w:rsidP="00BB7677">
      <w:pPr>
        <w:numPr>
          <w:ilvl w:val="0"/>
          <w:numId w:val="117"/>
        </w:numPr>
        <w:autoSpaceDE w:val="0"/>
        <w:autoSpaceDN w:val="0"/>
        <w:adjustRightInd w:val="0"/>
        <w:spacing w:after="0" w:line="240" w:lineRule="auto"/>
        <w:contextualSpacing/>
        <w:rPr>
          <w:rFonts w:ascii="LiberationMono" w:hAnsi="LiberationMono" w:cs="LiberationMono"/>
          <w:color w:val="000000"/>
          <w:kern w:val="0"/>
          <w:sz w:val="22"/>
          <w:szCs w:val="22"/>
        </w:rPr>
      </w:pPr>
      <w:r w:rsidRPr="00BB7677">
        <w:rPr>
          <w:rFonts w:ascii="LiberationSerif" w:hAnsi="LiberationSerif" w:cs="LiberationSerif"/>
          <w:color w:val="000000"/>
          <w:kern w:val="0"/>
          <w:sz w:val="30"/>
          <w:szCs w:val="30"/>
        </w:rPr>
        <w:t xml:space="preserve">Using the localized form fields of </w:t>
      </w:r>
      <w:r w:rsidRPr="00BB7677">
        <w:rPr>
          <w:rFonts w:ascii="LiberationMono" w:hAnsi="LiberationMono" w:cs="LiberationMono"/>
          <w:color w:val="000000"/>
          <w:kern w:val="0"/>
          <w:sz w:val="22"/>
          <w:szCs w:val="22"/>
        </w:rPr>
        <w:t>django-localflavor</w:t>
      </w:r>
    </w:p>
    <w:p w14:paraId="30D5E029"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54"/>
          <w:szCs w:val="54"/>
        </w:rPr>
      </w:pPr>
      <w:r w:rsidRPr="00BB7677">
        <w:rPr>
          <w:rFonts w:ascii="DejaVuSans-Bold" w:hAnsi="DejaVuSans-Bold" w:cs="DejaVuSans-Bold"/>
          <w:b/>
          <w:bCs/>
          <w:color w:val="000000"/>
          <w:kern w:val="0"/>
          <w:sz w:val="54"/>
          <w:szCs w:val="54"/>
        </w:rPr>
        <w:t>Functional overview</w:t>
      </w:r>
    </w:p>
    <w:p w14:paraId="18055C5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Italic" w:hAnsi="LiberationSerif-Italic" w:cs="LiberationSerif-Italic"/>
          <w:i/>
          <w:iCs/>
          <w:color w:val="000000"/>
          <w:kern w:val="0"/>
          <w:sz w:val="30"/>
          <w:szCs w:val="30"/>
        </w:rPr>
        <w:t xml:space="preserve">Figure 11.1 </w:t>
      </w:r>
      <w:r w:rsidRPr="00BB7677">
        <w:rPr>
          <w:rFonts w:ascii="LiberationSerif" w:hAnsi="LiberationSerif" w:cs="LiberationSerif"/>
          <w:color w:val="000000"/>
          <w:kern w:val="0"/>
          <w:sz w:val="30"/>
          <w:szCs w:val="30"/>
        </w:rPr>
        <w:t>shows a representation of the views, templates, and functionalities that will be built in this chapter:</w:t>
      </w:r>
    </w:p>
    <w:p w14:paraId="20B4281C"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lastRenderedPageBreak/>
        <w:drawing>
          <wp:inline distT="0" distB="0" distL="0" distR="0" wp14:anchorId="31D3CE4A" wp14:editId="259DC36D">
            <wp:extent cx="6697980" cy="5859780"/>
            <wp:effectExtent l="0" t="0" r="7620" b="7620"/>
            <wp:docPr id="1801843839"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97980" cy="5859780"/>
                    </a:xfrm>
                    <a:prstGeom prst="rect">
                      <a:avLst/>
                    </a:prstGeom>
                    <a:noFill/>
                    <a:ln>
                      <a:noFill/>
                    </a:ln>
                  </pic:spPr>
                </pic:pic>
              </a:graphicData>
            </a:graphic>
          </wp:inline>
        </w:drawing>
      </w:r>
    </w:p>
    <w:p w14:paraId="3A737DFC" w14:textId="77777777" w:rsidR="00BB7677" w:rsidRPr="00BB7677" w:rsidRDefault="00BB7677" w:rsidP="00BB767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B7677">
        <w:rPr>
          <w:rFonts w:ascii="LiberationSerif-Italic" w:hAnsi="LiberationSerif-Italic" w:cs="LiberationSerif-Italic"/>
          <w:i/>
          <w:iCs/>
          <w:color w:val="000000"/>
          <w:kern w:val="0"/>
          <w:sz w:val="22"/>
          <w:szCs w:val="22"/>
        </w:rPr>
        <w:t>Figure 11.1: Diagram of the functionalities built in Chapter 11</w:t>
      </w:r>
    </w:p>
    <w:p w14:paraId="7BB4EEC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7395E5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In this chapter, you will implement internationalization in your project and translate templates, URLs, and models. You will add language selection links to the header of your site and create language-specific URLs. You will modify the </w:t>
      </w:r>
      <w:r w:rsidRPr="00BB7677">
        <w:rPr>
          <w:rFonts w:ascii="LiberationMono" w:hAnsi="LiberationMono" w:cs="LiberationMono"/>
          <w:color w:val="000000"/>
          <w:kern w:val="0"/>
          <w:sz w:val="22"/>
          <w:szCs w:val="22"/>
        </w:rPr>
        <w:t xml:space="preserve">product_list </w:t>
      </w:r>
      <w:r w:rsidRPr="00BB7677">
        <w:rPr>
          <w:rFonts w:ascii="LiberationSerif" w:hAnsi="LiberationSerif" w:cs="LiberationSerif"/>
          <w:color w:val="000000"/>
          <w:kern w:val="0"/>
          <w:sz w:val="30"/>
          <w:szCs w:val="30"/>
        </w:rPr>
        <w:t xml:space="preserve">and </w:t>
      </w:r>
      <w:r w:rsidRPr="00BB7677">
        <w:rPr>
          <w:rFonts w:ascii="LiberationMono" w:hAnsi="LiberationMono" w:cs="LiberationMono"/>
          <w:color w:val="000000"/>
          <w:kern w:val="0"/>
          <w:sz w:val="22"/>
          <w:szCs w:val="22"/>
        </w:rPr>
        <w:t xml:space="preserve">product_detail </w:t>
      </w:r>
      <w:r w:rsidRPr="00BB7677">
        <w:rPr>
          <w:rFonts w:ascii="LiberationSerif" w:hAnsi="LiberationSerif" w:cs="LiberationSerif"/>
          <w:color w:val="000000"/>
          <w:kern w:val="0"/>
          <w:sz w:val="30"/>
          <w:szCs w:val="30"/>
        </w:rPr>
        <w:t xml:space="preserve">views of the </w:t>
      </w:r>
      <w:r w:rsidRPr="00BB7677">
        <w:rPr>
          <w:rFonts w:ascii="LiberationMono" w:hAnsi="LiberationMono" w:cs="LiberationMono"/>
          <w:color w:val="000000"/>
          <w:kern w:val="0"/>
          <w:sz w:val="22"/>
          <w:szCs w:val="22"/>
        </w:rPr>
        <w:t xml:space="preserve">shop </w:t>
      </w:r>
      <w:r w:rsidRPr="00BB7677">
        <w:rPr>
          <w:rFonts w:ascii="LiberationSerif" w:hAnsi="LiberationSerif" w:cs="LiberationSerif"/>
          <w:color w:val="000000"/>
          <w:kern w:val="0"/>
          <w:sz w:val="30"/>
          <w:szCs w:val="30"/>
        </w:rPr>
        <w:t xml:space="preserve">application to retrieve </w:t>
      </w:r>
      <w:r w:rsidRPr="00BB7677">
        <w:rPr>
          <w:rFonts w:ascii="LiberationMono" w:hAnsi="LiberationMono" w:cs="LiberationMono"/>
          <w:color w:val="000000"/>
          <w:kern w:val="0"/>
          <w:sz w:val="22"/>
          <w:szCs w:val="22"/>
        </w:rPr>
        <w:t xml:space="preserve">Category </w:t>
      </w:r>
      <w:r w:rsidRPr="00BB7677">
        <w:rPr>
          <w:rFonts w:ascii="LiberationSerif" w:hAnsi="LiberationSerif" w:cs="LiberationSerif"/>
          <w:color w:val="000000"/>
          <w:kern w:val="0"/>
          <w:sz w:val="30"/>
          <w:szCs w:val="30"/>
        </w:rPr>
        <w:t xml:space="preserve">and </w:t>
      </w:r>
      <w:r w:rsidRPr="00BB7677">
        <w:rPr>
          <w:rFonts w:ascii="LiberationMono" w:hAnsi="LiberationMono" w:cs="LiberationMono"/>
          <w:color w:val="000000"/>
          <w:kern w:val="0"/>
          <w:sz w:val="22"/>
          <w:szCs w:val="22"/>
        </w:rPr>
        <w:t xml:space="preserve">Product </w:t>
      </w:r>
      <w:r w:rsidRPr="00BB7677">
        <w:rPr>
          <w:rFonts w:ascii="LiberationSerif" w:hAnsi="LiberationSerif" w:cs="LiberationSerif"/>
          <w:color w:val="000000"/>
          <w:kern w:val="0"/>
          <w:sz w:val="30"/>
          <w:szCs w:val="30"/>
        </w:rPr>
        <w:t xml:space="preserve">objects by their translated slugs. You will also add a localized postal code field to the form used in the </w:t>
      </w:r>
      <w:r w:rsidRPr="00BB7677">
        <w:rPr>
          <w:rFonts w:ascii="LiberationMono" w:hAnsi="LiberationMono" w:cs="LiberationMono"/>
          <w:color w:val="000000"/>
          <w:kern w:val="0"/>
          <w:sz w:val="22"/>
          <w:szCs w:val="22"/>
        </w:rPr>
        <w:t>order_create</w:t>
      </w:r>
    </w:p>
    <w:p w14:paraId="1EE65C1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view.</w:t>
      </w:r>
    </w:p>
    <w:p w14:paraId="0668E38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The source code for this chapter can be found at</w:t>
      </w:r>
    </w:p>
    <w:p w14:paraId="00EDC32F"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EF"/>
          <w:kern w:val="0"/>
          <w:sz w:val="30"/>
          <w:szCs w:val="30"/>
        </w:rPr>
      </w:pPr>
      <w:r w:rsidRPr="00BB7677">
        <w:rPr>
          <w:rFonts w:ascii="LiberationMono" w:hAnsi="LiberationMono" w:cs="LiberationMono"/>
          <w:color w:val="0000EF"/>
          <w:kern w:val="0"/>
          <w:sz w:val="30"/>
          <w:szCs w:val="30"/>
        </w:rPr>
        <w:t>https://github.com/PacktPublishing/Django-5-byexample/tree/main/Chapter11</w:t>
      </w:r>
      <w:r w:rsidRPr="00BB7677">
        <w:rPr>
          <w:rFonts w:ascii="LiberationSerif" w:hAnsi="LiberationSerif" w:cs="LiberationSerif"/>
          <w:color w:val="000000"/>
          <w:kern w:val="0"/>
          <w:sz w:val="30"/>
          <w:szCs w:val="30"/>
        </w:rPr>
        <w:t>.</w:t>
      </w:r>
    </w:p>
    <w:p w14:paraId="3C658F5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All the Python modules used in this chapter are included in the </w:t>
      </w:r>
      <w:r w:rsidRPr="00BB7677">
        <w:rPr>
          <w:rFonts w:ascii="LiberationMono" w:hAnsi="LiberationMono" w:cs="LiberationMono"/>
          <w:color w:val="000000"/>
          <w:kern w:val="0"/>
          <w:sz w:val="22"/>
          <w:szCs w:val="22"/>
        </w:rPr>
        <w:t xml:space="preserve">requirements.txt </w:t>
      </w:r>
      <w:r w:rsidRPr="00BB7677">
        <w:rPr>
          <w:rFonts w:ascii="LiberationSerif" w:hAnsi="LiberationSerif" w:cs="LiberationSerif"/>
          <w:color w:val="000000"/>
          <w:kern w:val="0"/>
          <w:sz w:val="30"/>
          <w:szCs w:val="30"/>
        </w:rPr>
        <w:t xml:space="preserve">file in the source code that comes with this chapter. You can follow the instructions to install each Python module below, or you can install all the requirements at once with the command </w:t>
      </w:r>
      <w:r w:rsidRPr="00BB7677">
        <w:rPr>
          <w:rFonts w:ascii="LiberationMono" w:hAnsi="LiberationMono" w:cs="LiberationMono"/>
          <w:color w:val="000000"/>
          <w:kern w:val="0"/>
          <w:sz w:val="22"/>
          <w:szCs w:val="22"/>
        </w:rPr>
        <w:t>python -m pip</w:t>
      </w:r>
      <w:r w:rsidRPr="00BB7677">
        <w:rPr>
          <w:rFonts w:ascii="LiberationSerif" w:hAnsi="LiberationSerif" w:cs="LiberationSerif"/>
          <w:color w:val="000000"/>
          <w:kern w:val="0"/>
          <w:sz w:val="30"/>
          <w:szCs w:val="30"/>
        </w:rPr>
        <w:t xml:space="preserve"> </w:t>
      </w:r>
      <w:r w:rsidRPr="00BB7677">
        <w:rPr>
          <w:rFonts w:ascii="LiberationMono" w:hAnsi="LiberationMono" w:cs="LiberationMono"/>
          <w:color w:val="000000"/>
          <w:kern w:val="0"/>
          <w:sz w:val="22"/>
          <w:szCs w:val="22"/>
        </w:rPr>
        <w:t xml:space="preserve">install -r requirements.txt </w:t>
      </w:r>
      <w:r w:rsidRPr="00BB7677">
        <w:rPr>
          <w:rFonts w:ascii="LiberationSerif" w:hAnsi="LiberationSerif" w:cs="LiberationSerif"/>
          <w:color w:val="000000"/>
          <w:kern w:val="0"/>
          <w:sz w:val="30"/>
          <w:szCs w:val="30"/>
        </w:rPr>
        <w:t>.</w:t>
      </w:r>
    </w:p>
    <w:p w14:paraId="1F387EA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55EC81E"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54"/>
          <w:szCs w:val="54"/>
        </w:rPr>
      </w:pPr>
      <w:r w:rsidRPr="00BB7677">
        <w:rPr>
          <w:rFonts w:ascii="DejaVuSans-Bold" w:hAnsi="DejaVuSans-Bold" w:cs="DejaVuSans-Bold"/>
          <w:b/>
          <w:bCs/>
          <w:color w:val="000000"/>
          <w:kern w:val="0"/>
          <w:sz w:val="54"/>
          <w:szCs w:val="54"/>
        </w:rPr>
        <w:t>Internationalization with Django</w:t>
      </w:r>
    </w:p>
    <w:p w14:paraId="30301AB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Django offers full internationalization and localization support. It allows you to translate your application into multiple languages, and it handles localespecific formatting for dates, times, numbers, and time zones. Let’s clarify the difference between internationalization and localization:</w:t>
      </w:r>
    </w:p>
    <w:p w14:paraId="407E9775" w14:textId="77777777" w:rsidR="00BB7677" w:rsidRPr="00BB7677" w:rsidRDefault="00BB7677" w:rsidP="00BB7677">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53853254" w14:textId="77777777" w:rsidR="00BB7677" w:rsidRPr="00BB7677" w:rsidRDefault="00BB7677" w:rsidP="00BB7677">
      <w:pPr>
        <w:numPr>
          <w:ilvl w:val="0"/>
          <w:numId w:val="11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Bold" w:hAnsi="LiberationSerif-Bold" w:cs="LiberationSerif-Bold"/>
          <w:b/>
          <w:bCs/>
          <w:color w:val="000000"/>
          <w:kern w:val="0"/>
          <w:sz w:val="30"/>
          <w:szCs w:val="30"/>
        </w:rPr>
        <w:t xml:space="preserve">Internationalization </w:t>
      </w:r>
      <w:r w:rsidRPr="00BB7677">
        <w:rPr>
          <w:rFonts w:ascii="LiberationSerif" w:hAnsi="LiberationSerif" w:cs="LiberationSerif"/>
          <w:color w:val="000000"/>
          <w:kern w:val="0"/>
          <w:sz w:val="30"/>
          <w:szCs w:val="30"/>
        </w:rPr>
        <w:t xml:space="preserve">(frequently abbreviated to </w:t>
      </w:r>
      <w:r w:rsidRPr="00BB7677">
        <w:rPr>
          <w:rFonts w:ascii="LiberationSerif-Bold" w:hAnsi="LiberationSerif-Bold" w:cs="LiberationSerif-Bold"/>
          <w:b/>
          <w:bCs/>
          <w:color w:val="000000"/>
          <w:kern w:val="0"/>
          <w:sz w:val="30"/>
          <w:szCs w:val="30"/>
        </w:rPr>
        <w:t>i18n</w:t>
      </w:r>
      <w:r w:rsidRPr="00BB7677">
        <w:rPr>
          <w:rFonts w:ascii="LiberationSerif" w:hAnsi="LiberationSerif" w:cs="LiberationSerif"/>
          <w:color w:val="000000"/>
          <w:kern w:val="0"/>
          <w:sz w:val="30"/>
          <w:szCs w:val="30"/>
        </w:rPr>
        <w:t>) is the process of adapting software for the potential use of different languages and locales so that it isn’t hardwired to a specific language or locale.</w:t>
      </w:r>
    </w:p>
    <w:p w14:paraId="37E89DA7" w14:textId="77777777" w:rsidR="00BB7677" w:rsidRPr="00BB7677" w:rsidRDefault="00BB7677" w:rsidP="00BB7677">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71F4E10A" w14:textId="77777777" w:rsidR="00BB7677" w:rsidRPr="00BB7677" w:rsidRDefault="00BB7677" w:rsidP="00BB7677">
      <w:pPr>
        <w:numPr>
          <w:ilvl w:val="0"/>
          <w:numId w:val="11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Bold" w:hAnsi="LiberationSerif-Bold" w:cs="LiberationSerif-Bold"/>
          <w:b/>
          <w:bCs/>
          <w:color w:val="000000"/>
          <w:kern w:val="0"/>
          <w:sz w:val="30"/>
          <w:szCs w:val="30"/>
        </w:rPr>
        <w:t xml:space="preserve">Localization </w:t>
      </w:r>
      <w:r w:rsidRPr="00BB7677">
        <w:rPr>
          <w:rFonts w:ascii="LiberationSerif" w:hAnsi="LiberationSerif" w:cs="LiberationSerif"/>
          <w:color w:val="000000"/>
          <w:kern w:val="0"/>
          <w:sz w:val="30"/>
          <w:szCs w:val="30"/>
        </w:rPr>
        <w:t xml:space="preserve">(abbreviated to </w:t>
      </w:r>
      <w:r w:rsidRPr="00BB7677">
        <w:rPr>
          <w:rFonts w:ascii="LiberationSerif-Bold" w:hAnsi="LiberationSerif-Bold" w:cs="LiberationSerif-Bold"/>
          <w:b/>
          <w:bCs/>
          <w:color w:val="000000"/>
          <w:kern w:val="0"/>
          <w:sz w:val="30"/>
          <w:szCs w:val="30"/>
        </w:rPr>
        <w:t>l10n</w:t>
      </w:r>
      <w:r w:rsidRPr="00BB7677">
        <w:rPr>
          <w:rFonts w:ascii="LiberationSerif" w:hAnsi="LiberationSerif" w:cs="LiberationSerif"/>
          <w:color w:val="000000"/>
          <w:kern w:val="0"/>
          <w:sz w:val="30"/>
          <w:szCs w:val="30"/>
        </w:rPr>
        <w:t>) is the process of actually translating the software and adapting it to a particular locale. Django itself is translated into more than 50 languages using its internationalization framework.</w:t>
      </w:r>
    </w:p>
    <w:p w14:paraId="5A6A208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46E206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The internationalization framework allows you to easily mark strings for translation, both in Python code and in your templates. It relies on the GNU </w:t>
      </w:r>
      <w:r w:rsidRPr="00BB7677">
        <w:rPr>
          <w:rFonts w:ascii="LiberationMono" w:hAnsi="LiberationMono" w:cs="LiberationMono"/>
          <w:color w:val="000000"/>
          <w:kern w:val="0"/>
          <w:sz w:val="22"/>
          <w:szCs w:val="22"/>
        </w:rPr>
        <w:t xml:space="preserve">gettext </w:t>
      </w:r>
      <w:r w:rsidRPr="00BB7677">
        <w:rPr>
          <w:rFonts w:ascii="LiberationSerif" w:hAnsi="LiberationSerif" w:cs="LiberationSerif"/>
          <w:color w:val="000000"/>
          <w:kern w:val="0"/>
          <w:sz w:val="30"/>
          <w:szCs w:val="30"/>
        </w:rPr>
        <w:t xml:space="preserve">toolset to generate and manage message files. A </w:t>
      </w:r>
      <w:r w:rsidRPr="00BB7677">
        <w:rPr>
          <w:rFonts w:ascii="LiberationSerif-Bold" w:hAnsi="LiberationSerif-Bold" w:cs="LiberationSerif-Bold"/>
          <w:b/>
          <w:bCs/>
          <w:color w:val="000000"/>
          <w:kern w:val="0"/>
          <w:sz w:val="30"/>
          <w:szCs w:val="30"/>
        </w:rPr>
        <w:t xml:space="preserve">message file </w:t>
      </w:r>
      <w:r w:rsidRPr="00BB7677">
        <w:rPr>
          <w:rFonts w:ascii="LiberationSerif" w:hAnsi="LiberationSerif" w:cs="LiberationSerif"/>
          <w:color w:val="000000"/>
          <w:kern w:val="0"/>
          <w:sz w:val="30"/>
          <w:szCs w:val="30"/>
        </w:rPr>
        <w:t xml:space="preserve">is a plain text file that represents a language. It contains a part, or all, of the translation strings found in your application and their respective translations for a single language. Message files have the </w:t>
      </w:r>
      <w:r w:rsidRPr="00BB7677">
        <w:rPr>
          <w:rFonts w:ascii="LiberationMono" w:hAnsi="LiberationMono" w:cs="LiberationMono"/>
          <w:color w:val="000000"/>
          <w:kern w:val="0"/>
          <w:sz w:val="22"/>
          <w:szCs w:val="22"/>
        </w:rPr>
        <w:t xml:space="preserve">.po </w:t>
      </w:r>
      <w:r w:rsidRPr="00BB7677">
        <w:rPr>
          <w:rFonts w:ascii="LiberationSerif" w:hAnsi="LiberationSerif" w:cs="LiberationSerif"/>
          <w:color w:val="000000"/>
          <w:kern w:val="0"/>
          <w:sz w:val="30"/>
          <w:szCs w:val="30"/>
        </w:rPr>
        <w:t xml:space="preserve">extension. Once the translation is done, message files are compiled to offer rapid access to translated strings. The compiled translation files have the </w:t>
      </w:r>
      <w:r w:rsidRPr="00BB7677">
        <w:rPr>
          <w:rFonts w:ascii="LiberationMono" w:hAnsi="LiberationMono" w:cs="LiberationMono"/>
          <w:color w:val="000000"/>
          <w:kern w:val="0"/>
          <w:sz w:val="22"/>
          <w:szCs w:val="22"/>
        </w:rPr>
        <w:t xml:space="preserve">.mo </w:t>
      </w:r>
      <w:r w:rsidRPr="00BB7677">
        <w:rPr>
          <w:rFonts w:ascii="LiberationSerif" w:hAnsi="LiberationSerif" w:cs="LiberationSerif"/>
          <w:color w:val="000000"/>
          <w:kern w:val="0"/>
          <w:sz w:val="30"/>
          <w:szCs w:val="30"/>
        </w:rPr>
        <w:t>extension.</w:t>
      </w:r>
    </w:p>
    <w:p w14:paraId="7FDCD41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5C1990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Let’s review the settings that Django provides for internationalization and</w:t>
      </w:r>
    </w:p>
    <w:p w14:paraId="7F18623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localization.</w:t>
      </w:r>
    </w:p>
    <w:p w14:paraId="657C5BBA"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Internationalization and localization settings</w:t>
      </w:r>
    </w:p>
    <w:p w14:paraId="6ED7CBB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Django provides several settings for internationalization. The following settings are the most relevant ones:</w:t>
      </w:r>
    </w:p>
    <w:p w14:paraId="67AEB02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3A79FA8" w14:textId="77777777" w:rsidR="00BB7677" w:rsidRPr="00BB7677" w:rsidRDefault="00BB7677" w:rsidP="00BB7677">
      <w:pPr>
        <w:numPr>
          <w:ilvl w:val="0"/>
          <w:numId w:val="11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USE_I18N </w:t>
      </w:r>
      <w:r w:rsidRPr="00BB7677">
        <w:rPr>
          <w:rFonts w:ascii="LiberationSerif" w:hAnsi="LiberationSerif" w:cs="LiberationSerif"/>
          <w:color w:val="000000"/>
          <w:kern w:val="0"/>
          <w:sz w:val="30"/>
          <w:szCs w:val="30"/>
        </w:rPr>
        <w:t xml:space="preserve">: A Boolean that specifies whether Django’s translation system is enabled. This is </w:t>
      </w:r>
      <w:r w:rsidRPr="00BB7677">
        <w:rPr>
          <w:rFonts w:ascii="LiberationMono" w:hAnsi="LiberationMono" w:cs="LiberationMono"/>
          <w:color w:val="000000"/>
          <w:kern w:val="0"/>
          <w:sz w:val="22"/>
          <w:szCs w:val="22"/>
        </w:rPr>
        <w:t xml:space="preserve">True </w:t>
      </w:r>
      <w:r w:rsidRPr="00BB7677">
        <w:rPr>
          <w:rFonts w:ascii="LiberationSerif" w:hAnsi="LiberationSerif" w:cs="LiberationSerif"/>
          <w:color w:val="000000"/>
          <w:kern w:val="0"/>
          <w:sz w:val="30"/>
          <w:szCs w:val="30"/>
        </w:rPr>
        <w:t>by default.</w:t>
      </w:r>
    </w:p>
    <w:p w14:paraId="40A4B650"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p>
    <w:p w14:paraId="09F30371" w14:textId="77777777" w:rsidR="00BB7677" w:rsidRPr="00BB7677" w:rsidRDefault="00BB7677" w:rsidP="00BB7677">
      <w:pPr>
        <w:numPr>
          <w:ilvl w:val="0"/>
          <w:numId w:val="11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USE_TZ </w:t>
      </w:r>
      <w:r w:rsidRPr="00BB7677">
        <w:rPr>
          <w:rFonts w:ascii="LiberationSerif" w:hAnsi="LiberationSerif" w:cs="LiberationSerif"/>
          <w:color w:val="000000"/>
          <w:kern w:val="0"/>
          <w:sz w:val="30"/>
          <w:szCs w:val="30"/>
        </w:rPr>
        <w:t xml:space="preserve">: A Boolean that specifies whether datetimes are time-zoneaware. When you create a project with the </w:t>
      </w:r>
      <w:r w:rsidRPr="00BB7677">
        <w:rPr>
          <w:rFonts w:ascii="LiberationMono" w:hAnsi="LiberationMono" w:cs="LiberationMono"/>
          <w:color w:val="000000"/>
          <w:kern w:val="0"/>
          <w:sz w:val="22"/>
          <w:szCs w:val="22"/>
        </w:rPr>
        <w:t xml:space="preserve">startproject </w:t>
      </w:r>
      <w:r w:rsidRPr="00BB7677">
        <w:rPr>
          <w:rFonts w:ascii="LiberationSerif" w:hAnsi="LiberationSerif" w:cs="LiberationSerif"/>
          <w:color w:val="000000"/>
          <w:kern w:val="0"/>
          <w:sz w:val="30"/>
          <w:szCs w:val="30"/>
        </w:rPr>
        <w:t xml:space="preserve">command, this is set to </w:t>
      </w:r>
      <w:r w:rsidRPr="00BB7677">
        <w:rPr>
          <w:rFonts w:ascii="LiberationMono" w:hAnsi="LiberationMono" w:cs="LiberationMono"/>
          <w:color w:val="000000"/>
          <w:kern w:val="0"/>
          <w:sz w:val="22"/>
          <w:szCs w:val="22"/>
        </w:rPr>
        <w:t xml:space="preserve">True </w:t>
      </w:r>
      <w:r w:rsidRPr="00BB7677">
        <w:rPr>
          <w:rFonts w:ascii="LiberationSerif" w:hAnsi="LiberationSerif" w:cs="LiberationSerif"/>
          <w:color w:val="000000"/>
          <w:kern w:val="0"/>
          <w:sz w:val="30"/>
          <w:szCs w:val="30"/>
        </w:rPr>
        <w:t>.</w:t>
      </w:r>
    </w:p>
    <w:p w14:paraId="4AD7BA80" w14:textId="77777777" w:rsidR="00BB7677" w:rsidRPr="00BB7677" w:rsidRDefault="00BB7677" w:rsidP="00BB7677">
      <w:pPr>
        <w:numPr>
          <w:ilvl w:val="0"/>
          <w:numId w:val="11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LANGUAGE_CODE </w:t>
      </w:r>
      <w:r w:rsidRPr="00BB7677">
        <w:rPr>
          <w:rFonts w:ascii="LiberationSerif" w:hAnsi="LiberationSerif" w:cs="LiberationSerif"/>
          <w:color w:val="000000"/>
          <w:kern w:val="0"/>
          <w:sz w:val="30"/>
          <w:szCs w:val="30"/>
        </w:rPr>
        <w:t xml:space="preserve">: The default language code for the project. This is in the standard language ID format, for example, </w:t>
      </w:r>
      <w:r w:rsidRPr="00BB7677">
        <w:rPr>
          <w:rFonts w:ascii="LiberationMono" w:hAnsi="LiberationMono" w:cs="LiberationMono"/>
          <w:color w:val="000000"/>
          <w:kern w:val="0"/>
          <w:sz w:val="22"/>
          <w:szCs w:val="22"/>
        </w:rPr>
        <w:t xml:space="preserve">en-us </w:t>
      </w:r>
      <w:r w:rsidRPr="00BB7677">
        <w:rPr>
          <w:rFonts w:ascii="LiberationSerif" w:hAnsi="LiberationSerif" w:cs="LiberationSerif"/>
          <w:color w:val="000000"/>
          <w:kern w:val="0"/>
          <w:sz w:val="30"/>
          <w:szCs w:val="30"/>
        </w:rPr>
        <w:t xml:space="preserve">for American English or </w:t>
      </w:r>
      <w:r w:rsidRPr="00BB7677">
        <w:rPr>
          <w:rFonts w:ascii="LiberationMono" w:hAnsi="LiberationMono" w:cs="LiberationMono"/>
          <w:color w:val="000000"/>
          <w:kern w:val="0"/>
          <w:sz w:val="22"/>
          <w:szCs w:val="22"/>
        </w:rPr>
        <w:t xml:space="preserve">en-gb </w:t>
      </w:r>
      <w:r w:rsidRPr="00BB7677">
        <w:rPr>
          <w:rFonts w:ascii="LiberationSerif" w:hAnsi="LiberationSerif" w:cs="LiberationSerif"/>
          <w:color w:val="000000"/>
          <w:kern w:val="0"/>
          <w:sz w:val="30"/>
          <w:szCs w:val="30"/>
        </w:rPr>
        <w:t xml:space="preserve">for British English. This setting requires </w:t>
      </w:r>
      <w:r w:rsidRPr="00BB7677">
        <w:rPr>
          <w:rFonts w:ascii="LiberationMono" w:hAnsi="LiberationMono" w:cs="LiberationMono"/>
          <w:color w:val="000000"/>
          <w:kern w:val="0"/>
          <w:sz w:val="22"/>
          <w:szCs w:val="22"/>
        </w:rPr>
        <w:t xml:space="preserve">USE_I18N </w:t>
      </w:r>
      <w:r w:rsidRPr="00BB7677">
        <w:rPr>
          <w:rFonts w:ascii="LiberationSerif" w:hAnsi="LiberationSerif" w:cs="LiberationSerif"/>
          <w:color w:val="000000"/>
          <w:kern w:val="0"/>
          <w:sz w:val="30"/>
          <w:szCs w:val="30"/>
        </w:rPr>
        <w:t xml:space="preserve">to be set to </w:t>
      </w:r>
      <w:r w:rsidRPr="00BB7677">
        <w:rPr>
          <w:rFonts w:ascii="LiberationMono" w:hAnsi="LiberationMono" w:cs="LiberationMono"/>
          <w:color w:val="000000"/>
          <w:kern w:val="0"/>
          <w:sz w:val="22"/>
          <w:szCs w:val="22"/>
        </w:rPr>
        <w:t xml:space="preserve">True </w:t>
      </w:r>
      <w:r w:rsidRPr="00BB7677">
        <w:rPr>
          <w:rFonts w:ascii="LiberationSerif" w:hAnsi="LiberationSerif" w:cs="LiberationSerif"/>
          <w:color w:val="000000"/>
          <w:kern w:val="0"/>
          <w:sz w:val="30"/>
          <w:szCs w:val="30"/>
        </w:rPr>
        <w:t xml:space="preserve">in order to take effect. You </w:t>
      </w:r>
      <w:r w:rsidRPr="00BB7677">
        <w:rPr>
          <w:rFonts w:ascii="LiberationSerif" w:hAnsi="LiberationSerif" w:cs="LiberationSerif"/>
          <w:color w:val="000000"/>
          <w:kern w:val="0"/>
          <w:sz w:val="30"/>
          <w:szCs w:val="30"/>
        </w:rPr>
        <w:lastRenderedPageBreak/>
        <w:t xml:space="preserve">can find a list of valid language IDs at </w:t>
      </w:r>
      <w:r w:rsidRPr="00BB7677">
        <w:rPr>
          <w:rFonts w:ascii="LiberationMono" w:hAnsi="LiberationMono" w:cs="LiberationMono"/>
          <w:color w:val="000000"/>
          <w:kern w:val="0"/>
          <w:sz w:val="22"/>
          <w:szCs w:val="22"/>
        </w:rPr>
        <w:t xml:space="preserve">http://www.i18nguy.com/unicode/language-identifiers.html </w:t>
      </w:r>
      <w:r w:rsidRPr="00BB7677">
        <w:rPr>
          <w:rFonts w:ascii="LiberationSerif" w:hAnsi="LiberationSerif" w:cs="LiberationSerif"/>
          <w:color w:val="000000"/>
          <w:kern w:val="0"/>
          <w:sz w:val="30"/>
          <w:szCs w:val="30"/>
        </w:rPr>
        <w:t>.</w:t>
      </w:r>
    </w:p>
    <w:p w14:paraId="511AA008"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p>
    <w:p w14:paraId="057A4374" w14:textId="77777777" w:rsidR="00BB7677" w:rsidRPr="00BB7677" w:rsidRDefault="00BB7677" w:rsidP="00BB7677">
      <w:pPr>
        <w:numPr>
          <w:ilvl w:val="0"/>
          <w:numId w:val="11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LANGUAGES </w:t>
      </w:r>
      <w:r w:rsidRPr="00BB7677">
        <w:rPr>
          <w:rFonts w:ascii="LiberationSerif" w:hAnsi="LiberationSerif" w:cs="LiberationSerif"/>
          <w:color w:val="000000"/>
          <w:kern w:val="0"/>
          <w:sz w:val="30"/>
          <w:szCs w:val="30"/>
        </w:rPr>
        <w:t xml:space="preserve">: A tuple that contains available languages for the project. They come in two tuples with a </w:t>
      </w:r>
      <w:r w:rsidRPr="00BB7677">
        <w:rPr>
          <w:rFonts w:ascii="LiberationSerif-Bold" w:hAnsi="LiberationSerif-Bold" w:cs="LiberationSerif-Bold"/>
          <w:b/>
          <w:bCs/>
          <w:color w:val="000000"/>
          <w:kern w:val="0"/>
          <w:sz w:val="30"/>
          <w:szCs w:val="30"/>
        </w:rPr>
        <w:t xml:space="preserve">language code </w:t>
      </w:r>
      <w:r w:rsidRPr="00BB7677">
        <w:rPr>
          <w:rFonts w:ascii="LiberationSerif" w:hAnsi="LiberationSerif" w:cs="LiberationSerif"/>
          <w:color w:val="000000"/>
          <w:kern w:val="0"/>
          <w:sz w:val="30"/>
          <w:szCs w:val="30"/>
        </w:rPr>
        <w:t xml:space="preserve">and a </w:t>
      </w:r>
      <w:r w:rsidRPr="00BB7677">
        <w:rPr>
          <w:rFonts w:ascii="LiberationSerif-Bold" w:hAnsi="LiberationSerif-Bold" w:cs="LiberationSerif-Bold"/>
          <w:b/>
          <w:bCs/>
          <w:color w:val="000000"/>
          <w:kern w:val="0"/>
          <w:sz w:val="30"/>
          <w:szCs w:val="30"/>
        </w:rPr>
        <w:t>language name</w:t>
      </w:r>
      <w:r w:rsidRPr="00BB7677">
        <w:rPr>
          <w:rFonts w:ascii="LiberationSerif" w:hAnsi="LiberationSerif" w:cs="LiberationSerif"/>
          <w:color w:val="000000"/>
          <w:kern w:val="0"/>
          <w:sz w:val="30"/>
          <w:szCs w:val="30"/>
        </w:rPr>
        <w:t>. You can see the list of available languages at</w:t>
      </w:r>
    </w:p>
    <w:p w14:paraId="3E7A65E0"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p>
    <w:p w14:paraId="78A306B5" w14:textId="77777777" w:rsidR="00BB7677" w:rsidRPr="00BB7677" w:rsidRDefault="00BB7677" w:rsidP="00BB7677">
      <w:pPr>
        <w:numPr>
          <w:ilvl w:val="0"/>
          <w:numId w:val="11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django.conf.global_settings </w:t>
      </w:r>
      <w:r w:rsidRPr="00BB7677">
        <w:rPr>
          <w:rFonts w:ascii="LiberationSerif" w:hAnsi="LiberationSerif" w:cs="LiberationSerif"/>
          <w:color w:val="000000"/>
          <w:kern w:val="0"/>
          <w:sz w:val="30"/>
          <w:szCs w:val="30"/>
        </w:rPr>
        <w:t xml:space="preserve">. When you choose which languages your site will be available in, you set </w:t>
      </w:r>
      <w:r w:rsidRPr="00BB7677">
        <w:rPr>
          <w:rFonts w:ascii="LiberationMono" w:hAnsi="LiberationMono" w:cs="LiberationMono"/>
          <w:color w:val="000000"/>
          <w:kern w:val="0"/>
          <w:sz w:val="22"/>
          <w:szCs w:val="22"/>
        </w:rPr>
        <w:t xml:space="preserve">LANGUAGES </w:t>
      </w:r>
      <w:r w:rsidRPr="00BB7677">
        <w:rPr>
          <w:rFonts w:ascii="LiberationSerif" w:hAnsi="LiberationSerif" w:cs="LiberationSerif"/>
          <w:color w:val="000000"/>
          <w:kern w:val="0"/>
          <w:sz w:val="30"/>
          <w:szCs w:val="30"/>
        </w:rPr>
        <w:t>to a subset of that list.</w:t>
      </w:r>
    </w:p>
    <w:p w14:paraId="214540C5"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p>
    <w:p w14:paraId="78D29882" w14:textId="77777777" w:rsidR="00BB7677" w:rsidRPr="00BB7677" w:rsidRDefault="00BB7677" w:rsidP="00BB7677">
      <w:pPr>
        <w:numPr>
          <w:ilvl w:val="0"/>
          <w:numId w:val="11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LOCALE_PATHS </w:t>
      </w:r>
      <w:r w:rsidRPr="00BB7677">
        <w:rPr>
          <w:rFonts w:ascii="LiberationSerif" w:hAnsi="LiberationSerif" w:cs="LiberationSerif"/>
          <w:color w:val="000000"/>
          <w:kern w:val="0"/>
          <w:sz w:val="30"/>
          <w:szCs w:val="30"/>
        </w:rPr>
        <w:t xml:space="preserve">: A list of directories where Django looks for message files containing translations for the project. </w:t>
      </w:r>
    </w:p>
    <w:p w14:paraId="4231B65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82D6FBE" w14:textId="77777777" w:rsidR="00BB7677" w:rsidRPr="00BB7677" w:rsidRDefault="00BB7677" w:rsidP="00BB7677">
      <w:pPr>
        <w:numPr>
          <w:ilvl w:val="0"/>
          <w:numId w:val="11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TIME_ZONE </w:t>
      </w:r>
      <w:r w:rsidRPr="00BB7677">
        <w:rPr>
          <w:rFonts w:ascii="LiberationSerif" w:hAnsi="LiberationSerif" w:cs="LiberationSerif"/>
          <w:color w:val="000000"/>
          <w:kern w:val="0"/>
          <w:sz w:val="30"/>
          <w:szCs w:val="30"/>
        </w:rPr>
        <w:t xml:space="preserve">: A string that represents the time zone for the project. This is set to </w:t>
      </w:r>
      <w:r w:rsidRPr="00BB7677">
        <w:rPr>
          <w:rFonts w:ascii="LiberationMono" w:hAnsi="LiberationMono" w:cs="LiberationMono"/>
          <w:color w:val="000000"/>
          <w:kern w:val="0"/>
          <w:sz w:val="22"/>
          <w:szCs w:val="22"/>
        </w:rPr>
        <w:t xml:space="preserve">'UTC' </w:t>
      </w:r>
      <w:r w:rsidRPr="00BB7677">
        <w:rPr>
          <w:rFonts w:ascii="LiberationSerif" w:hAnsi="LiberationSerif" w:cs="LiberationSerif"/>
          <w:color w:val="000000"/>
          <w:kern w:val="0"/>
          <w:sz w:val="30"/>
          <w:szCs w:val="30"/>
        </w:rPr>
        <w:t xml:space="preserve">when you create a new project using the </w:t>
      </w:r>
      <w:r w:rsidRPr="00BB7677">
        <w:rPr>
          <w:rFonts w:ascii="LiberationMono" w:hAnsi="LiberationMono" w:cs="LiberationMono"/>
          <w:color w:val="000000"/>
          <w:kern w:val="0"/>
          <w:sz w:val="22"/>
          <w:szCs w:val="22"/>
        </w:rPr>
        <w:t>startproject</w:t>
      </w:r>
      <w:r w:rsidRPr="00BB7677">
        <w:rPr>
          <w:rFonts w:ascii="LiberationSerif" w:hAnsi="LiberationSerif" w:cs="LiberationSerif"/>
          <w:color w:val="000000"/>
          <w:kern w:val="0"/>
          <w:sz w:val="30"/>
          <w:szCs w:val="30"/>
        </w:rPr>
        <w:t xml:space="preserve"> command. You can set it to any other time zone, such as </w:t>
      </w:r>
      <w:r w:rsidRPr="00BB7677">
        <w:rPr>
          <w:rFonts w:ascii="LiberationMono" w:hAnsi="LiberationMono" w:cs="LiberationMono"/>
          <w:color w:val="000000"/>
          <w:kern w:val="0"/>
          <w:sz w:val="22"/>
          <w:szCs w:val="22"/>
        </w:rPr>
        <w:t xml:space="preserve">'Europe/Madrid' </w:t>
      </w:r>
      <w:r w:rsidRPr="00BB7677">
        <w:rPr>
          <w:rFonts w:ascii="LiberationSerif" w:hAnsi="LiberationSerif" w:cs="LiberationSerif"/>
          <w:color w:val="000000"/>
          <w:kern w:val="0"/>
          <w:sz w:val="30"/>
          <w:szCs w:val="30"/>
        </w:rPr>
        <w:t>.</w:t>
      </w:r>
    </w:p>
    <w:p w14:paraId="522485B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E2AB87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These are some of the internationalization and localization settings available.</w:t>
      </w:r>
    </w:p>
    <w:p w14:paraId="27F27D4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 can find the full list at</w:t>
      </w:r>
    </w:p>
    <w:p w14:paraId="1CBDB9EF"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EF"/>
          <w:kern w:val="0"/>
          <w:sz w:val="30"/>
          <w:szCs w:val="30"/>
        </w:rPr>
      </w:pPr>
      <w:r w:rsidRPr="00BB7677">
        <w:rPr>
          <w:rFonts w:ascii="LiberationMono" w:hAnsi="LiberationMono" w:cs="LiberationMono"/>
          <w:color w:val="0000EF"/>
          <w:kern w:val="0"/>
          <w:sz w:val="30"/>
          <w:szCs w:val="30"/>
        </w:rPr>
        <w:t>https://docs.djangoproject.com/en/5.0/ref/settings/#globalization-i18n-l10n</w:t>
      </w:r>
      <w:r w:rsidRPr="00BB7677">
        <w:rPr>
          <w:rFonts w:ascii="LiberationSerif" w:hAnsi="LiberationSerif" w:cs="LiberationSerif"/>
          <w:color w:val="000000"/>
          <w:kern w:val="0"/>
          <w:sz w:val="30"/>
          <w:szCs w:val="30"/>
        </w:rPr>
        <w:t>.</w:t>
      </w:r>
    </w:p>
    <w:p w14:paraId="3592B9D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8EFAFB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After reviewing the most important settings for internationalization and localization, let’s learn how we can create translations for our application.</w:t>
      </w:r>
    </w:p>
    <w:p w14:paraId="7E35C89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05C3385"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Internationalization management commands</w:t>
      </w:r>
    </w:p>
    <w:p w14:paraId="1C31753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Django includes the following management commands to manage</w:t>
      </w:r>
    </w:p>
    <w:p w14:paraId="306AC19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translations:</w:t>
      </w:r>
    </w:p>
    <w:p w14:paraId="0A913B9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0A89848" w14:textId="77777777" w:rsidR="00BB7677" w:rsidRPr="00BB7677" w:rsidRDefault="00BB7677" w:rsidP="00BB7677">
      <w:pPr>
        <w:numPr>
          <w:ilvl w:val="0"/>
          <w:numId w:val="12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makemessages </w:t>
      </w:r>
      <w:r w:rsidRPr="00BB7677">
        <w:rPr>
          <w:rFonts w:ascii="LiberationSerif" w:hAnsi="LiberationSerif" w:cs="LiberationSerif"/>
          <w:color w:val="000000"/>
          <w:kern w:val="0"/>
          <w:sz w:val="30"/>
          <w:szCs w:val="30"/>
        </w:rPr>
        <w:t xml:space="preserve">: This runs over the source tree to find all the strings marked for translation and creates or updates the </w:t>
      </w:r>
      <w:r w:rsidRPr="00BB7677">
        <w:rPr>
          <w:rFonts w:ascii="LiberationMono" w:hAnsi="LiberationMono" w:cs="LiberationMono"/>
          <w:color w:val="000000"/>
          <w:kern w:val="0"/>
          <w:sz w:val="22"/>
          <w:szCs w:val="22"/>
        </w:rPr>
        <w:t xml:space="preserve">.po </w:t>
      </w:r>
      <w:r w:rsidRPr="00BB7677">
        <w:rPr>
          <w:rFonts w:ascii="LiberationSerif" w:hAnsi="LiberationSerif" w:cs="LiberationSerif"/>
          <w:color w:val="000000"/>
          <w:kern w:val="0"/>
          <w:sz w:val="30"/>
          <w:szCs w:val="30"/>
        </w:rPr>
        <w:t xml:space="preserve">message files in the </w:t>
      </w:r>
      <w:r w:rsidRPr="00BB7677">
        <w:rPr>
          <w:rFonts w:ascii="LiberationMono" w:hAnsi="LiberationMono" w:cs="LiberationMono"/>
          <w:color w:val="000000"/>
          <w:kern w:val="0"/>
          <w:sz w:val="22"/>
          <w:szCs w:val="22"/>
        </w:rPr>
        <w:t xml:space="preserve">locale </w:t>
      </w:r>
      <w:r w:rsidRPr="00BB7677">
        <w:rPr>
          <w:rFonts w:ascii="LiberationSerif" w:hAnsi="LiberationSerif" w:cs="LiberationSerif"/>
          <w:color w:val="000000"/>
          <w:kern w:val="0"/>
          <w:sz w:val="30"/>
          <w:szCs w:val="30"/>
        </w:rPr>
        <w:t xml:space="preserve">directory. A single </w:t>
      </w:r>
      <w:r w:rsidRPr="00BB7677">
        <w:rPr>
          <w:rFonts w:ascii="LiberationMono" w:hAnsi="LiberationMono" w:cs="LiberationMono"/>
          <w:color w:val="000000"/>
          <w:kern w:val="0"/>
          <w:sz w:val="22"/>
          <w:szCs w:val="22"/>
        </w:rPr>
        <w:t xml:space="preserve">.po </w:t>
      </w:r>
      <w:r w:rsidRPr="00BB7677">
        <w:rPr>
          <w:rFonts w:ascii="LiberationSerif" w:hAnsi="LiberationSerif" w:cs="LiberationSerif"/>
          <w:color w:val="000000"/>
          <w:kern w:val="0"/>
          <w:sz w:val="30"/>
          <w:szCs w:val="30"/>
        </w:rPr>
        <w:t>file is created for each language.</w:t>
      </w:r>
    </w:p>
    <w:p w14:paraId="5EE6B601"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p>
    <w:p w14:paraId="53E138E1" w14:textId="77777777" w:rsidR="00BB7677" w:rsidRPr="00BB7677" w:rsidRDefault="00BB7677" w:rsidP="00BB7677">
      <w:pPr>
        <w:numPr>
          <w:ilvl w:val="0"/>
          <w:numId w:val="120"/>
        </w:numPr>
        <w:autoSpaceDE w:val="0"/>
        <w:autoSpaceDN w:val="0"/>
        <w:adjustRightInd w:val="0"/>
        <w:spacing w:after="0" w:line="240" w:lineRule="auto"/>
        <w:contextualSpacing/>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xml:space="preserve">compilemessages </w:t>
      </w:r>
      <w:r w:rsidRPr="00BB7677">
        <w:rPr>
          <w:rFonts w:ascii="LiberationSerif" w:hAnsi="LiberationSerif" w:cs="LiberationSerif"/>
          <w:color w:val="000000"/>
          <w:kern w:val="0"/>
          <w:sz w:val="30"/>
          <w:szCs w:val="30"/>
        </w:rPr>
        <w:t xml:space="preserve">: This compiles the existing </w:t>
      </w:r>
      <w:r w:rsidRPr="00BB7677">
        <w:rPr>
          <w:rFonts w:ascii="LiberationMono" w:hAnsi="LiberationMono" w:cs="LiberationMono"/>
          <w:color w:val="000000"/>
          <w:kern w:val="0"/>
          <w:sz w:val="22"/>
          <w:szCs w:val="22"/>
        </w:rPr>
        <w:t xml:space="preserve">.po </w:t>
      </w:r>
      <w:r w:rsidRPr="00BB7677">
        <w:rPr>
          <w:rFonts w:ascii="LiberationSerif" w:hAnsi="LiberationSerif" w:cs="LiberationSerif"/>
          <w:color w:val="000000"/>
          <w:kern w:val="0"/>
          <w:sz w:val="30"/>
          <w:szCs w:val="30"/>
        </w:rPr>
        <w:t xml:space="preserve">message files to </w:t>
      </w:r>
      <w:r w:rsidRPr="00BB7677">
        <w:rPr>
          <w:rFonts w:ascii="LiberationMono" w:hAnsi="LiberationMono" w:cs="LiberationMono"/>
          <w:color w:val="000000"/>
          <w:kern w:val="0"/>
          <w:sz w:val="22"/>
          <w:szCs w:val="22"/>
        </w:rPr>
        <w:t xml:space="preserve">.mo </w:t>
      </w:r>
      <w:r w:rsidRPr="00BB7677">
        <w:rPr>
          <w:rFonts w:ascii="LiberationSerif" w:hAnsi="LiberationSerif" w:cs="LiberationSerif"/>
          <w:color w:val="000000"/>
          <w:kern w:val="0"/>
          <w:sz w:val="30"/>
          <w:szCs w:val="30"/>
        </w:rPr>
        <w:t>files, which are used to retrieve translations.</w:t>
      </w:r>
    </w:p>
    <w:p w14:paraId="024FDFF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Django relies on the </w:t>
      </w:r>
      <w:r w:rsidRPr="00BB7677">
        <w:rPr>
          <w:rFonts w:ascii="LiberationMono" w:hAnsi="LiberationMono" w:cs="LiberationMono"/>
          <w:color w:val="000000"/>
          <w:kern w:val="0"/>
          <w:sz w:val="22"/>
          <w:szCs w:val="22"/>
        </w:rPr>
        <w:t xml:space="preserve">gettext </w:t>
      </w:r>
      <w:r w:rsidRPr="00BB7677">
        <w:rPr>
          <w:rFonts w:ascii="LiberationSerif" w:hAnsi="LiberationSerif" w:cs="LiberationSerif"/>
          <w:color w:val="000000"/>
          <w:kern w:val="0"/>
          <w:sz w:val="30"/>
          <w:szCs w:val="30"/>
        </w:rPr>
        <w:t>toolkit to generate and compile translation</w:t>
      </w:r>
    </w:p>
    <w:p w14:paraId="4D50B4F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files. Let’s review how to install it.</w:t>
      </w:r>
    </w:p>
    <w:p w14:paraId="2C3C441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F0C688B"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Installing the gettext toolkit</w:t>
      </w:r>
    </w:p>
    <w:p w14:paraId="3A13559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lastRenderedPageBreak/>
        <w:t xml:space="preserve">You will need the </w:t>
      </w:r>
      <w:r w:rsidRPr="00BB7677">
        <w:rPr>
          <w:rFonts w:ascii="LiberationMono" w:hAnsi="LiberationMono" w:cs="LiberationMono"/>
          <w:color w:val="000000"/>
          <w:kern w:val="0"/>
          <w:sz w:val="22"/>
          <w:szCs w:val="22"/>
        </w:rPr>
        <w:t xml:space="preserve">gettext </w:t>
      </w:r>
      <w:r w:rsidRPr="00BB7677">
        <w:rPr>
          <w:rFonts w:ascii="LiberationSerif" w:hAnsi="LiberationSerif" w:cs="LiberationSerif"/>
          <w:color w:val="000000"/>
          <w:kern w:val="0"/>
          <w:sz w:val="30"/>
          <w:szCs w:val="30"/>
        </w:rPr>
        <w:t xml:space="preserve">toolkit to be able to create, update, and compile message files. Most Linux distributions include the </w:t>
      </w:r>
      <w:r w:rsidRPr="00BB7677">
        <w:rPr>
          <w:rFonts w:ascii="LiberationMono" w:hAnsi="LiberationMono" w:cs="LiberationMono"/>
          <w:color w:val="000000"/>
          <w:kern w:val="0"/>
          <w:sz w:val="22"/>
          <w:szCs w:val="22"/>
        </w:rPr>
        <w:t xml:space="preserve">gettext </w:t>
      </w:r>
      <w:r w:rsidRPr="00BB7677">
        <w:rPr>
          <w:rFonts w:ascii="LiberationSerif" w:hAnsi="LiberationSerif" w:cs="LiberationSerif"/>
          <w:color w:val="000000"/>
          <w:kern w:val="0"/>
          <w:sz w:val="30"/>
          <w:szCs w:val="30"/>
        </w:rPr>
        <w:t xml:space="preserve">toolkit. If you are using macOS, the simplest way to install it is via Homebrew, at </w:t>
      </w:r>
      <w:r w:rsidRPr="00BB7677">
        <w:rPr>
          <w:rFonts w:ascii="LiberationMono" w:hAnsi="LiberationMono" w:cs="LiberationMono"/>
          <w:color w:val="0000EF"/>
          <w:kern w:val="0"/>
          <w:sz w:val="30"/>
          <w:szCs w:val="30"/>
        </w:rPr>
        <w:t>https://brew.sh/</w:t>
      </w:r>
      <w:r w:rsidRPr="00BB7677">
        <w:rPr>
          <w:rFonts w:ascii="LiberationSerif" w:hAnsi="LiberationSerif" w:cs="LiberationSerif"/>
          <w:color w:val="000000"/>
          <w:kern w:val="0"/>
          <w:sz w:val="30"/>
          <w:szCs w:val="30"/>
        </w:rPr>
        <w:t>, with the following command:</w:t>
      </w:r>
    </w:p>
    <w:p w14:paraId="12C76B6F"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brew install gettext</w:t>
      </w:r>
    </w:p>
    <w:p w14:paraId="0771322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C9ED2A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 might also need to force-link it with the following command:</w:t>
      </w:r>
    </w:p>
    <w:p w14:paraId="1404E0A9"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brew link --force gettext</w:t>
      </w:r>
    </w:p>
    <w:p w14:paraId="1A2B748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021732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If you are using Windows, follow the steps at</w:t>
      </w:r>
    </w:p>
    <w:p w14:paraId="6E4B3D10"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EF"/>
          <w:kern w:val="0"/>
          <w:sz w:val="30"/>
          <w:szCs w:val="30"/>
        </w:rPr>
      </w:pPr>
      <w:r w:rsidRPr="00BB7677">
        <w:rPr>
          <w:rFonts w:ascii="LiberationMono" w:hAnsi="LiberationMono" w:cs="LiberationMono"/>
          <w:color w:val="0000EF"/>
          <w:kern w:val="0"/>
          <w:sz w:val="30"/>
          <w:szCs w:val="30"/>
        </w:rPr>
        <w:t>https://docs.djangoproject.com/en/5.0/topics/i18n/translation/#gettext-on-windows</w:t>
      </w:r>
      <w:r w:rsidRPr="00BB7677">
        <w:rPr>
          <w:rFonts w:ascii="LiberationSerif" w:hAnsi="LiberationSerif" w:cs="LiberationSerif"/>
          <w:color w:val="000000"/>
          <w:kern w:val="0"/>
          <w:sz w:val="30"/>
          <w:szCs w:val="30"/>
        </w:rPr>
        <w:t>. You can download a</w:t>
      </w:r>
      <w:r w:rsidRPr="00BB7677">
        <w:rPr>
          <w:rFonts w:ascii="LiberationMono" w:hAnsi="LiberationMono" w:cs="LiberationMono"/>
          <w:color w:val="0000EF"/>
          <w:kern w:val="0"/>
          <w:sz w:val="30"/>
          <w:szCs w:val="30"/>
        </w:rPr>
        <w:t xml:space="preserve"> </w:t>
      </w:r>
      <w:r w:rsidRPr="00BB7677">
        <w:rPr>
          <w:rFonts w:ascii="LiberationSerif" w:hAnsi="LiberationSerif" w:cs="LiberationSerif"/>
          <w:color w:val="000000"/>
          <w:kern w:val="0"/>
          <w:sz w:val="30"/>
          <w:szCs w:val="30"/>
        </w:rPr>
        <w:t xml:space="preserve">precompiled </w:t>
      </w:r>
      <w:r w:rsidRPr="00BB7677">
        <w:rPr>
          <w:rFonts w:ascii="LiberationMono" w:hAnsi="LiberationMono" w:cs="LiberationMono"/>
          <w:color w:val="000000"/>
          <w:kern w:val="0"/>
          <w:sz w:val="22"/>
          <w:szCs w:val="22"/>
        </w:rPr>
        <w:t xml:space="preserve">gettext </w:t>
      </w:r>
      <w:r w:rsidRPr="00BB7677">
        <w:rPr>
          <w:rFonts w:ascii="LiberationSerif" w:hAnsi="LiberationSerif" w:cs="LiberationSerif"/>
          <w:color w:val="000000"/>
          <w:kern w:val="0"/>
          <w:sz w:val="30"/>
          <w:szCs w:val="30"/>
        </w:rPr>
        <w:t>binary installer for Windows from</w:t>
      </w:r>
    </w:p>
    <w:p w14:paraId="57727ADC"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EF"/>
          <w:kern w:val="0"/>
          <w:sz w:val="30"/>
          <w:szCs w:val="30"/>
        </w:rPr>
      </w:pPr>
      <w:r w:rsidRPr="00BB7677">
        <w:rPr>
          <w:rFonts w:ascii="LiberationMono" w:hAnsi="LiberationMono" w:cs="LiberationMono"/>
          <w:color w:val="0000EF"/>
          <w:kern w:val="0"/>
          <w:sz w:val="30"/>
          <w:szCs w:val="30"/>
        </w:rPr>
        <w:t>https://mlocati.github.io/articles/gettext-iconvwindows.html</w:t>
      </w:r>
      <w:r w:rsidRPr="00BB7677">
        <w:rPr>
          <w:rFonts w:ascii="LiberationSerif" w:hAnsi="LiberationSerif" w:cs="LiberationSerif"/>
          <w:color w:val="000000"/>
          <w:kern w:val="0"/>
          <w:sz w:val="30"/>
          <w:szCs w:val="30"/>
        </w:rPr>
        <w:t>.</w:t>
      </w:r>
    </w:p>
    <w:p w14:paraId="5DE0211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A61462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Once you have installed the </w:t>
      </w:r>
      <w:r w:rsidRPr="00BB7677">
        <w:rPr>
          <w:rFonts w:ascii="LiberationMono" w:hAnsi="LiberationMono" w:cs="LiberationMono"/>
          <w:color w:val="000000"/>
          <w:kern w:val="0"/>
          <w:sz w:val="22"/>
          <w:szCs w:val="22"/>
        </w:rPr>
        <w:t xml:space="preserve">gettext </w:t>
      </w:r>
      <w:r w:rsidRPr="00BB7677">
        <w:rPr>
          <w:rFonts w:ascii="LiberationSerif" w:hAnsi="LiberationSerif" w:cs="LiberationSerif"/>
          <w:color w:val="000000"/>
          <w:kern w:val="0"/>
          <w:sz w:val="30"/>
          <w:szCs w:val="30"/>
        </w:rPr>
        <w:t>toolkit, you are all set to start translating your project. First, you need to understand the steps needed to translate your project and how Django determines the user’s language.</w:t>
      </w:r>
    </w:p>
    <w:p w14:paraId="00CDB3E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E7BFF2E"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How to add translations to a Django project</w:t>
      </w:r>
    </w:p>
    <w:p w14:paraId="25F98C7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Let’s explore the process of internationalizing your project. Here are the steps needed to translate a Django project:</w:t>
      </w:r>
    </w:p>
    <w:p w14:paraId="718F515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22FED04" w14:textId="77777777" w:rsidR="00BB7677" w:rsidRPr="00BB7677" w:rsidRDefault="00BB7677" w:rsidP="00BB7677">
      <w:pPr>
        <w:autoSpaceDE w:val="0"/>
        <w:autoSpaceDN w:val="0"/>
        <w:adjustRightInd w:val="0"/>
        <w:spacing w:after="0" w:line="240" w:lineRule="auto"/>
        <w:ind w:left="720"/>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1. Mark the strings for translation in your Python code and your templates.</w:t>
      </w:r>
    </w:p>
    <w:p w14:paraId="23A482B4" w14:textId="77777777" w:rsidR="00BB7677" w:rsidRPr="00BB7677" w:rsidRDefault="00BB7677" w:rsidP="00BB7677">
      <w:pPr>
        <w:autoSpaceDE w:val="0"/>
        <w:autoSpaceDN w:val="0"/>
        <w:adjustRightInd w:val="0"/>
        <w:spacing w:after="0" w:line="240" w:lineRule="auto"/>
        <w:ind w:left="720"/>
        <w:rPr>
          <w:rFonts w:ascii="LiberationSerif" w:hAnsi="LiberationSerif" w:cs="LiberationSerif"/>
          <w:color w:val="000000"/>
          <w:kern w:val="0"/>
          <w:sz w:val="30"/>
          <w:szCs w:val="30"/>
        </w:rPr>
      </w:pPr>
    </w:p>
    <w:p w14:paraId="7936FB78" w14:textId="77777777" w:rsidR="00BB7677" w:rsidRPr="00BB7677" w:rsidRDefault="00BB7677" w:rsidP="00BB7677">
      <w:pPr>
        <w:autoSpaceDE w:val="0"/>
        <w:autoSpaceDN w:val="0"/>
        <w:adjustRightInd w:val="0"/>
        <w:spacing w:after="0" w:line="240" w:lineRule="auto"/>
        <w:ind w:left="720"/>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2. Run the </w:t>
      </w:r>
      <w:r w:rsidRPr="00BB7677">
        <w:rPr>
          <w:rFonts w:ascii="LiberationMono" w:hAnsi="LiberationMono" w:cs="LiberationMono"/>
          <w:color w:val="000000"/>
          <w:kern w:val="0"/>
          <w:sz w:val="22"/>
          <w:szCs w:val="22"/>
        </w:rPr>
        <w:t xml:space="preserve">makemessages </w:t>
      </w:r>
      <w:r w:rsidRPr="00BB7677">
        <w:rPr>
          <w:rFonts w:ascii="LiberationSerif" w:hAnsi="LiberationSerif" w:cs="LiberationSerif"/>
          <w:color w:val="000000"/>
          <w:kern w:val="0"/>
          <w:sz w:val="30"/>
          <w:szCs w:val="30"/>
        </w:rPr>
        <w:t>command to create or update message files that include all the translation strings from your code.</w:t>
      </w:r>
    </w:p>
    <w:p w14:paraId="4D5A20C1" w14:textId="77777777" w:rsidR="00BB7677" w:rsidRPr="00BB7677" w:rsidRDefault="00BB7677" w:rsidP="00BB7677">
      <w:pPr>
        <w:autoSpaceDE w:val="0"/>
        <w:autoSpaceDN w:val="0"/>
        <w:adjustRightInd w:val="0"/>
        <w:spacing w:after="0" w:line="240" w:lineRule="auto"/>
        <w:ind w:left="720"/>
        <w:rPr>
          <w:rFonts w:ascii="LiberationSerif" w:hAnsi="LiberationSerif" w:cs="LiberationSerif"/>
          <w:color w:val="000000"/>
          <w:kern w:val="0"/>
          <w:sz w:val="30"/>
          <w:szCs w:val="30"/>
        </w:rPr>
      </w:pPr>
    </w:p>
    <w:p w14:paraId="15A77730" w14:textId="77777777" w:rsidR="00BB7677" w:rsidRPr="00BB7677" w:rsidRDefault="00BB7677" w:rsidP="00BB7677">
      <w:pPr>
        <w:autoSpaceDE w:val="0"/>
        <w:autoSpaceDN w:val="0"/>
        <w:adjustRightInd w:val="0"/>
        <w:spacing w:after="0" w:line="240" w:lineRule="auto"/>
        <w:ind w:left="720"/>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3. Translate the strings contained in the message files.</w:t>
      </w:r>
    </w:p>
    <w:p w14:paraId="54943591" w14:textId="77777777" w:rsidR="00BB7677" w:rsidRPr="00BB7677" w:rsidRDefault="00BB7677" w:rsidP="00BB7677">
      <w:pPr>
        <w:autoSpaceDE w:val="0"/>
        <w:autoSpaceDN w:val="0"/>
        <w:adjustRightInd w:val="0"/>
        <w:spacing w:after="0" w:line="240" w:lineRule="auto"/>
        <w:ind w:left="720"/>
        <w:rPr>
          <w:rFonts w:ascii="LiberationSerif" w:hAnsi="LiberationSerif" w:cs="LiberationSerif"/>
          <w:color w:val="000000"/>
          <w:kern w:val="0"/>
          <w:sz w:val="30"/>
          <w:szCs w:val="30"/>
        </w:rPr>
      </w:pPr>
    </w:p>
    <w:p w14:paraId="54D7E04E" w14:textId="77777777" w:rsidR="00BB7677" w:rsidRPr="00BB7677" w:rsidRDefault="00BB7677" w:rsidP="00BB7677">
      <w:pPr>
        <w:autoSpaceDE w:val="0"/>
        <w:autoSpaceDN w:val="0"/>
        <w:adjustRightInd w:val="0"/>
        <w:spacing w:after="0" w:line="240" w:lineRule="auto"/>
        <w:ind w:left="720"/>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4. Compile the message files using the </w:t>
      </w:r>
      <w:r w:rsidRPr="00BB7677">
        <w:rPr>
          <w:rFonts w:ascii="LiberationMono" w:hAnsi="LiberationMono" w:cs="LiberationMono"/>
          <w:color w:val="000000"/>
          <w:kern w:val="0"/>
          <w:sz w:val="22"/>
          <w:szCs w:val="22"/>
        </w:rPr>
        <w:t xml:space="preserve">compilemessages </w:t>
      </w:r>
      <w:r w:rsidRPr="00BB7677">
        <w:rPr>
          <w:rFonts w:ascii="LiberationSerif" w:hAnsi="LiberationSerif" w:cs="LiberationSerif"/>
          <w:color w:val="000000"/>
          <w:kern w:val="0"/>
          <w:sz w:val="30"/>
          <w:szCs w:val="30"/>
        </w:rPr>
        <w:t>management command.</w:t>
      </w:r>
    </w:p>
    <w:p w14:paraId="78C4E80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50535C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We will follow this process to add translations to our project throughout this</w:t>
      </w:r>
    </w:p>
    <w:p w14:paraId="23ECA47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chapter.</w:t>
      </w:r>
    </w:p>
    <w:p w14:paraId="486DC07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Next, you are going to learn how Django determines the language of the</w:t>
      </w:r>
    </w:p>
    <w:p w14:paraId="357D9CA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current user.</w:t>
      </w:r>
    </w:p>
    <w:p w14:paraId="2EEE8895"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How Django determines the current language</w:t>
      </w:r>
    </w:p>
    <w:p w14:paraId="0FFA898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Django comes with a middleware that determines the current language based on the request data. This is the </w:t>
      </w:r>
      <w:r w:rsidRPr="00BB7677">
        <w:rPr>
          <w:rFonts w:ascii="LiberationMono" w:hAnsi="LiberationMono" w:cs="LiberationMono"/>
          <w:color w:val="000000"/>
          <w:kern w:val="0"/>
          <w:sz w:val="22"/>
          <w:szCs w:val="22"/>
        </w:rPr>
        <w:t xml:space="preserve">LocaleMiddleware </w:t>
      </w:r>
      <w:r w:rsidRPr="00BB7677">
        <w:rPr>
          <w:rFonts w:ascii="LiberationSerif" w:hAnsi="LiberationSerif" w:cs="LiberationSerif"/>
          <w:color w:val="000000"/>
          <w:kern w:val="0"/>
          <w:sz w:val="30"/>
          <w:szCs w:val="30"/>
        </w:rPr>
        <w:t xml:space="preserve">middleware that resides in </w:t>
      </w:r>
      <w:r w:rsidRPr="00BB7677">
        <w:rPr>
          <w:rFonts w:ascii="LiberationMono" w:hAnsi="LiberationMono" w:cs="LiberationMono"/>
          <w:color w:val="000000"/>
          <w:kern w:val="0"/>
          <w:sz w:val="22"/>
          <w:szCs w:val="22"/>
        </w:rPr>
        <w:t xml:space="preserve">django.middleware.locale.LocaleMiddleware </w:t>
      </w:r>
      <w:r w:rsidRPr="00BB7677">
        <w:rPr>
          <w:rFonts w:ascii="LiberationSerif" w:hAnsi="LiberationSerif" w:cs="LiberationSerif"/>
          <w:color w:val="000000"/>
          <w:kern w:val="0"/>
          <w:sz w:val="30"/>
          <w:szCs w:val="30"/>
        </w:rPr>
        <w:t>, which performs the following tasks:</w:t>
      </w:r>
    </w:p>
    <w:p w14:paraId="197AF23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CABBABF" w14:textId="77777777" w:rsidR="00BB7677" w:rsidRPr="00BB7677" w:rsidRDefault="00BB7677" w:rsidP="00BB7677">
      <w:pPr>
        <w:autoSpaceDE w:val="0"/>
        <w:autoSpaceDN w:val="0"/>
        <w:adjustRightInd w:val="0"/>
        <w:spacing w:after="0" w:line="240" w:lineRule="auto"/>
        <w:ind w:left="720"/>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1. If you are using </w:t>
      </w:r>
      <w:r w:rsidRPr="00BB7677">
        <w:rPr>
          <w:rFonts w:ascii="LiberationMono" w:hAnsi="LiberationMono" w:cs="LiberationMono"/>
          <w:color w:val="000000"/>
          <w:kern w:val="0"/>
          <w:sz w:val="22"/>
          <w:szCs w:val="22"/>
        </w:rPr>
        <w:t xml:space="preserve">i18n_patterns </w:t>
      </w:r>
      <w:r w:rsidRPr="00BB7677">
        <w:rPr>
          <w:rFonts w:ascii="LiberationSerif" w:hAnsi="LiberationSerif" w:cs="LiberationSerif"/>
          <w:color w:val="000000"/>
          <w:kern w:val="0"/>
          <w:sz w:val="30"/>
          <w:szCs w:val="30"/>
        </w:rPr>
        <w:t xml:space="preserve">, that is, you are using translated URL patterns, it looks for a language prefix in the requested URL to determine the current language. You will learn to translate URL patterns in the </w:t>
      </w:r>
      <w:r w:rsidRPr="00BB7677">
        <w:rPr>
          <w:rFonts w:ascii="LiberationSerif-Italic" w:hAnsi="LiberationSerif-Italic" w:cs="LiberationSerif-Italic"/>
          <w:i/>
          <w:iCs/>
          <w:color w:val="000000"/>
          <w:kern w:val="0"/>
          <w:sz w:val="30"/>
          <w:szCs w:val="30"/>
        </w:rPr>
        <w:t>Translating URL patterns section</w:t>
      </w:r>
      <w:r w:rsidRPr="00BB7677">
        <w:rPr>
          <w:rFonts w:ascii="LiberationSerif" w:hAnsi="LiberationSerif" w:cs="LiberationSerif"/>
          <w:color w:val="000000"/>
          <w:kern w:val="0"/>
          <w:sz w:val="30"/>
          <w:szCs w:val="30"/>
        </w:rPr>
        <w:t>.</w:t>
      </w:r>
    </w:p>
    <w:p w14:paraId="0327E7CA" w14:textId="77777777" w:rsidR="00BB7677" w:rsidRPr="00BB7677" w:rsidRDefault="00BB7677" w:rsidP="00BB7677">
      <w:pPr>
        <w:autoSpaceDE w:val="0"/>
        <w:autoSpaceDN w:val="0"/>
        <w:adjustRightInd w:val="0"/>
        <w:spacing w:after="0" w:line="240" w:lineRule="auto"/>
        <w:ind w:left="720"/>
        <w:rPr>
          <w:rFonts w:ascii="LiberationSerif" w:hAnsi="LiberationSerif" w:cs="LiberationSerif"/>
          <w:color w:val="000000"/>
          <w:kern w:val="0"/>
          <w:sz w:val="30"/>
          <w:szCs w:val="30"/>
        </w:rPr>
      </w:pPr>
    </w:p>
    <w:p w14:paraId="2CF3DEEA" w14:textId="77777777" w:rsidR="00BB7677" w:rsidRPr="00BB7677" w:rsidRDefault="00BB7677" w:rsidP="00BB7677">
      <w:pPr>
        <w:autoSpaceDE w:val="0"/>
        <w:autoSpaceDN w:val="0"/>
        <w:adjustRightInd w:val="0"/>
        <w:spacing w:after="0" w:line="240" w:lineRule="auto"/>
        <w:ind w:left="720"/>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2. If no language prefix is found, it looks for an existing </w:t>
      </w:r>
      <w:r w:rsidRPr="00BB7677">
        <w:rPr>
          <w:rFonts w:ascii="LiberationMono" w:hAnsi="LiberationMono" w:cs="LiberationMono"/>
          <w:color w:val="000000"/>
          <w:kern w:val="0"/>
          <w:sz w:val="22"/>
          <w:szCs w:val="22"/>
        </w:rPr>
        <w:t xml:space="preserve">LANGUAGE_SESSION_KEY </w:t>
      </w:r>
      <w:r w:rsidRPr="00BB7677">
        <w:rPr>
          <w:rFonts w:ascii="LiberationSerif" w:hAnsi="LiberationSerif" w:cs="LiberationSerif"/>
          <w:color w:val="000000"/>
          <w:kern w:val="0"/>
          <w:sz w:val="30"/>
          <w:szCs w:val="30"/>
        </w:rPr>
        <w:t>in the current user’s session.</w:t>
      </w:r>
    </w:p>
    <w:p w14:paraId="22BB8922" w14:textId="77777777" w:rsidR="00BB7677" w:rsidRPr="00BB7677" w:rsidRDefault="00BB7677" w:rsidP="00BB7677">
      <w:pPr>
        <w:autoSpaceDE w:val="0"/>
        <w:autoSpaceDN w:val="0"/>
        <w:adjustRightInd w:val="0"/>
        <w:spacing w:after="0" w:line="240" w:lineRule="auto"/>
        <w:ind w:left="720"/>
        <w:rPr>
          <w:rFonts w:ascii="LiberationSerif" w:hAnsi="LiberationSerif" w:cs="LiberationSerif"/>
          <w:color w:val="000000"/>
          <w:kern w:val="0"/>
          <w:sz w:val="30"/>
          <w:szCs w:val="30"/>
        </w:rPr>
      </w:pPr>
    </w:p>
    <w:p w14:paraId="0F88AAD5" w14:textId="77777777" w:rsidR="00BB7677" w:rsidRPr="00BB7677" w:rsidRDefault="00BB7677" w:rsidP="00BB7677">
      <w:pPr>
        <w:autoSpaceDE w:val="0"/>
        <w:autoSpaceDN w:val="0"/>
        <w:adjustRightInd w:val="0"/>
        <w:spacing w:after="0" w:line="240" w:lineRule="auto"/>
        <w:ind w:left="720"/>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3. If the language is not set in the session, it looks for an existing cookie with the current language. A custom name for this cookie can be provided in the </w:t>
      </w:r>
      <w:r w:rsidRPr="00BB7677">
        <w:rPr>
          <w:rFonts w:ascii="LiberationMono" w:hAnsi="LiberationMono" w:cs="LiberationMono"/>
          <w:color w:val="000000"/>
          <w:kern w:val="0"/>
          <w:sz w:val="22"/>
          <w:szCs w:val="22"/>
        </w:rPr>
        <w:t xml:space="preserve">LANGUAGE_COOKIE_NAME </w:t>
      </w:r>
      <w:r w:rsidRPr="00BB7677">
        <w:rPr>
          <w:rFonts w:ascii="LiberationSerif" w:hAnsi="LiberationSerif" w:cs="LiberationSerif"/>
          <w:color w:val="000000"/>
          <w:kern w:val="0"/>
          <w:sz w:val="30"/>
          <w:szCs w:val="30"/>
        </w:rPr>
        <w:t xml:space="preserve">setting. By default, the name for this cookie is </w:t>
      </w:r>
      <w:r w:rsidRPr="00BB7677">
        <w:rPr>
          <w:rFonts w:ascii="LiberationMono" w:hAnsi="LiberationMono" w:cs="LiberationMono"/>
          <w:color w:val="000000"/>
          <w:kern w:val="0"/>
          <w:sz w:val="22"/>
          <w:szCs w:val="22"/>
        </w:rPr>
        <w:t xml:space="preserve">django_language </w:t>
      </w:r>
      <w:r w:rsidRPr="00BB7677">
        <w:rPr>
          <w:rFonts w:ascii="LiberationSerif" w:hAnsi="LiberationSerif" w:cs="LiberationSerif"/>
          <w:color w:val="000000"/>
          <w:kern w:val="0"/>
          <w:sz w:val="30"/>
          <w:szCs w:val="30"/>
        </w:rPr>
        <w:t>.</w:t>
      </w:r>
    </w:p>
    <w:p w14:paraId="090E59D1" w14:textId="77777777" w:rsidR="00BB7677" w:rsidRPr="00BB7677" w:rsidRDefault="00BB7677" w:rsidP="00BB7677">
      <w:pPr>
        <w:autoSpaceDE w:val="0"/>
        <w:autoSpaceDN w:val="0"/>
        <w:adjustRightInd w:val="0"/>
        <w:spacing w:after="0" w:line="240" w:lineRule="auto"/>
        <w:ind w:left="720"/>
        <w:rPr>
          <w:rFonts w:ascii="LiberationSerif" w:hAnsi="LiberationSerif" w:cs="LiberationSerif"/>
          <w:color w:val="000000"/>
          <w:kern w:val="0"/>
          <w:sz w:val="30"/>
          <w:szCs w:val="30"/>
        </w:rPr>
      </w:pPr>
    </w:p>
    <w:p w14:paraId="06984F64" w14:textId="77777777" w:rsidR="00BB7677" w:rsidRPr="00BB7677" w:rsidRDefault="00BB7677" w:rsidP="00BB7677">
      <w:pPr>
        <w:autoSpaceDE w:val="0"/>
        <w:autoSpaceDN w:val="0"/>
        <w:adjustRightInd w:val="0"/>
        <w:spacing w:after="0" w:line="240" w:lineRule="auto"/>
        <w:ind w:left="720"/>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4. If no cookie is found, it looks for the </w:t>
      </w:r>
      <w:r w:rsidRPr="00BB7677">
        <w:rPr>
          <w:rFonts w:ascii="LiberationMono" w:hAnsi="LiberationMono" w:cs="LiberationMono"/>
          <w:color w:val="000000"/>
          <w:kern w:val="0"/>
          <w:sz w:val="22"/>
          <w:szCs w:val="22"/>
        </w:rPr>
        <w:t xml:space="preserve">Accept-Language </w:t>
      </w:r>
      <w:r w:rsidRPr="00BB7677">
        <w:rPr>
          <w:rFonts w:ascii="LiberationSerif" w:hAnsi="LiberationSerif" w:cs="LiberationSerif"/>
          <w:color w:val="000000"/>
          <w:kern w:val="0"/>
          <w:sz w:val="30"/>
          <w:szCs w:val="30"/>
        </w:rPr>
        <w:t>HTTP header of the request.</w:t>
      </w:r>
    </w:p>
    <w:p w14:paraId="1C2A661A" w14:textId="77777777" w:rsidR="00BB7677" w:rsidRPr="00BB7677" w:rsidRDefault="00BB7677" w:rsidP="00BB7677">
      <w:pPr>
        <w:autoSpaceDE w:val="0"/>
        <w:autoSpaceDN w:val="0"/>
        <w:adjustRightInd w:val="0"/>
        <w:spacing w:after="0" w:line="240" w:lineRule="auto"/>
        <w:ind w:left="720"/>
        <w:rPr>
          <w:rFonts w:ascii="LiberationSerif" w:hAnsi="LiberationSerif" w:cs="LiberationSerif"/>
          <w:color w:val="000000"/>
          <w:kern w:val="0"/>
          <w:sz w:val="30"/>
          <w:szCs w:val="30"/>
        </w:rPr>
      </w:pPr>
    </w:p>
    <w:p w14:paraId="219BC4D2" w14:textId="77777777" w:rsidR="00BB7677" w:rsidRPr="00BB7677" w:rsidRDefault="00BB7677" w:rsidP="00BB7677">
      <w:pPr>
        <w:autoSpaceDE w:val="0"/>
        <w:autoSpaceDN w:val="0"/>
        <w:adjustRightInd w:val="0"/>
        <w:spacing w:after="0" w:line="240" w:lineRule="auto"/>
        <w:ind w:left="720"/>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5. If the </w:t>
      </w:r>
      <w:r w:rsidRPr="00BB7677">
        <w:rPr>
          <w:rFonts w:ascii="LiberationMono" w:hAnsi="LiberationMono" w:cs="LiberationMono"/>
          <w:color w:val="000000"/>
          <w:kern w:val="0"/>
          <w:sz w:val="22"/>
          <w:szCs w:val="22"/>
        </w:rPr>
        <w:t xml:space="preserve">Accept-Language </w:t>
      </w:r>
      <w:r w:rsidRPr="00BB7677">
        <w:rPr>
          <w:rFonts w:ascii="LiberationSerif" w:hAnsi="LiberationSerif" w:cs="LiberationSerif"/>
          <w:color w:val="000000"/>
          <w:kern w:val="0"/>
          <w:sz w:val="30"/>
          <w:szCs w:val="30"/>
        </w:rPr>
        <w:t xml:space="preserve">header does not specify a language, Django uses the language defined in the </w:t>
      </w:r>
      <w:r w:rsidRPr="00BB7677">
        <w:rPr>
          <w:rFonts w:ascii="LiberationMono" w:hAnsi="LiberationMono" w:cs="LiberationMono"/>
          <w:color w:val="000000"/>
          <w:kern w:val="0"/>
          <w:sz w:val="22"/>
          <w:szCs w:val="22"/>
        </w:rPr>
        <w:t xml:space="preserve">LANGUAGE_CODE </w:t>
      </w:r>
      <w:r w:rsidRPr="00BB7677">
        <w:rPr>
          <w:rFonts w:ascii="LiberationSerif" w:hAnsi="LiberationSerif" w:cs="LiberationSerif"/>
          <w:color w:val="000000"/>
          <w:kern w:val="0"/>
          <w:sz w:val="30"/>
          <w:szCs w:val="30"/>
        </w:rPr>
        <w:t>setting.</w:t>
      </w:r>
    </w:p>
    <w:p w14:paraId="6FDA69C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919E28C"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Serif" w:hAnsi="LiberationSerif" w:cs="LiberationSerif"/>
          <w:color w:val="000000"/>
          <w:kern w:val="0"/>
          <w:sz w:val="30"/>
          <w:szCs w:val="30"/>
        </w:rPr>
        <w:t xml:space="preserve">By default, Django will use the language defined in the </w:t>
      </w:r>
      <w:r w:rsidRPr="00BB7677">
        <w:rPr>
          <w:rFonts w:ascii="LiberationMono" w:hAnsi="LiberationMono" w:cs="LiberationMono"/>
          <w:color w:val="000000"/>
          <w:kern w:val="0"/>
          <w:sz w:val="22"/>
          <w:szCs w:val="22"/>
        </w:rPr>
        <w:t xml:space="preserve">LANGUAGE_CODE </w:t>
      </w:r>
      <w:r w:rsidRPr="00BB7677">
        <w:rPr>
          <w:rFonts w:ascii="LiberationSerif" w:hAnsi="LiberationSerif" w:cs="LiberationSerif"/>
          <w:color w:val="000000"/>
          <w:kern w:val="0"/>
          <w:sz w:val="30"/>
          <w:szCs w:val="30"/>
        </w:rPr>
        <w:t xml:space="preserve">setting unless you are using </w:t>
      </w:r>
      <w:r w:rsidRPr="00BB7677">
        <w:rPr>
          <w:rFonts w:ascii="LiberationMono" w:hAnsi="LiberationMono" w:cs="LiberationMono"/>
          <w:color w:val="000000"/>
          <w:kern w:val="0"/>
          <w:sz w:val="22"/>
          <w:szCs w:val="22"/>
        </w:rPr>
        <w:t xml:space="preserve">LocaleMiddleware </w:t>
      </w:r>
      <w:r w:rsidRPr="00BB7677">
        <w:rPr>
          <w:rFonts w:ascii="LiberationSerif" w:hAnsi="LiberationSerif" w:cs="LiberationSerif"/>
          <w:color w:val="000000"/>
          <w:kern w:val="0"/>
          <w:sz w:val="30"/>
          <w:szCs w:val="30"/>
        </w:rPr>
        <w:t>. The process described here</w:t>
      </w:r>
      <w:r w:rsidRPr="00BB7677">
        <w:rPr>
          <w:rFonts w:ascii="LiberationMono" w:hAnsi="LiberationMono" w:cs="LiberationMono"/>
          <w:color w:val="000000"/>
          <w:kern w:val="0"/>
          <w:sz w:val="22"/>
          <w:szCs w:val="22"/>
        </w:rPr>
        <w:t xml:space="preserve"> </w:t>
      </w:r>
      <w:r w:rsidRPr="00BB7677">
        <w:rPr>
          <w:rFonts w:ascii="LiberationSerif" w:hAnsi="LiberationSerif" w:cs="LiberationSerif"/>
          <w:color w:val="000000"/>
          <w:kern w:val="0"/>
          <w:sz w:val="30"/>
          <w:szCs w:val="30"/>
        </w:rPr>
        <w:t>only applies when using this middleware.</w:t>
      </w:r>
    </w:p>
    <w:p w14:paraId="6114DF1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8C0359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We can also let users change their language. You will learn about how to implement a language selector in the section </w:t>
      </w:r>
      <w:r w:rsidRPr="00BB7677">
        <w:rPr>
          <w:rFonts w:ascii="LiberationSerif-Italic" w:hAnsi="LiberationSerif-Italic" w:cs="LiberationSerif-Italic"/>
          <w:i/>
          <w:iCs/>
          <w:color w:val="000000"/>
          <w:kern w:val="0"/>
          <w:sz w:val="30"/>
          <w:szCs w:val="30"/>
        </w:rPr>
        <w:t>Allowing users to switch</w:t>
      </w:r>
      <w:r w:rsidRPr="00BB7677">
        <w:rPr>
          <w:rFonts w:ascii="LiberationSerif" w:hAnsi="LiberationSerif" w:cs="LiberationSerif"/>
          <w:color w:val="000000"/>
          <w:kern w:val="0"/>
          <w:sz w:val="30"/>
          <w:szCs w:val="30"/>
        </w:rPr>
        <w:t xml:space="preserve"> </w:t>
      </w:r>
      <w:r w:rsidRPr="00BB7677">
        <w:rPr>
          <w:rFonts w:ascii="LiberationSerif-Italic" w:hAnsi="LiberationSerif-Italic" w:cs="LiberationSerif-Italic"/>
          <w:i/>
          <w:iCs/>
          <w:color w:val="000000"/>
          <w:kern w:val="0"/>
          <w:sz w:val="30"/>
          <w:szCs w:val="30"/>
        </w:rPr>
        <w:t>language</w:t>
      </w:r>
      <w:r w:rsidRPr="00BB7677">
        <w:rPr>
          <w:rFonts w:ascii="LiberationSerif" w:hAnsi="LiberationSerif" w:cs="LiberationSerif"/>
          <w:color w:val="000000"/>
          <w:kern w:val="0"/>
          <w:sz w:val="30"/>
          <w:szCs w:val="30"/>
        </w:rPr>
        <w:t>.</w:t>
      </w:r>
    </w:p>
    <w:p w14:paraId="00D5152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Let’s start by configuring our project for internationalization.</w:t>
      </w:r>
    </w:p>
    <w:p w14:paraId="0999930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3A916F4"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54"/>
          <w:szCs w:val="54"/>
        </w:rPr>
      </w:pPr>
      <w:r w:rsidRPr="00BB7677">
        <w:rPr>
          <w:rFonts w:ascii="DejaVuSans-Bold" w:hAnsi="DejaVuSans-Bold" w:cs="DejaVuSans-Bold"/>
          <w:b/>
          <w:bCs/>
          <w:color w:val="000000"/>
          <w:kern w:val="0"/>
          <w:sz w:val="54"/>
          <w:szCs w:val="54"/>
        </w:rPr>
        <w:t>Preparing your project for internationalization</w:t>
      </w:r>
    </w:p>
    <w:p w14:paraId="68E27D9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We will prepare our project to use different languages. We are going to create an English and a Spanish version for the online shop:</w:t>
      </w:r>
    </w:p>
    <w:p w14:paraId="53F833F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3EF449A"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settings.py </w:t>
      </w:r>
      <w:r w:rsidRPr="00BB7677">
        <w:rPr>
          <w:rFonts w:ascii="LiberationSerif" w:hAnsi="LiberationSerif" w:cs="LiberationSerif"/>
          <w:color w:val="000000"/>
          <w:kern w:val="0"/>
          <w:sz w:val="30"/>
          <w:szCs w:val="30"/>
        </w:rPr>
        <w:t xml:space="preserve">file of your project and add the following </w:t>
      </w:r>
      <w:r w:rsidRPr="00BB7677">
        <w:rPr>
          <w:rFonts w:ascii="LiberationMono" w:hAnsi="LiberationMono" w:cs="LiberationMono"/>
          <w:color w:val="000000"/>
          <w:kern w:val="0"/>
          <w:sz w:val="22"/>
          <w:szCs w:val="22"/>
        </w:rPr>
        <w:t xml:space="preserve">LANGUAGES </w:t>
      </w:r>
      <w:r w:rsidRPr="00BB7677">
        <w:rPr>
          <w:rFonts w:ascii="LiberationSerif" w:hAnsi="LiberationSerif" w:cs="LiberationSerif"/>
          <w:color w:val="000000"/>
          <w:kern w:val="0"/>
          <w:sz w:val="30"/>
          <w:szCs w:val="30"/>
        </w:rPr>
        <w:t xml:space="preserve">setting to it. Place it next to the </w:t>
      </w:r>
      <w:r w:rsidRPr="00BB7677">
        <w:rPr>
          <w:rFonts w:ascii="LiberationMono" w:hAnsi="LiberationMono" w:cs="LiberationMono"/>
          <w:color w:val="000000"/>
          <w:kern w:val="0"/>
          <w:sz w:val="22"/>
          <w:szCs w:val="22"/>
        </w:rPr>
        <w:t xml:space="preserve">LANGUAGE_CODE </w:t>
      </w:r>
      <w:r w:rsidRPr="00BB7677">
        <w:rPr>
          <w:rFonts w:ascii="LiberationSerif" w:hAnsi="LiberationSerif" w:cs="LiberationSerif"/>
          <w:color w:val="000000"/>
          <w:kern w:val="0"/>
          <w:sz w:val="30"/>
          <w:szCs w:val="30"/>
        </w:rPr>
        <w:t>setting:</w:t>
      </w:r>
    </w:p>
    <w:p w14:paraId="3D27C407"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LANGUAGES = [</w:t>
      </w:r>
    </w:p>
    <w:p w14:paraId="39981297"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'en'</w:t>
      </w:r>
      <w:r w:rsidRPr="00BB7677">
        <w:rPr>
          <w:rFonts w:ascii="LiberationMono" w:hAnsi="LiberationMono" w:cs="LiberationMono"/>
          <w:color w:val="383A42"/>
          <w:kern w:val="0"/>
          <w:sz w:val="22"/>
          <w:szCs w:val="22"/>
        </w:rPr>
        <w:t xml:space="preserve">, </w:t>
      </w:r>
      <w:r w:rsidRPr="00BB7677">
        <w:rPr>
          <w:rFonts w:ascii="LiberationMono" w:hAnsi="LiberationMono" w:cs="LiberationMono"/>
          <w:color w:val="50A24F"/>
          <w:kern w:val="0"/>
          <w:sz w:val="22"/>
          <w:szCs w:val="22"/>
        </w:rPr>
        <w:t>'English'</w:t>
      </w:r>
      <w:r w:rsidRPr="00BB7677">
        <w:rPr>
          <w:rFonts w:ascii="LiberationMono" w:hAnsi="LiberationMono" w:cs="LiberationMono"/>
          <w:color w:val="383A42"/>
          <w:kern w:val="0"/>
          <w:sz w:val="22"/>
          <w:szCs w:val="22"/>
        </w:rPr>
        <w:t>),</w:t>
      </w:r>
    </w:p>
    <w:p w14:paraId="1A0E00BA"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'es'</w:t>
      </w:r>
      <w:r w:rsidRPr="00BB7677">
        <w:rPr>
          <w:rFonts w:ascii="LiberationMono" w:hAnsi="LiberationMono" w:cs="LiberationMono"/>
          <w:color w:val="383A42"/>
          <w:kern w:val="0"/>
          <w:sz w:val="22"/>
          <w:szCs w:val="22"/>
        </w:rPr>
        <w:t xml:space="preserve">, </w:t>
      </w:r>
      <w:r w:rsidRPr="00BB7677">
        <w:rPr>
          <w:rFonts w:ascii="LiberationMono" w:hAnsi="LiberationMono" w:cs="LiberationMono"/>
          <w:color w:val="50A24F"/>
          <w:kern w:val="0"/>
          <w:sz w:val="22"/>
          <w:szCs w:val="22"/>
        </w:rPr>
        <w:t>'Spanish'</w:t>
      </w:r>
      <w:r w:rsidRPr="00BB7677">
        <w:rPr>
          <w:rFonts w:ascii="LiberationMono" w:hAnsi="LiberationMono" w:cs="LiberationMono"/>
          <w:color w:val="383A42"/>
          <w:kern w:val="0"/>
          <w:sz w:val="22"/>
          <w:szCs w:val="22"/>
        </w:rPr>
        <w:t>),</w:t>
      </w:r>
    </w:p>
    <w:p w14:paraId="263E9931"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4A87BA6D"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p>
    <w:p w14:paraId="5407C85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The </w:t>
      </w:r>
      <w:r w:rsidRPr="00BB7677">
        <w:rPr>
          <w:rFonts w:ascii="LiberationMono" w:hAnsi="LiberationMono" w:cs="LiberationMono"/>
          <w:color w:val="000000"/>
          <w:kern w:val="0"/>
          <w:sz w:val="22"/>
          <w:szCs w:val="22"/>
        </w:rPr>
        <w:t xml:space="preserve">LANGUAGES </w:t>
      </w:r>
      <w:r w:rsidRPr="00BB7677">
        <w:rPr>
          <w:rFonts w:ascii="LiberationSerif" w:hAnsi="LiberationSerif" w:cs="LiberationSerif"/>
          <w:color w:val="000000"/>
          <w:kern w:val="0"/>
          <w:sz w:val="30"/>
          <w:szCs w:val="30"/>
        </w:rPr>
        <w:t xml:space="preserve">setting contains two tuples that consist of a language code and a name. Language codes can be locale-specific, such as </w:t>
      </w:r>
      <w:r w:rsidRPr="00BB7677">
        <w:rPr>
          <w:rFonts w:ascii="LiberationMono" w:hAnsi="LiberationMono" w:cs="LiberationMono"/>
          <w:color w:val="000000"/>
          <w:kern w:val="0"/>
          <w:sz w:val="22"/>
          <w:szCs w:val="22"/>
        </w:rPr>
        <w:t xml:space="preserve">en-us </w:t>
      </w:r>
      <w:r w:rsidRPr="00BB7677">
        <w:rPr>
          <w:rFonts w:ascii="LiberationSerif" w:hAnsi="LiberationSerif" w:cs="LiberationSerif"/>
          <w:color w:val="000000"/>
          <w:kern w:val="0"/>
          <w:sz w:val="30"/>
          <w:szCs w:val="30"/>
        </w:rPr>
        <w:t xml:space="preserve">or </w:t>
      </w:r>
      <w:r w:rsidRPr="00BB7677">
        <w:rPr>
          <w:rFonts w:ascii="LiberationMono" w:hAnsi="LiberationMono" w:cs="LiberationMono"/>
          <w:color w:val="000000"/>
          <w:kern w:val="0"/>
          <w:sz w:val="22"/>
          <w:szCs w:val="22"/>
        </w:rPr>
        <w:t xml:space="preserve">en-gb </w:t>
      </w:r>
      <w:r w:rsidRPr="00BB7677">
        <w:rPr>
          <w:rFonts w:ascii="LiberationSerif" w:hAnsi="LiberationSerif" w:cs="LiberationSerif"/>
          <w:color w:val="000000"/>
          <w:kern w:val="0"/>
          <w:sz w:val="30"/>
          <w:szCs w:val="30"/>
        </w:rPr>
        <w:t xml:space="preserve">, or generic, such as </w:t>
      </w:r>
      <w:r w:rsidRPr="00BB7677">
        <w:rPr>
          <w:rFonts w:ascii="LiberationMono" w:hAnsi="LiberationMono" w:cs="LiberationMono"/>
          <w:color w:val="000000"/>
          <w:kern w:val="0"/>
          <w:sz w:val="22"/>
          <w:szCs w:val="22"/>
        </w:rPr>
        <w:t xml:space="preserve">en </w:t>
      </w:r>
      <w:r w:rsidRPr="00BB7677">
        <w:rPr>
          <w:rFonts w:ascii="LiberationSerif" w:hAnsi="LiberationSerif" w:cs="LiberationSerif"/>
          <w:color w:val="000000"/>
          <w:kern w:val="0"/>
          <w:sz w:val="30"/>
          <w:szCs w:val="30"/>
        </w:rPr>
        <w:t xml:space="preserve">. With </w:t>
      </w:r>
      <w:r w:rsidRPr="00BB7677">
        <w:rPr>
          <w:rFonts w:ascii="LiberationSerif" w:hAnsi="LiberationSerif" w:cs="LiberationSerif"/>
          <w:color w:val="000000"/>
          <w:kern w:val="0"/>
          <w:sz w:val="30"/>
          <w:szCs w:val="30"/>
        </w:rPr>
        <w:lastRenderedPageBreak/>
        <w:t xml:space="preserve">this setting, you specify that your application will only be available in English and Spanish. If you don’t define a custom </w:t>
      </w:r>
      <w:r w:rsidRPr="00BB7677">
        <w:rPr>
          <w:rFonts w:ascii="LiberationMono" w:hAnsi="LiberationMono" w:cs="LiberationMono"/>
          <w:color w:val="000000"/>
          <w:kern w:val="0"/>
          <w:sz w:val="22"/>
          <w:szCs w:val="22"/>
        </w:rPr>
        <w:t xml:space="preserve">LANGUAGES </w:t>
      </w:r>
      <w:r w:rsidRPr="00BB7677">
        <w:rPr>
          <w:rFonts w:ascii="LiberationSerif" w:hAnsi="LiberationSerif" w:cs="LiberationSerif"/>
          <w:color w:val="000000"/>
          <w:kern w:val="0"/>
          <w:sz w:val="30"/>
          <w:szCs w:val="30"/>
        </w:rPr>
        <w:t>setting, the site will be available in all the languages that Django is translated into.</w:t>
      </w:r>
    </w:p>
    <w:p w14:paraId="499D2B7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D992BC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Make your </w:t>
      </w:r>
      <w:r w:rsidRPr="00BB7677">
        <w:rPr>
          <w:rFonts w:ascii="LiberationMono" w:hAnsi="LiberationMono" w:cs="LiberationMono"/>
          <w:color w:val="000000"/>
          <w:kern w:val="0"/>
          <w:sz w:val="22"/>
          <w:szCs w:val="22"/>
        </w:rPr>
        <w:t xml:space="preserve">LANGUAGE_CODE </w:t>
      </w:r>
      <w:r w:rsidRPr="00BB7677">
        <w:rPr>
          <w:rFonts w:ascii="LiberationSerif" w:hAnsi="LiberationSerif" w:cs="LiberationSerif"/>
          <w:color w:val="000000"/>
          <w:kern w:val="0"/>
          <w:sz w:val="30"/>
          <w:szCs w:val="30"/>
        </w:rPr>
        <w:t>setting look like the following:</w:t>
      </w:r>
    </w:p>
    <w:p w14:paraId="68305571"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50A24F"/>
          <w:kern w:val="0"/>
          <w:sz w:val="22"/>
          <w:szCs w:val="22"/>
        </w:rPr>
      </w:pPr>
      <w:r w:rsidRPr="00BB7677">
        <w:rPr>
          <w:rFonts w:ascii="LiberationMono" w:hAnsi="LiberationMono" w:cs="LiberationMono"/>
          <w:color w:val="383A42"/>
          <w:kern w:val="0"/>
          <w:sz w:val="22"/>
          <w:szCs w:val="22"/>
        </w:rPr>
        <w:t xml:space="preserve">LANGUAGE_CODE = </w:t>
      </w:r>
      <w:r w:rsidRPr="00BB7677">
        <w:rPr>
          <w:rFonts w:ascii="LiberationMono-Bold" w:hAnsi="LiberationMono-Bold" w:cs="LiberationMono-Bold"/>
          <w:b/>
          <w:bCs/>
          <w:color w:val="50A24F"/>
          <w:kern w:val="0"/>
          <w:sz w:val="22"/>
          <w:szCs w:val="22"/>
        </w:rPr>
        <w:t>'en'</w:t>
      </w:r>
    </w:p>
    <w:p w14:paraId="214AB116"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50A24F"/>
          <w:kern w:val="0"/>
          <w:sz w:val="22"/>
          <w:szCs w:val="22"/>
        </w:rPr>
      </w:pPr>
    </w:p>
    <w:p w14:paraId="49785516"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Serif" w:hAnsi="LiberationSerif" w:cs="LiberationSerif"/>
          <w:color w:val="000000"/>
          <w:kern w:val="0"/>
          <w:sz w:val="30"/>
          <w:szCs w:val="30"/>
        </w:rPr>
        <w:t xml:space="preserve">Add </w:t>
      </w:r>
      <w:r w:rsidRPr="00BB7677">
        <w:rPr>
          <w:rFonts w:ascii="LiberationMono" w:hAnsi="LiberationMono" w:cs="LiberationMono"/>
          <w:color w:val="000000"/>
          <w:kern w:val="0"/>
          <w:sz w:val="22"/>
          <w:szCs w:val="22"/>
        </w:rPr>
        <w:t xml:space="preserve">'django.middleware.locale.LocaleMiddleware' </w:t>
      </w:r>
      <w:r w:rsidRPr="00BB7677">
        <w:rPr>
          <w:rFonts w:ascii="LiberationSerif" w:hAnsi="LiberationSerif" w:cs="LiberationSerif"/>
          <w:color w:val="000000"/>
          <w:kern w:val="0"/>
          <w:sz w:val="30"/>
          <w:szCs w:val="30"/>
        </w:rPr>
        <w:t xml:space="preserve">to the </w:t>
      </w:r>
      <w:r w:rsidRPr="00BB7677">
        <w:rPr>
          <w:rFonts w:ascii="LiberationMono" w:hAnsi="LiberationMono" w:cs="LiberationMono"/>
          <w:color w:val="000000"/>
          <w:kern w:val="0"/>
          <w:sz w:val="22"/>
          <w:szCs w:val="22"/>
        </w:rPr>
        <w:t xml:space="preserve">MIDDLEWARE </w:t>
      </w:r>
      <w:r w:rsidRPr="00BB7677">
        <w:rPr>
          <w:rFonts w:ascii="LiberationSerif" w:hAnsi="LiberationSerif" w:cs="LiberationSerif"/>
          <w:color w:val="000000"/>
          <w:kern w:val="0"/>
          <w:sz w:val="30"/>
          <w:szCs w:val="30"/>
        </w:rPr>
        <w:t xml:space="preserve">setting. Make sure that this middleware comes after </w:t>
      </w:r>
      <w:r w:rsidRPr="00BB7677">
        <w:rPr>
          <w:rFonts w:ascii="LiberationMono" w:hAnsi="LiberationMono" w:cs="LiberationMono"/>
          <w:color w:val="000000"/>
          <w:kern w:val="0"/>
          <w:sz w:val="22"/>
          <w:szCs w:val="22"/>
        </w:rPr>
        <w:t xml:space="preserve">SessionMiddleware </w:t>
      </w:r>
      <w:r w:rsidRPr="00BB7677">
        <w:rPr>
          <w:rFonts w:ascii="LiberationSerif" w:hAnsi="LiberationSerif" w:cs="LiberationSerif"/>
          <w:color w:val="000000"/>
          <w:kern w:val="0"/>
          <w:sz w:val="30"/>
          <w:szCs w:val="30"/>
        </w:rPr>
        <w:t xml:space="preserve">because </w:t>
      </w:r>
      <w:r w:rsidRPr="00BB7677">
        <w:rPr>
          <w:rFonts w:ascii="LiberationMono" w:hAnsi="LiberationMono" w:cs="LiberationMono"/>
          <w:color w:val="000000"/>
          <w:kern w:val="0"/>
          <w:sz w:val="22"/>
          <w:szCs w:val="22"/>
        </w:rPr>
        <w:t xml:space="preserve">LocaleMiddleware </w:t>
      </w:r>
      <w:r w:rsidRPr="00BB7677">
        <w:rPr>
          <w:rFonts w:ascii="LiberationSerif" w:hAnsi="LiberationSerif" w:cs="LiberationSerif"/>
          <w:color w:val="000000"/>
          <w:kern w:val="0"/>
          <w:sz w:val="30"/>
          <w:szCs w:val="30"/>
        </w:rPr>
        <w:t>needs to use session data. It also has to be placed</w:t>
      </w:r>
      <w:r w:rsidRPr="00BB7677">
        <w:rPr>
          <w:rFonts w:ascii="LiberationMono" w:hAnsi="LiberationMono" w:cs="LiberationMono"/>
          <w:color w:val="000000"/>
          <w:kern w:val="0"/>
          <w:sz w:val="22"/>
          <w:szCs w:val="22"/>
        </w:rPr>
        <w:t xml:space="preserve"> </w:t>
      </w:r>
      <w:r w:rsidRPr="00BB7677">
        <w:rPr>
          <w:rFonts w:ascii="LiberationSerif" w:hAnsi="LiberationSerif" w:cs="LiberationSerif"/>
          <w:color w:val="000000"/>
          <w:kern w:val="0"/>
          <w:sz w:val="30"/>
          <w:szCs w:val="30"/>
        </w:rPr>
        <w:t xml:space="preserve">before </w:t>
      </w:r>
      <w:r w:rsidRPr="00BB7677">
        <w:rPr>
          <w:rFonts w:ascii="LiberationMono" w:hAnsi="LiberationMono" w:cs="LiberationMono"/>
          <w:color w:val="000000"/>
          <w:kern w:val="0"/>
          <w:sz w:val="22"/>
          <w:szCs w:val="22"/>
        </w:rPr>
        <w:t xml:space="preserve">CommonMiddleware </w:t>
      </w:r>
      <w:r w:rsidRPr="00BB7677">
        <w:rPr>
          <w:rFonts w:ascii="LiberationSerif" w:hAnsi="LiberationSerif" w:cs="LiberationSerif"/>
          <w:color w:val="000000"/>
          <w:kern w:val="0"/>
          <w:sz w:val="30"/>
          <w:szCs w:val="30"/>
        </w:rPr>
        <w:t>because the latter needs an active language to</w:t>
      </w:r>
      <w:r w:rsidRPr="00BB7677">
        <w:rPr>
          <w:rFonts w:ascii="LiberationMono" w:hAnsi="LiberationMono" w:cs="LiberationMono"/>
          <w:color w:val="000000"/>
          <w:kern w:val="0"/>
          <w:sz w:val="22"/>
          <w:szCs w:val="22"/>
        </w:rPr>
        <w:t xml:space="preserve"> </w:t>
      </w:r>
      <w:r w:rsidRPr="00BB7677">
        <w:rPr>
          <w:rFonts w:ascii="LiberationSerif" w:hAnsi="LiberationSerif" w:cs="LiberationSerif"/>
          <w:color w:val="000000"/>
          <w:kern w:val="0"/>
          <w:sz w:val="30"/>
          <w:szCs w:val="30"/>
        </w:rPr>
        <w:t xml:space="preserve">resolve the requested URL. The </w:t>
      </w:r>
      <w:r w:rsidRPr="00BB7677">
        <w:rPr>
          <w:rFonts w:ascii="LiberationMono" w:hAnsi="LiberationMono" w:cs="LiberationMono"/>
          <w:color w:val="000000"/>
          <w:kern w:val="0"/>
          <w:sz w:val="22"/>
          <w:szCs w:val="22"/>
        </w:rPr>
        <w:t xml:space="preserve">MIDDLEWARE </w:t>
      </w:r>
      <w:r w:rsidRPr="00BB7677">
        <w:rPr>
          <w:rFonts w:ascii="LiberationSerif" w:hAnsi="LiberationSerif" w:cs="LiberationSerif"/>
          <w:color w:val="000000"/>
          <w:kern w:val="0"/>
          <w:sz w:val="30"/>
          <w:szCs w:val="30"/>
        </w:rPr>
        <w:t>setting should now look like the</w:t>
      </w:r>
    </w:p>
    <w:p w14:paraId="2864FA6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following:</w:t>
      </w:r>
    </w:p>
    <w:p w14:paraId="44E6C085"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MIDDLEWARE = [</w:t>
      </w:r>
    </w:p>
    <w:p w14:paraId="63748143" w14:textId="77777777" w:rsidR="00BB7677" w:rsidRPr="00BB7677" w:rsidRDefault="00BB7677" w:rsidP="00BB7677">
      <w:pPr>
        <w:autoSpaceDE w:val="0"/>
        <w:autoSpaceDN w:val="0"/>
        <w:adjustRightInd w:val="0"/>
        <w:spacing w:after="0" w:line="240" w:lineRule="auto"/>
        <w:ind w:left="720"/>
        <w:rPr>
          <w:rFonts w:ascii="LiberationMono" w:hAnsi="LiberationMono" w:cs="LiberationMono"/>
          <w:color w:val="EE0000"/>
          <w:kern w:val="0"/>
          <w:sz w:val="22"/>
          <w:szCs w:val="22"/>
        </w:rPr>
      </w:pPr>
      <w:r w:rsidRPr="00BB7677">
        <w:rPr>
          <w:rFonts w:ascii="LiberationMono" w:hAnsi="LiberationMono" w:cs="LiberationMono"/>
          <w:color w:val="EE0000"/>
          <w:kern w:val="0"/>
          <w:sz w:val="22"/>
          <w:szCs w:val="22"/>
        </w:rPr>
        <w:t>'django.middleware.security.SecurityMiddleware',</w:t>
      </w:r>
    </w:p>
    <w:p w14:paraId="078FC41B" w14:textId="77777777" w:rsidR="00BB7677" w:rsidRPr="00BB7677" w:rsidRDefault="00BB7677" w:rsidP="00BB7677">
      <w:pPr>
        <w:autoSpaceDE w:val="0"/>
        <w:autoSpaceDN w:val="0"/>
        <w:adjustRightInd w:val="0"/>
        <w:spacing w:after="0" w:line="240" w:lineRule="auto"/>
        <w:ind w:left="720"/>
        <w:rPr>
          <w:rFonts w:ascii="LiberationMono" w:hAnsi="LiberationMono" w:cs="LiberationMono"/>
          <w:color w:val="EE0000"/>
          <w:kern w:val="0"/>
          <w:sz w:val="22"/>
          <w:szCs w:val="22"/>
        </w:rPr>
      </w:pPr>
      <w:r w:rsidRPr="00BB7677">
        <w:rPr>
          <w:rFonts w:ascii="LiberationMono" w:hAnsi="LiberationMono" w:cs="LiberationMono"/>
          <w:color w:val="EE0000"/>
          <w:kern w:val="0"/>
          <w:sz w:val="22"/>
          <w:szCs w:val="22"/>
        </w:rPr>
        <w:t>'django.contrib.sessions.middleware.SessionMiddleware',</w:t>
      </w:r>
    </w:p>
    <w:p w14:paraId="3162EE57" w14:textId="77777777" w:rsidR="00BB7677" w:rsidRPr="00BB7677" w:rsidRDefault="00BB7677" w:rsidP="00BB7677">
      <w:pPr>
        <w:autoSpaceDE w:val="0"/>
        <w:autoSpaceDN w:val="0"/>
        <w:adjustRightInd w:val="0"/>
        <w:spacing w:after="0" w:line="240" w:lineRule="auto"/>
        <w:ind w:left="720"/>
        <w:rPr>
          <w:rFonts w:ascii="LiberationMono-Bold" w:hAnsi="LiberationMono-Bold" w:cs="LiberationMono-Bold"/>
          <w:b/>
          <w:bCs/>
          <w:color w:val="EE0000"/>
          <w:kern w:val="0"/>
          <w:sz w:val="22"/>
          <w:szCs w:val="22"/>
        </w:rPr>
      </w:pPr>
      <w:r w:rsidRPr="00BB7677">
        <w:rPr>
          <w:rFonts w:ascii="LiberationMono-Bold" w:hAnsi="LiberationMono-Bold" w:cs="LiberationMono-Bold"/>
          <w:b/>
          <w:bCs/>
          <w:color w:val="EE0000"/>
          <w:kern w:val="0"/>
          <w:sz w:val="22"/>
          <w:szCs w:val="22"/>
        </w:rPr>
        <w:t>'django.middleware.locale.LocaleMiddleware',</w:t>
      </w:r>
    </w:p>
    <w:p w14:paraId="3B5E51BA" w14:textId="77777777" w:rsidR="00BB7677" w:rsidRPr="00BB7677" w:rsidRDefault="00BB7677" w:rsidP="00BB7677">
      <w:pPr>
        <w:autoSpaceDE w:val="0"/>
        <w:autoSpaceDN w:val="0"/>
        <w:adjustRightInd w:val="0"/>
        <w:spacing w:after="0" w:line="240" w:lineRule="auto"/>
        <w:ind w:left="720"/>
        <w:rPr>
          <w:rFonts w:ascii="LiberationMono" w:hAnsi="LiberationMono" w:cs="LiberationMono"/>
          <w:color w:val="EE0000"/>
          <w:kern w:val="0"/>
          <w:sz w:val="22"/>
          <w:szCs w:val="22"/>
        </w:rPr>
      </w:pPr>
      <w:r w:rsidRPr="00BB7677">
        <w:rPr>
          <w:rFonts w:ascii="LiberationMono" w:hAnsi="LiberationMono" w:cs="LiberationMono"/>
          <w:color w:val="EE0000"/>
          <w:kern w:val="0"/>
          <w:sz w:val="22"/>
          <w:szCs w:val="22"/>
        </w:rPr>
        <w:t>'django.middleware.common.CommonMiddleware',</w:t>
      </w:r>
    </w:p>
    <w:p w14:paraId="2C722968" w14:textId="77777777" w:rsidR="00BB7677" w:rsidRPr="00BB7677" w:rsidRDefault="00BB7677" w:rsidP="00BB7677">
      <w:pPr>
        <w:autoSpaceDE w:val="0"/>
        <w:autoSpaceDN w:val="0"/>
        <w:adjustRightInd w:val="0"/>
        <w:spacing w:after="0" w:line="240" w:lineRule="auto"/>
        <w:ind w:left="720"/>
        <w:rPr>
          <w:rFonts w:ascii="LiberationMono" w:hAnsi="LiberationMono" w:cs="LiberationMono"/>
          <w:color w:val="EE0000"/>
          <w:kern w:val="0"/>
          <w:sz w:val="22"/>
          <w:szCs w:val="22"/>
        </w:rPr>
      </w:pPr>
      <w:r w:rsidRPr="00BB7677">
        <w:rPr>
          <w:rFonts w:ascii="LiberationMono" w:hAnsi="LiberationMono" w:cs="LiberationMono"/>
          <w:color w:val="EE0000"/>
          <w:kern w:val="0"/>
          <w:sz w:val="22"/>
          <w:szCs w:val="22"/>
        </w:rPr>
        <w:t>'django.middleware.csrf.CsrfViewMiddleware',</w:t>
      </w:r>
    </w:p>
    <w:p w14:paraId="32AB56A5" w14:textId="77777777" w:rsidR="00BB7677" w:rsidRPr="00BB7677" w:rsidRDefault="00BB7677" w:rsidP="00BB7677">
      <w:pPr>
        <w:autoSpaceDE w:val="0"/>
        <w:autoSpaceDN w:val="0"/>
        <w:adjustRightInd w:val="0"/>
        <w:spacing w:after="0" w:line="240" w:lineRule="auto"/>
        <w:ind w:left="720"/>
        <w:rPr>
          <w:rFonts w:ascii="LiberationMono" w:hAnsi="LiberationMono" w:cs="LiberationMono"/>
          <w:color w:val="EE0000"/>
          <w:kern w:val="0"/>
          <w:sz w:val="22"/>
          <w:szCs w:val="22"/>
        </w:rPr>
      </w:pPr>
      <w:r w:rsidRPr="00BB7677">
        <w:rPr>
          <w:rFonts w:ascii="LiberationMono" w:hAnsi="LiberationMono" w:cs="LiberationMono"/>
          <w:color w:val="EE0000"/>
          <w:kern w:val="0"/>
          <w:sz w:val="22"/>
          <w:szCs w:val="22"/>
        </w:rPr>
        <w:t>'django.contrib.auth.middleware.AuthenticationMiddleware',</w:t>
      </w:r>
    </w:p>
    <w:p w14:paraId="7227C5F0" w14:textId="77777777" w:rsidR="00BB7677" w:rsidRPr="00BB7677" w:rsidRDefault="00BB7677" w:rsidP="00BB7677">
      <w:pPr>
        <w:autoSpaceDE w:val="0"/>
        <w:autoSpaceDN w:val="0"/>
        <w:adjustRightInd w:val="0"/>
        <w:spacing w:after="0" w:line="240" w:lineRule="auto"/>
        <w:ind w:left="720"/>
        <w:rPr>
          <w:rFonts w:ascii="LiberationMono" w:hAnsi="LiberationMono" w:cs="LiberationMono"/>
          <w:color w:val="EE0000"/>
          <w:kern w:val="0"/>
          <w:sz w:val="22"/>
          <w:szCs w:val="22"/>
        </w:rPr>
      </w:pPr>
      <w:r w:rsidRPr="00BB7677">
        <w:rPr>
          <w:rFonts w:ascii="LiberationMono" w:hAnsi="LiberationMono" w:cs="LiberationMono"/>
          <w:color w:val="EE0000"/>
          <w:kern w:val="0"/>
          <w:sz w:val="22"/>
          <w:szCs w:val="22"/>
        </w:rPr>
        <w:t>'django.contrib.messages.middleware.MessageMiddleware',</w:t>
      </w:r>
    </w:p>
    <w:p w14:paraId="7AE18BC2" w14:textId="77777777" w:rsidR="00BB7677" w:rsidRPr="00BB7677" w:rsidRDefault="00BB7677" w:rsidP="00BB7677">
      <w:pPr>
        <w:autoSpaceDE w:val="0"/>
        <w:autoSpaceDN w:val="0"/>
        <w:adjustRightInd w:val="0"/>
        <w:spacing w:after="0" w:line="240" w:lineRule="auto"/>
        <w:ind w:left="720"/>
        <w:rPr>
          <w:rFonts w:ascii="LiberationMono" w:hAnsi="LiberationMono" w:cs="LiberationMono"/>
          <w:color w:val="EE0000"/>
          <w:kern w:val="0"/>
          <w:sz w:val="22"/>
          <w:szCs w:val="22"/>
        </w:rPr>
      </w:pPr>
      <w:r w:rsidRPr="00BB7677">
        <w:rPr>
          <w:rFonts w:ascii="LiberationMono" w:hAnsi="LiberationMono" w:cs="LiberationMono"/>
          <w:color w:val="EE0000"/>
          <w:kern w:val="0"/>
          <w:sz w:val="22"/>
          <w:szCs w:val="22"/>
        </w:rPr>
        <w:t>'django.middleware.clickjacking.XFrameOptionsMiddleware',</w:t>
      </w:r>
    </w:p>
    <w:p w14:paraId="39BB902E"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6B97148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DFBFE8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mc:AlternateContent>
          <mc:Choice Requires="wps">
            <w:drawing>
              <wp:anchor distT="45720" distB="45720" distL="114300" distR="114300" simplePos="0" relativeHeight="251659264" behindDoc="0" locked="0" layoutInCell="1" allowOverlap="1" wp14:anchorId="305EFE92" wp14:editId="4758F5F0">
                <wp:simplePos x="0" y="0"/>
                <wp:positionH relativeFrom="column">
                  <wp:posOffset>807720</wp:posOffset>
                </wp:positionH>
                <wp:positionV relativeFrom="paragraph">
                  <wp:posOffset>4445</wp:posOffset>
                </wp:positionV>
                <wp:extent cx="4800600" cy="1310640"/>
                <wp:effectExtent l="0" t="0" r="19050" b="22860"/>
                <wp:wrapSquare wrapText="bothSides"/>
                <wp:docPr id="19850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10640"/>
                        </a:xfrm>
                        <a:prstGeom prst="rect">
                          <a:avLst/>
                        </a:prstGeom>
                        <a:solidFill>
                          <a:srgbClr val="FFFFFF"/>
                        </a:solidFill>
                        <a:ln w="9525">
                          <a:solidFill>
                            <a:srgbClr val="000000"/>
                          </a:solidFill>
                          <a:miter lim="800000"/>
                          <a:headEnd/>
                          <a:tailEnd/>
                        </a:ln>
                      </wps:spPr>
                      <wps:txbx>
                        <w:txbxContent>
                          <w:p w14:paraId="145B5385"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order of middleware classes is very important because each middleware can depend on data set by another middleware that was executed previously. Middleware is</w:t>
                            </w:r>
                          </w:p>
                          <w:p w14:paraId="0E9FC007"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applied for requests in order of appearance in </w:t>
                            </w:r>
                            <w:r>
                              <w:rPr>
                                <w:rFonts w:ascii="LiberationMono" w:hAnsi="LiberationMono" w:cs="LiberationMono"/>
                                <w:color w:val="000000"/>
                                <w:kern w:val="0"/>
                                <w:sz w:val="22"/>
                                <w:szCs w:val="22"/>
                              </w:rPr>
                              <w:t xml:space="preserve">MIDDLEWARE </w:t>
                            </w:r>
                            <w:r>
                              <w:rPr>
                                <w:rFonts w:ascii="LiberationSerif" w:hAnsi="LiberationSerif" w:cs="LiberationSerif"/>
                                <w:color w:val="000000"/>
                                <w:kern w:val="0"/>
                                <w:sz w:val="30"/>
                                <w:szCs w:val="30"/>
                              </w:rPr>
                              <w:t>, and in reverse order for responses.</w:t>
                            </w:r>
                          </w:p>
                          <w:p w14:paraId="2196948D" w14:textId="77777777" w:rsidR="00BB7677" w:rsidRDefault="00BB7677" w:rsidP="00BB76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5EFE92" id="_x0000_t202" coordsize="21600,21600" o:spt="202" path="m,l,21600r21600,l21600,xe">
                <v:stroke joinstyle="miter"/>
                <v:path gradientshapeok="t" o:connecttype="rect"/>
              </v:shapetype>
              <v:shape id="Text Box 2" o:spid="_x0000_s1026" type="#_x0000_t202" style="position:absolute;margin-left:63.6pt;margin-top:.35pt;width:378pt;height:103.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">
                <v:textbox>
                  <w:txbxContent>
                    <w:p w14:paraId="145B5385"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order of middleware classes is very important because each middleware can depend on data set by another middleware that was executed previously. Middleware is</w:t>
                      </w:r>
                    </w:p>
                    <w:p w14:paraId="0E9FC007"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applied for requests in order of appearance in </w:t>
                      </w:r>
                      <w:r>
                        <w:rPr>
                          <w:rFonts w:ascii="LiberationMono" w:hAnsi="LiberationMono" w:cs="LiberationMono"/>
                          <w:color w:val="000000"/>
                          <w:kern w:val="0"/>
                          <w:sz w:val="22"/>
                          <w:szCs w:val="22"/>
                        </w:rPr>
                        <w:t xml:space="preserve">MIDDLEWARE </w:t>
                      </w:r>
                      <w:r>
                        <w:rPr>
                          <w:rFonts w:ascii="LiberationSerif" w:hAnsi="LiberationSerif" w:cs="LiberationSerif"/>
                          <w:color w:val="000000"/>
                          <w:kern w:val="0"/>
                          <w:sz w:val="30"/>
                          <w:szCs w:val="30"/>
                        </w:rPr>
                        <w:t>, and in reverse order for responses.</w:t>
                      </w:r>
                    </w:p>
                    <w:p w14:paraId="2196948D" w14:textId="77777777" w:rsidR="00BB7677" w:rsidRDefault="00BB7677" w:rsidP="00BB7677"/>
                  </w:txbxContent>
                </v:textbox>
                <w10:wrap type="square"/>
              </v:shape>
            </w:pict>
          </mc:Fallback>
        </mc:AlternateContent>
      </w:r>
      <w:r w:rsidRPr="00BB7677">
        <w:rPr>
          <w:rFonts w:ascii="LiberationSerif" w:hAnsi="LiberationSerif" w:cs="LiberationSerif"/>
          <w:noProof/>
          <w:color w:val="000000"/>
          <w:kern w:val="0"/>
          <w:sz w:val="30"/>
          <w:szCs w:val="30"/>
        </w:rPr>
        <w:drawing>
          <wp:inline distT="0" distB="0" distL="0" distR="0" wp14:anchorId="3ADFDC4B" wp14:editId="3912F67F">
            <wp:extent cx="693420" cy="1318260"/>
            <wp:effectExtent l="0" t="0" r="0" b="0"/>
            <wp:docPr id="128115525"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3420" cy="1318260"/>
                    </a:xfrm>
                    <a:prstGeom prst="rect">
                      <a:avLst/>
                    </a:prstGeom>
                    <a:noFill/>
                    <a:ln>
                      <a:noFill/>
                    </a:ln>
                  </pic:spPr>
                </pic:pic>
              </a:graphicData>
            </a:graphic>
          </wp:inline>
        </w:drawing>
      </w:r>
    </w:p>
    <w:p w14:paraId="676129F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5947C5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Create the following directory structure inside the main project directory, next to the </w:t>
      </w:r>
      <w:r w:rsidRPr="00BB7677">
        <w:rPr>
          <w:rFonts w:ascii="LiberationMono" w:hAnsi="LiberationMono" w:cs="LiberationMono"/>
          <w:color w:val="000000"/>
          <w:kern w:val="0"/>
          <w:sz w:val="22"/>
          <w:szCs w:val="22"/>
        </w:rPr>
        <w:t xml:space="preserve">manage.py </w:t>
      </w:r>
      <w:r w:rsidRPr="00BB7677">
        <w:rPr>
          <w:rFonts w:ascii="LiberationSerif" w:hAnsi="LiberationSerif" w:cs="LiberationSerif"/>
          <w:color w:val="000000"/>
          <w:kern w:val="0"/>
          <w:sz w:val="30"/>
          <w:szCs w:val="30"/>
        </w:rPr>
        <w:t>file:</w:t>
      </w:r>
    </w:p>
    <w:p w14:paraId="7C720C1C"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locale/</w:t>
      </w:r>
    </w:p>
    <w:p w14:paraId="3E478276"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xml:space="preserve">       en/</w:t>
      </w:r>
    </w:p>
    <w:p w14:paraId="5864BF1C"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xml:space="preserve">      es/</w:t>
      </w:r>
    </w:p>
    <w:p w14:paraId="2C0471A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188333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The </w:t>
      </w:r>
      <w:r w:rsidRPr="00BB7677">
        <w:rPr>
          <w:rFonts w:ascii="LiberationMono" w:hAnsi="LiberationMono" w:cs="LiberationMono"/>
          <w:color w:val="000000"/>
          <w:kern w:val="0"/>
          <w:sz w:val="22"/>
          <w:szCs w:val="22"/>
        </w:rPr>
        <w:t xml:space="preserve">locale </w:t>
      </w:r>
      <w:r w:rsidRPr="00BB7677">
        <w:rPr>
          <w:rFonts w:ascii="LiberationSerif" w:hAnsi="LiberationSerif" w:cs="LiberationSerif"/>
          <w:color w:val="000000"/>
          <w:kern w:val="0"/>
          <w:sz w:val="30"/>
          <w:szCs w:val="30"/>
        </w:rPr>
        <w:t>directory is the place where message files for your application will reside.</w:t>
      </w:r>
    </w:p>
    <w:p w14:paraId="2122676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FE5B5C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settings.py </w:t>
      </w:r>
      <w:r w:rsidRPr="00BB7677">
        <w:rPr>
          <w:rFonts w:ascii="LiberationSerif" w:hAnsi="LiberationSerif" w:cs="LiberationSerif"/>
          <w:color w:val="000000"/>
          <w:kern w:val="0"/>
          <w:sz w:val="30"/>
          <w:szCs w:val="30"/>
        </w:rPr>
        <w:t>file again and add the following setting to it:</w:t>
      </w:r>
    </w:p>
    <w:p w14:paraId="6A7A970F"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lang w:val="fr-FR"/>
        </w:rPr>
      </w:pPr>
      <w:r w:rsidRPr="00BB7677">
        <w:rPr>
          <w:rFonts w:ascii="LiberationMono" w:hAnsi="LiberationMono" w:cs="LiberationMono"/>
          <w:color w:val="383A42"/>
          <w:kern w:val="0"/>
          <w:sz w:val="22"/>
          <w:szCs w:val="22"/>
          <w:lang w:val="fr-FR"/>
        </w:rPr>
        <w:t>LOCALE_PATHS = [</w:t>
      </w:r>
    </w:p>
    <w:p w14:paraId="7C021481"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lang w:val="fr-FR"/>
        </w:rPr>
      </w:pPr>
      <w:r w:rsidRPr="00BB7677">
        <w:rPr>
          <w:rFonts w:ascii="LiberationMono" w:hAnsi="LiberationMono" w:cs="LiberationMono"/>
          <w:color w:val="383A42"/>
          <w:kern w:val="0"/>
          <w:sz w:val="22"/>
          <w:szCs w:val="22"/>
          <w:lang w:val="fr-FR"/>
        </w:rPr>
        <w:t xml:space="preserve"> </w:t>
      </w:r>
      <w:r w:rsidRPr="00BB7677">
        <w:rPr>
          <w:rFonts w:ascii="LiberationMono" w:hAnsi="LiberationMono" w:cs="LiberationMono"/>
          <w:color w:val="383A42"/>
          <w:kern w:val="0"/>
          <w:sz w:val="22"/>
          <w:szCs w:val="22"/>
          <w:lang w:val="fr-FR"/>
        </w:rPr>
        <w:tab/>
        <w:t xml:space="preserve">BASE_DIR / </w:t>
      </w:r>
      <w:r w:rsidRPr="00BB7677">
        <w:rPr>
          <w:rFonts w:ascii="LiberationMono" w:hAnsi="LiberationMono" w:cs="LiberationMono"/>
          <w:color w:val="50A24F"/>
          <w:kern w:val="0"/>
          <w:sz w:val="22"/>
          <w:szCs w:val="22"/>
          <w:lang w:val="fr-FR"/>
        </w:rPr>
        <w:t>'locale'</w:t>
      </w:r>
      <w:r w:rsidRPr="00BB7677">
        <w:rPr>
          <w:rFonts w:ascii="LiberationMono" w:hAnsi="LiberationMono" w:cs="LiberationMono"/>
          <w:color w:val="383A42"/>
          <w:kern w:val="0"/>
          <w:sz w:val="22"/>
          <w:szCs w:val="22"/>
          <w:lang w:val="fr-FR"/>
        </w:rPr>
        <w:t>,</w:t>
      </w:r>
    </w:p>
    <w:p w14:paraId="76D994F1"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1433D9F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43D885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lastRenderedPageBreak/>
        <w:t xml:space="preserve">The </w:t>
      </w:r>
      <w:r w:rsidRPr="00BB7677">
        <w:rPr>
          <w:rFonts w:ascii="LiberationMono" w:hAnsi="LiberationMono" w:cs="LiberationMono"/>
          <w:color w:val="000000"/>
          <w:kern w:val="0"/>
          <w:sz w:val="22"/>
          <w:szCs w:val="22"/>
        </w:rPr>
        <w:t xml:space="preserve">LOCALE_PATHS </w:t>
      </w:r>
      <w:r w:rsidRPr="00BB7677">
        <w:rPr>
          <w:rFonts w:ascii="LiberationSerif" w:hAnsi="LiberationSerif" w:cs="LiberationSerif"/>
          <w:color w:val="000000"/>
          <w:kern w:val="0"/>
          <w:sz w:val="30"/>
          <w:szCs w:val="30"/>
        </w:rPr>
        <w:t>setting specifies the directories where Django has to look for translation files. Locale paths that appear first have the highest precedence.</w:t>
      </w:r>
    </w:p>
    <w:p w14:paraId="67A325A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8E8412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When you use the </w:t>
      </w:r>
      <w:r w:rsidRPr="00BB7677">
        <w:rPr>
          <w:rFonts w:ascii="LiberationMono" w:hAnsi="LiberationMono" w:cs="LiberationMono"/>
          <w:color w:val="000000"/>
          <w:kern w:val="0"/>
          <w:sz w:val="22"/>
          <w:szCs w:val="22"/>
        </w:rPr>
        <w:t xml:space="preserve">makemessages </w:t>
      </w:r>
      <w:r w:rsidRPr="00BB7677">
        <w:rPr>
          <w:rFonts w:ascii="LiberationSerif" w:hAnsi="LiberationSerif" w:cs="LiberationSerif"/>
          <w:color w:val="000000"/>
          <w:kern w:val="0"/>
          <w:sz w:val="30"/>
          <w:szCs w:val="30"/>
        </w:rPr>
        <w:t xml:space="preserve">command from your project directory, message files will be generated in the </w:t>
      </w:r>
      <w:r w:rsidRPr="00BB7677">
        <w:rPr>
          <w:rFonts w:ascii="LiberationMono" w:hAnsi="LiberationMono" w:cs="LiberationMono"/>
          <w:color w:val="000000"/>
          <w:kern w:val="0"/>
          <w:sz w:val="22"/>
          <w:szCs w:val="22"/>
        </w:rPr>
        <w:t xml:space="preserve">locale/ </w:t>
      </w:r>
      <w:r w:rsidRPr="00BB7677">
        <w:rPr>
          <w:rFonts w:ascii="LiberationSerif" w:hAnsi="LiberationSerif" w:cs="LiberationSerif"/>
          <w:color w:val="000000"/>
          <w:kern w:val="0"/>
          <w:sz w:val="30"/>
          <w:szCs w:val="30"/>
        </w:rPr>
        <w:t xml:space="preserve">path you created. However, for applications that contain a </w:t>
      </w:r>
      <w:r w:rsidRPr="00BB7677">
        <w:rPr>
          <w:rFonts w:ascii="LiberationMono" w:hAnsi="LiberationMono" w:cs="LiberationMono"/>
          <w:color w:val="000000"/>
          <w:kern w:val="0"/>
          <w:sz w:val="22"/>
          <w:szCs w:val="22"/>
        </w:rPr>
        <w:t xml:space="preserve">locale/ </w:t>
      </w:r>
      <w:r w:rsidRPr="00BB7677">
        <w:rPr>
          <w:rFonts w:ascii="LiberationSerif" w:hAnsi="LiberationSerif" w:cs="LiberationSerif"/>
          <w:color w:val="000000"/>
          <w:kern w:val="0"/>
          <w:sz w:val="30"/>
          <w:szCs w:val="30"/>
        </w:rPr>
        <w:t>directory, message files will be generated in that directory.</w:t>
      </w:r>
    </w:p>
    <w:p w14:paraId="0119161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A7159C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Your project is now configured for internationalization. Next, you will learn how to translate strings in your Python code.</w:t>
      </w:r>
    </w:p>
    <w:p w14:paraId="298E16F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B12CCDA"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54"/>
          <w:szCs w:val="54"/>
        </w:rPr>
      </w:pPr>
      <w:r w:rsidRPr="00BB7677">
        <w:rPr>
          <w:rFonts w:ascii="DejaVuSans-Bold" w:hAnsi="DejaVuSans-Bold" w:cs="DejaVuSans-Bold"/>
          <w:b/>
          <w:bCs/>
          <w:color w:val="000000"/>
          <w:kern w:val="0"/>
          <w:sz w:val="54"/>
          <w:szCs w:val="54"/>
        </w:rPr>
        <w:t>Translating Python code</w:t>
      </w:r>
    </w:p>
    <w:p w14:paraId="2B49B4F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We will explore various methods to handle translations within Python code.</w:t>
      </w:r>
    </w:p>
    <w:p w14:paraId="45B0458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We will cover the following methods:</w:t>
      </w:r>
    </w:p>
    <w:p w14:paraId="1668A8DC" w14:textId="77777777" w:rsidR="00BB7677" w:rsidRPr="00BB7677" w:rsidRDefault="00BB7677" w:rsidP="00BB7677">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4822BEB6" w14:textId="77777777" w:rsidR="00BB7677" w:rsidRPr="00BB7677" w:rsidRDefault="00BB7677" w:rsidP="00BB7677">
      <w:pPr>
        <w:numPr>
          <w:ilvl w:val="0"/>
          <w:numId w:val="121"/>
        </w:numPr>
        <w:autoSpaceDE w:val="0"/>
        <w:autoSpaceDN w:val="0"/>
        <w:adjustRightInd w:val="0"/>
        <w:spacing w:after="0" w:line="240" w:lineRule="auto"/>
        <w:contextualSpacing/>
        <w:rPr>
          <w:rFonts w:ascii="LiberationSerif-Bold" w:hAnsi="LiberationSerif-Bold" w:cs="LiberationSerif-Bold"/>
          <w:b/>
          <w:bCs/>
          <w:color w:val="000000"/>
          <w:kern w:val="0"/>
          <w:sz w:val="30"/>
          <w:szCs w:val="30"/>
        </w:rPr>
      </w:pPr>
      <w:r w:rsidRPr="00BB7677">
        <w:rPr>
          <w:rFonts w:ascii="LiberationSerif-Bold" w:hAnsi="LiberationSerif-Bold" w:cs="LiberationSerif-Bold"/>
          <w:b/>
          <w:bCs/>
          <w:color w:val="000000"/>
          <w:kern w:val="0"/>
          <w:sz w:val="30"/>
          <w:szCs w:val="30"/>
        </w:rPr>
        <w:t>Standard translations</w:t>
      </w:r>
    </w:p>
    <w:p w14:paraId="77FB2E32" w14:textId="77777777" w:rsidR="00BB7677" w:rsidRPr="00BB7677" w:rsidRDefault="00BB7677" w:rsidP="00BB7677">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7A282B72" w14:textId="77777777" w:rsidR="00BB7677" w:rsidRPr="00BB7677" w:rsidRDefault="00BB7677" w:rsidP="00BB7677">
      <w:pPr>
        <w:numPr>
          <w:ilvl w:val="0"/>
          <w:numId w:val="12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Bold" w:hAnsi="LiberationSerif-Bold" w:cs="LiberationSerif-Bold"/>
          <w:b/>
          <w:bCs/>
          <w:color w:val="000000"/>
          <w:kern w:val="0"/>
          <w:sz w:val="30"/>
          <w:szCs w:val="30"/>
        </w:rPr>
        <w:t>Lazy translations</w:t>
      </w:r>
      <w:r w:rsidRPr="00BB7677">
        <w:rPr>
          <w:rFonts w:ascii="LiberationSerif" w:hAnsi="LiberationSerif" w:cs="LiberationSerif"/>
          <w:color w:val="000000"/>
          <w:kern w:val="0"/>
          <w:sz w:val="30"/>
          <w:szCs w:val="30"/>
        </w:rPr>
        <w:t>: Executed when the value is accessed rather than when the function is called.</w:t>
      </w:r>
    </w:p>
    <w:p w14:paraId="7217BB35" w14:textId="77777777" w:rsidR="00BB7677" w:rsidRPr="00BB7677" w:rsidRDefault="00BB7677" w:rsidP="00BB7677">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1375D7C5" w14:textId="77777777" w:rsidR="00BB7677" w:rsidRPr="00BB7677" w:rsidRDefault="00BB7677" w:rsidP="00BB7677">
      <w:pPr>
        <w:numPr>
          <w:ilvl w:val="0"/>
          <w:numId w:val="12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Bold" w:hAnsi="LiberationSerif-Bold" w:cs="LiberationSerif-Bold"/>
          <w:b/>
          <w:bCs/>
          <w:color w:val="000000"/>
          <w:kern w:val="0"/>
          <w:sz w:val="30"/>
          <w:szCs w:val="30"/>
        </w:rPr>
        <w:t>Translations including variables</w:t>
      </w:r>
      <w:r w:rsidRPr="00BB7677">
        <w:rPr>
          <w:rFonts w:ascii="LiberationSerif" w:hAnsi="LiberationSerif" w:cs="LiberationSerif"/>
          <w:color w:val="000000"/>
          <w:kern w:val="0"/>
          <w:sz w:val="30"/>
          <w:szCs w:val="30"/>
        </w:rPr>
        <w:t>: Used to interpolate variables within strings that are to be translated.</w:t>
      </w:r>
    </w:p>
    <w:p w14:paraId="2AE34941" w14:textId="77777777" w:rsidR="00BB7677" w:rsidRPr="00BB7677" w:rsidRDefault="00BB7677" w:rsidP="00BB7677">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6C7E0E4A" w14:textId="77777777" w:rsidR="00BB7677" w:rsidRPr="00BB7677" w:rsidRDefault="00BB7677" w:rsidP="00BB7677">
      <w:pPr>
        <w:numPr>
          <w:ilvl w:val="0"/>
          <w:numId w:val="12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Bold" w:hAnsi="LiberationSerif-Bold" w:cs="LiberationSerif-Bold"/>
          <w:b/>
          <w:bCs/>
          <w:color w:val="000000"/>
          <w:kern w:val="0"/>
          <w:sz w:val="30"/>
          <w:szCs w:val="30"/>
        </w:rPr>
        <w:t>Plural forms in translations</w:t>
      </w:r>
      <w:r w:rsidRPr="00BB7677">
        <w:rPr>
          <w:rFonts w:ascii="LiberationSerif" w:hAnsi="LiberationSerif" w:cs="LiberationSerif"/>
          <w:color w:val="000000"/>
          <w:kern w:val="0"/>
          <w:sz w:val="30"/>
          <w:szCs w:val="30"/>
        </w:rPr>
        <w:t>: Techniques to manage translations that depend on numerical quantities that might affect the string being translated.</w:t>
      </w:r>
    </w:p>
    <w:p w14:paraId="3AF7184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46A5AB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For translating literals in your Python code, you can mark strings for translation using the </w:t>
      </w:r>
      <w:r w:rsidRPr="00BB7677">
        <w:rPr>
          <w:rFonts w:ascii="LiberationMono" w:hAnsi="LiberationMono" w:cs="LiberationMono"/>
          <w:color w:val="000000"/>
          <w:kern w:val="0"/>
          <w:sz w:val="22"/>
          <w:szCs w:val="22"/>
        </w:rPr>
        <w:t xml:space="preserve">gettext() </w:t>
      </w:r>
      <w:r w:rsidRPr="00BB7677">
        <w:rPr>
          <w:rFonts w:ascii="LiberationSerif" w:hAnsi="LiberationSerif" w:cs="LiberationSerif"/>
          <w:color w:val="000000"/>
          <w:kern w:val="0"/>
          <w:sz w:val="30"/>
          <w:szCs w:val="30"/>
        </w:rPr>
        <w:t xml:space="preserve">function included in </w:t>
      </w:r>
      <w:r w:rsidRPr="00BB7677">
        <w:rPr>
          <w:rFonts w:ascii="LiberationMono" w:hAnsi="LiberationMono" w:cs="LiberationMono"/>
          <w:color w:val="000000"/>
          <w:kern w:val="0"/>
          <w:sz w:val="22"/>
          <w:szCs w:val="22"/>
        </w:rPr>
        <w:t xml:space="preserve">django.utils.translation </w:t>
      </w:r>
      <w:r w:rsidRPr="00BB7677">
        <w:rPr>
          <w:rFonts w:ascii="LiberationSerif" w:hAnsi="LiberationSerif" w:cs="LiberationSerif"/>
          <w:color w:val="000000"/>
          <w:kern w:val="0"/>
          <w:sz w:val="30"/>
          <w:szCs w:val="30"/>
        </w:rPr>
        <w:t xml:space="preserve">. This function translates the message and returns a string. The convention is to import this function as a shorter alias named </w:t>
      </w:r>
      <w:r w:rsidRPr="00BB7677">
        <w:rPr>
          <w:rFonts w:ascii="LiberationMono" w:hAnsi="LiberationMono" w:cs="LiberationMono"/>
          <w:color w:val="000000"/>
          <w:kern w:val="0"/>
          <w:sz w:val="22"/>
          <w:szCs w:val="22"/>
        </w:rPr>
        <w:t>_</w:t>
      </w:r>
    </w:p>
    <w:p w14:paraId="6F26136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(the underscore character).</w:t>
      </w:r>
    </w:p>
    <w:p w14:paraId="22C39E8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5A6675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 can find all the documentation about translations at</w:t>
      </w:r>
    </w:p>
    <w:p w14:paraId="1BD7E9A0"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EF"/>
          <w:kern w:val="0"/>
          <w:sz w:val="30"/>
          <w:szCs w:val="30"/>
        </w:rPr>
      </w:pPr>
      <w:r w:rsidRPr="00BB7677">
        <w:rPr>
          <w:rFonts w:ascii="LiberationMono" w:hAnsi="LiberationMono" w:cs="LiberationMono"/>
          <w:color w:val="0000EF"/>
          <w:kern w:val="0"/>
          <w:sz w:val="30"/>
          <w:szCs w:val="30"/>
        </w:rPr>
        <w:t>https://docs.djangoproject.com/en/5.0/topics/i18n/translation/</w:t>
      </w:r>
      <w:r w:rsidRPr="00BB7677">
        <w:rPr>
          <w:rFonts w:ascii="LiberationSerif" w:hAnsi="LiberationSerif" w:cs="LiberationSerif"/>
          <w:color w:val="000000"/>
          <w:kern w:val="0"/>
          <w:sz w:val="30"/>
          <w:szCs w:val="30"/>
        </w:rPr>
        <w:t>.</w:t>
      </w:r>
    </w:p>
    <w:p w14:paraId="452A514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Let’s review the different translation methods for Python strings.</w:t>
      </w:r>
    </w:p>
    <w:p w14:paraId="037BF1F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4FDA7C2"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Standard translations</w:t>
      </w:r>
    </w:p>
    <w:p w14:paraId="521984F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The following code shows how to mark a string for translation:</w:t>
      </w:r>
    </w:p>
    <w:p w14:paraId="380E8FC9"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from </w:t>
      </w:r>
      <w:r w:rsidRPr="00BB7677">
        <w:rPr>
          <w:rFonts w:ascii="LiberationMono" w:hAnsi="LiberationMono" w:cs="LiberationMono"/>
          <w:color w:val="383A42"/>
          <w:kern w:val="0"/>
          <w:sz w:val="22"/>
          <w:szCs w:val="22"/>
        </w:rPr>
        <w:t xml:space="preserve">django.utils.translation </w:t>
      </w:r>
      <w:r w:rsidRPr="00BB7677">
        <w:rPr>
          <w:rFonts w:ascii="LiberationMono" w:hAnsi="LiberationMono" w:cs="LiberationMono"/>
          <w:color w:val="A726A5"/>
          <w:kern w:val="0"/>
          <w:sz w:val="22"/>
          <w:szCs w:val="22"/>
        </w:rPr>
        <w:t xml:space="preserve">import </w:t>
      </w:r>
      <w:r w:rsidRPr="00BB7677">
        <w:rPr>
          <w:rFonts w:ascii="LiberationMono" w:hAnsi="LiberationMono" w:cs="LiberationMono"/>
          <w:color w:val="383A42"/>
          <w:kern w:val="0"/>
          <w:sz w:val="22"/>
          <w:szCs w:val="22"/>
        </w:rPr>
        <w:t xml:space="preserve">gettext </w:t>
      </w:r>
      <w:r w:rsidRPr="00BB7677">
        <w:rPr>
          <w:rFonts w:ascii="LiberationMono" w:hAnsi="LiberationMono" w:cs="LiberationMono"/>
          <w:color w:val="A726A5"/>
          <w:kern w:val="0"/>
          <w:sz w:val="22"/>
          <w:szCs w:val="22"/>
        </w:rPr>
        <w:t xml:space="preserve">as </w:t>
      </w:r>
      <w:r w:rsidRPr="00BB7677">
        <w:rPr>
          <w:rFonts w:ascii="LiberationMono" w:hAnsi="LiberationMono" w:cs="LiberationMono"/>
          <w:color w:val="383A42"/>
          <w:kern w:val="0"/>
          <w:sz w:val="22"/>
          <w:szCs w:val="22"/>
        </w:rPr>
        <w:t>_</w:t>
      </w:r>
    </w:p>
    <w:p w14:paraId="21AED143"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output = _(</w:t>
      </w:r>
      <w:r w:rsidRPr="00BB7677">
        <w:rPr>
          <w:rFonts w:ascii="LiberationMono" w:hAnsi="LiberationMono" w:cs="LiberationMono"/>
          <w:color w:val="50A24F"/>
          <w:kern w:val="0"/>
          <w:sz w:val="22"/>
          <w:szCs w:val="22"/>
        </w:rPr>
        <w:t>'Text to be translated.'</w:t>
      </w:r>
      <w:r w:rsidRPr="00BB7677">
        <w:rPr>
          <w:rFonts w:ascii="LiberationMono" w:hAnsi="LiberationMono" w:cs="LiberationMono"/>
          <w:color w:val="383A42"/>
          <w:kern w:val="0"/>
          <w:sz w:val="22"/>
          <w:szCs w:val="22"/>
        </w:rPr>
        <w:t>)</w:t>
      </w:r>
    </w:p>
    <w:p w14:paraId="4A9EB681"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p>
    <w:p w14:paraId="45CC516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This method allows you to apply translations to most strings within your Python code by using the </w:t>
      </w:r>
      <w:r w:rsidRPr="00BB7677">
        <w:rPr>
          <w:rFonts w:ascii="LiberationMono" w:hAnsi="LiberationMono" w:cs="LiberationMono"/>
          <w:color w:val="000000"/>
          <w:kern w:val="0"/>
          <w:sz w:val="22"/>
          <w:szCs w:val="22"/>
        </w:rPr>
        <w:t xml:space="preserve">gettext() </w:t>
      </w:r>
      <w:r w:rsidRPr="00BB7677">
        <w:rPr>
          <w:rFonts w:ascii="LiberationSerif" w:hAnsi="LiberationSerif" w:cs="LiberationSerif"/>
          <w:color w:val="000000"/>
          <w:kern w:val="0"/>
          <w:sz w:val="30"/>
          <w:szCs w:val="30"/>
        </w:rPr>
        <w:t xml:space="preserve">function, aliased as </w:t>
      </w:r>
      <w:r w:rsidRPr="00BB7677">
        <w:rPr>
          <w:rFonts w:ascii="LiberationMono" w:hAnsi="LiberationMono" w:cs="LiberationMono"/>
          <w:color w:val="000000"/>
          <w:kern w:val="0"/>
          <w:sz w:val="22"/>
          <w:szCs w:val="22"/>
        </w:rPr>
        <w:t xml:space="preserve">_ </w:t>
      </w:r>
      <w:r w:rsidRPr="00BB7677">
        <w:rPr>
          <w:rFonts w:ascii="LiberationSerif" w:hAnsi="LiberationSerif" w:cs="LiberationSerif"/>
          <w:color w:val="000000"/>
          <w:kern w:val="0"/>
          <w:sz w:val="30"/>
          <w:szCs w:val="30"/>
        </w:rPr>
        <w:t>for convenience.</w:t>
      </w:r>
    </w:p>
    <w:p w14:paraId="4A5C7EE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97DB950"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Lazy translations</w:t>
      </w:r>
    </w:p>
    <w:p w14:paraId="473B17E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Django includes </w:t>
      </w:r>
      <w:r w:rsidRPr="00BB7677">
        <w:rPr>
          <w:rFonts w:ascii="LiberationSerif-Bold" w:hAnsi="LiberationSerif-Bold" w:cs="LiberationSerif-Bold"/>
          <w:b/>
          <w:bCs/>
          <w:color w:val="000000"/>
          <w:kern w:val="0"/>
          <w:sz w:val="30"/>
          <w:szCs w:val="30"/>
        </w:rPr>
        <w:t xml:space="preserve">lazy </w:t>
      </w:r>
      <w:r w:rsidRPr="00BB7677">
        <w:rPr>
          <w:rFonts w:ascii="LiberationSerif" w:hAnsi="LiberationSerif" w:cs="LiberationSerif"/>
          <w:color w:val="000000"/>
          <w:kern w:val="0"/>
          <w:sz w:val="30"/>
          <w:szCs w:val="30"/>
        </w:rPr>
        <w:t xml:space="preserve">versions for all of its translation functions, which have the suffix </w:t>
      </w:r>
      <w:r w:rsidRPr="00BB7677">
        <w:rPr>
          <w:rFonts w:ascii="LiberationMono" w:hAnsi="LiberationMono" w:cs="LiberationMono"/>
          <w:color w:val="000000"/>
          <w:kern w:val="0"/>
          <w:sz w:val="22"/>
          <w:szCs w:val="22"/>
        </w:rPr>
        <w:t xml:space="preserve">_lazy() </w:t>
      </w:r>
      <w:r w:rsidRPr="00BB7677">
        <w:rPr>
          <w:rFonts w:ascii="LiberationSerif" w:hAnsi="LiberationSerif" w:cs="LiberationSerif"/>
          <w:color w:val="000000"/>
          <w:kern w:val="0"/>
          <w:sz w:val="30"/>
          <w:szCs w:val="30"/>
        </w:rPr>
        <w:t xml:space="preserve">. When using the lazy functions, strings are translated when the value is accessed, rather than when the function is called (this is why they are translated </w:t>
      </w:r>
      <w:r w:rsidRPr="00BB7677">
        <w:rPr>
          <w:rFonts w:ascii="LiberationSerif-Bold" w:hAnsi="LiberationSerif-Bold" w:cs="LiberationSerif-Bold"/>
          <w:b/>
          <w:bCs/>
          <w:color w:val="000000"/>
          <w:kern w:val="0"/>
          <w:sz w:val="30"/>
          <w:szCs w:val="30"/>
        </w:rPr>
        <w:t>lazily</w:t>
      </w:r>
      <w:r w:rsidRPr="00BB7677">
        <w:rPr>
          <w:rFonts w:ascii="LiberationSerif" w:hAnsi="LiberationSerif" w:cs="LiberationSerif"/>
          <w:color w:val="000000"/>
          <w:kern w:val="0"/>
          <w:sz w:val="30"/>
          <w:szCs w:val="30"/>
        </w:rPr>
        <w:t>). The lazy translation functions come in handy when the strings marked for translation are in paths that are executed when modules are loaded.</w:t>
      </w:r>
    </w:p>
    <w:p w14:paraId="411059E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B559EC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A common example where lazy translations are beneficial is in the </w:t>
      </w:r>
      <w:r w:rsidRPr="00BB7677">
        <w:rPr>
          <w:rFonts w:ascii="LiberationMono" w:hAnsi="LiberationMono" w:cs="LiberationMono"/>
          <w:color w:val="000000"/>
          <w:kern w:val="0"/>
          <w:sz w:val="22"/>
          <w:szCs w:val="22"/>
        </w:rPr>
        <w:t xml:space="preserve">settings.py </w:t>
      </w:r>
      <w:r w:rsidRPr="00BB7677">
        <w:rPr>
          <w:rFonts w:ascii="LiberationSerif" w:hAnsi="LiberationSerif" w:cs="LiberationSerif"/>
          <w:color w:val="000000"/>
          <w:kern w:val="0"/>
          <w:sz w:val="30"/>
          <w:szCs w:val="30"/>
        </w:rPr>
        <w:t>file of your project, where immediate translation is not practical because the settings must be defined before the translation system is fully ready.</w:t>
      </w:r>
    </w:p>
    <w:p w14:paraId="0EB80F8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639925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mc:AlternateContent>
          <mc:Choice Requires="wps">
            <w:drawing>
              <wp:anchor distT="45720" distB="45720" distL="114300" distR="114300" simplePos="0" relativeHeight="251660288" behindDoc="0" locked="0" layoutInCell="1" allowOverlap="1" wp14:anchorId="27874A65" wp14:editId="0C3DB985">
                <wp:simplePos x="0" y="0"/>
                <wp:positionH relativeFrom="column">
                  <wp:posOffset>815340</wp:posOffset>
                </wp:positionH>
                <wp:positionV relativeFrom="paragraph">
                  <wp:posOffset>6985</wp:posOffset>
                </wp:positionV>
                <wp:extent cx="4693920" cy="853440"/>
                <wp:effectExtent l="0" t="0" r="11430" b="22860"/>
                <wp:wrapSquare wrapText="bothSides"/>
                <wp:docPr id="19522739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920" cy="853440"/>
                        </a:xfrm>
                        <a:prstGeom prst="rect">
                          <a:avLst/>
                        </a:prstGeom>
                        <a:solidFill>
                          <a:srgbClr val="FFFFFF"/>
                        </a:solidFill>
                        <a:ln w="9525">
                          <a:solidFill>
                            <a:srgbClr val="000000"/>
                          </a:solidFill>
                          <a:miter lim="800000"/>
                          <a:headEnd/>
                          <a:tailEnd/>
                        </a:ln>
                      </wps:spPr>
                      <wps:txbx>
                        <w:txbxContent>
                          <w:p w14:paraId="759B17D7"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Using </w:t>
                            </w:r>
                            <w:r>
                              <w:rPr>
                                <w:rFonts w:ascii="LiberationMono" w:hAnsi="LiberationMono" w:cs="LiberationMono"/>
                                <w:color w:val="000000"/>
                                <w:kern w:val="0"/>
                                <w:sz w:val="22"/>
                                <w:szCs w:val="22"/>
                              </w:rPr>
                              <w:t xml:space="preserve">gettext_lazy() </w:t>
                            </w:r>
                            <w:r>
                              <w:rPr>
                                <w:rFonts w:ascii="LiberationSerif" w:hAnsi="LiberationSerif" w:cs="LiberationSerif"/>
                                <w:color w:val="000000"/>
                                <w:kern w:val="0"/>
                                <w:sz w:val="30"/>
                                <w:szCs w:val="30"/>
                              </w:rPr>
                              <w:t xml:space="preserve">instead of </w:t>
                            </w:r>
                            <w:r>
                              <w:rPr>
                                <w:rFonts w:ascii="LiberationMono" w:hAnsi="LiberationMono" w:cs="LiberationMono"/>
                                <w:color w:val="000000"/>
                                <w:kern w:val="0"/>
                                <w:sz w:val="22"/>
                                <w:szCs w:val="22"/>
                              </w:rPr>
                              <w:t xml:space="preserve">gettext() </w:t>
                            </w:r>
                            <w:r>
                              <w:rPr>
                                <w:rFonts w:ascii="LiberationSerif" w:hAnsi="LiberationSerif" w:cs="LiberationSerif"/>
                                <w:color w:val="000000"/>
                                <w:kern w:val="0"/>
                                <w:sz w:val="30"/>
                                <w:szCs w:val="30"/>
                              </w:rPr>
                              <w:t>means that</w:t>
                            </w:r>
                          </w:p>
                          <w:p w14:paraId="59EE7B41"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strings are translated when the value is accessed. Django</w:t>
                            </w:r>
                          </w:p>
                          <w:p w14:paraId="2CFB5909"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offers a lazy version for all translation functions.</w:t>
                            </w:r>
                          </w:p>
                          <w:p w14:paraId="419381BD" w14:textId="77777777" w:rsidR="00BB7677" w:rsidRDefault="00BB7677" w:rsidP="00BB76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74A65" id="_x0000_s1027" type="#_x0000_t202" style="position:absolute;margin-left:64.2pt;margin-top:.55pt;width:369.6pt;height:67.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">
                <v:textbox>
                  <w:txbxContent>
                    <w:p w14:paraId="759B17D7"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Using </w:t>
                      </w:r>
                      <w:r>
                        <w:rPr>
                          <w:rFonts w:ascii="LiberationMono" w:hAnsi="LiberationMono" w:cs="LiberationMono"/>
                          <w:color w:val="000000"/>
                          <w:kern w:val="0"/>
                          <w:sz w:val="22"/>
                          <w:szCs w:val="22"/>
                        </w:rPr>
                        <w:t xml:space="preserve">gettext_lazy() </w:t>
                      </w:r>
                      <w:r>
                        <w:rPr>
                          <w:rFonts w:ascii="LiberationSerif" w:hAnsi="LiberationSerif" w:cs="LiberationSerif"/>
                          <w:color w:val="000000"/>
                          <w:kern w:val="0"/>
                          <w:sz w:val="30"/>
                          <w:szCs w:val="30"/>
                        </w:rPr>
                        <w:t xml:space="preserve">instead of </w:t>
                      </w:r>
                      <w:r>
                        <w:rPr>
                          <w:rFonts w:ascii="LiberationMono" w:hAnsi="LiberationMono" w:cs="LiberationMono"/>
                          <w:color w:val="000000"/>
                          <w:kern w:val="0"/>
                          <w:sz w:val="22"/>
                          <w:szCs w:val="22"/>
                        </w:rPr>
                        <w:t xml:space="preserve">gettext() </w:t>
                      </w:r>
                      <w:r>
                        <w:rPr>
                          <w:rFonts w:ascii="LiberationSerif" w:hAnsi="LiberationSerif" w:cs="LiberationSerif"/>
                          <w:color w:val="000000"/>
                          <w:kern w:val="0"/>
                          <w:sz w:val="30"/>
                          <w:szCs w:val="30"/>
                        </w:rPr>
                        <w:t>means that</w:t>
                      </w:r>
                    </w:p>
                    <w:p w14:paraId="59EE7B41"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strings are translated when the value is accessed. Django</w:t>
                      </w:r>
                    </w:p>
                    <w:p w14:paraId="2CFB5909"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offers a lazy version for all translation functions.</w:t>
                      </w:r>
                    </w:p>
                    <w:p w14:paraId="419381BD" w14:textId="77777777" w:rsidR="00BB7677" w:rsidRDefault="00BB7677" w:rsidP="00BB7677"/>
                  </w:txbxContent>
                </v:textbox>
                <w10:wrap type="square"/>
              </v:shape>
            </w:pict>
          </mc:Fallback>
        </mc:AlternateContent>
      </w:r>
      <w:r w:rsidRPr="00BB7677">
        <w:rPr>
          <w:rFonts w:ascii="LiberationSerif" w:hAnsi="LiberationSerif" w:cs="LiberationSerif"/>
          <w:noProof/>
          <w:color w:val="000000"/>
          <w:kern w:val="0"/>
          <w:sz w:val="30"/>
          <w:szCs w:val="30"/>
        </w:rPr>
        <w:drawing>
          <wp:inline distT="0" distB="0" distL="0" distR="0" wp14:anchorId="3702D8F7" wp14:editId="034A57AC">
            <wp:extent cx="693420" cy="861060"/>
            <wp:effectExtent l="0" t="0" r="0" b="0"/>
            <wp:docPr id="613089365"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3420" cy="861060"/>
                    </a:xfrm>
                    <a:prstGeom prst="rect">
                      <a:avLst/>
                    </a:prstGeom>
                    <a:noFill/>
                    <a:ln>
                      <a:noFill/>
                    </a:ln>
                  </pic:spPr>
                </pic:pic>
              </a:graphicData>
            </a:graphic>
          </wp:inline>
        </w:drawing>
      </w:r>
    </w:p>
    <w:p w14:paraId="29AF6EE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A3DFA84"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Translations including variables</w:t>
      </w:r>
    </w:p>
    <w:p w14:paraId="46C0840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The strings marked for translation can include placeholders to include variables in the translations. The following code is an example of a translation string with a placeholder:</w:t>
      </w:r>
    </w:p>
    <w:p w14:paraId="6296C85A"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from </w:t>
      </w:r>
      <w:r w:rsidRPr="00BB7677">
        <w:rPr>
          <w:rFonts w:ascii="LiberationMono" w:hAnsi="LiberationMono" w:cs="LiberationMono"/>
          <w:color w:val="383A42"/>
          <w:kern w:val="0"/>
          <w:sz w:val="22"/>
          <w:szCs w:val="22"/>
        </w:rPr>
        <w:t xml:space="preserve">django.utils.translation </w:t>
      </w:r>
      <w:r w:rsidRPr="00BB7677">
        <w:rPr>
          <w:rFonts w:ascii="LiberationMono" w:hAnsi="LiberationMono" w:cs="LiberationMono"/>
          <w:color w:val="A726A5"/>
          <w:kern w:val="0"/>
          <w:sz w:val="22"/>
          <w:szCs w:val="22"/>
        </w:rPr>
        <w:t xml:space="preserve">import </w:t>
      </w:r>
      <w:r w:rsidRPr="00BB7677">
        <w:rPr>
          <w:rFonts w:ascii="LiberationMono" w:hAnsi="LiberationMono" w:cs="LiberationMono"/>
          <w:color w:val="383A42"/>
          <w:kern w:val="0"/>
          <w:sz w:val="22"/>
          <w:szCs w:val="22"/>
        </w:rPr>
        <w:t xml:space="preserve">gettext </w:t>
      </w:r>
      <w:r w:rsidRPr="00BB7677">
        <w:rPr>
          <w:rFonts w:ascii="LiberationMono" w:hAnsi="LiberationMono" w:cs="LiberationMono"/>
          <w:color w:val="A726A5"/>
          <w:kern w:val="0"/>
          <w:sz w:val="22"/>
          <w:szCs w:val="22"/>
        </w:rPr>
        <w:t xml:space="preserve">as </w:t>
      </w:r>
      <w:r w:rsidRPr="00BB7677">
        <w:rPr>
          <w:rFonts w:ascii="LiberationMono" w:hAnsi="LiberationMono" w:cs="LiberationMono"/>
          <w:color w:val="383A42"/>
          <w:kern w:val="0"/>
          <w:sz w:val="22"/>
          <w:szCs w:val="22"/>
        </w:rPr>
        <w:t>_</w:t>
      </w:r>
    </w:p>
    <w:p w14:paraId="4D911889"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month = _(</w:t>
      </w:r>
      <w:r w:rsidRPr="00BB7677">
        <w:rPr>
          <w:rFonts w:ascii="LiberationMono" w:hAnsi="LiberationMono" w:cs="LiberationMono"/>
          <w:color w:val="50A24F"/>
          <w:kern w:val="0"/>
          <w:sz w:val="22"/>
          <w:szCs w:val="22"/>
        </w:rPr>
        <w:t>'April'</w:t>
      </w:r>
      <w:r w:rsidRPr="00BB7677">
        <w:rPr>
          <w:rFonts w:ascii="LiberationMono" w:hAnsi="LiberationMono" w:cs="LiberationMono"/>
          <w:color w:val="383A42"/>
          <w:kern w:val="0"/>
          <w:sz w:val="22"/>
          <w:szCs w:val="22"/>
        </w:rPr>
        <w:t>)</w:t>
      </w:r>
    </w:p>
    <w:p w14:paraId="52671291" w14:textId="77777777" w:rsidR="00BB7677" w:rsidRPr="00BB7677" w:rsidRDefault="00BB7677" w:rsidP="00BB7677">
      <w:pPr>
        <w:autoSpaceDE w:val="0"/>
        <w:autoSpaceDN w:val="0"/>
        <w:adjustRightInd w:val="0"/>
        <w:spacing w:after="0" w:line="240" w:lineRule="auto"/>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 xml:space="preserve">day = </w:t>
      </w:r>
      <w:r w:rsidRPr="00BB7677">
        <w:rPr>
          <w:rFonts w:ascii="LiberationMono" w:hAnsi="LiberationMono" w:cs="LiberationMono"/>
          <w:color w:val="50A24F"/>
          <w:kern w:val="0"/>
          <w:sz w:val="22"/>
          <w:szCs w:val="22"/>
        </w:rPr>
        <w:t>'14'</w:t>
      </w:r>
    </w:p>
    <w:p w14:paraId="57401380" w14:textId="77777777" w:rsidR="00BB7677" w:rsidRPr="00BB7677" w:rsidRDefault="00BB7677" w:rsidP="00BB7677">
      <w:pPr>
        <w:autoSpaceDE w:val="0"/>
        <w:autoSpaceDN w:val="0"/>
        <w:adjustRightInd w:val="0"/>
        <w:spacing w:after="0" w:line="240" w:lineRule="auto"/>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output = _(</w:t>
      </w:r>
      <w:r w:rsidRPr="00BB7677">
        <w:rPr>
          <w:rFonts w:ascii="LiberationMono" w:hAnsi="LiberationMono" w:cs="LiberationMono"/>
          <w:color w:val="50A24F"/>
          <w:kern w:val="0"/>
          <w:sz w:val="22"/>
          <w:szCs w:val="22"/>
        </w:rPr>
        <w:t>'Today is %(month)s %(day)s'</w:t>
      </w:r>
      <w:r w:rsidRPr="00BB7677">
        <w:rPr>
          <w:rFonts w:ascii="LiberationMono" w:hAnsi="LiberationMono" w:cs="LiberationMono"/>
          <w:color w:val="383A42"/>
          <w:kern w:val="0"/>
          <w:sz w:val="22"/>
          <w:szCs w:val="22"/>
        </w:rPr>
        <w:t>) % {</w:t>
      </w:r>
      <w:r w:rsidRPr="00BB7677">
        <w:rPr>
          <w:rFonts w:ascii="LiberationMono" w:hAnsi="LiberationMono" w:cs="LiberationMono"/>
          <w:color w:val="50A24F"/>
          <w:kern w:val="0"/>
          <w:sz w:val="22"/>
          <w:szCs w:val="22"/>
        </w:rPr>
        <w:t>'month'</w:t>
      </w:r>
      <w:r w:rsidRPr="00BB7677">
        <w:rPr>
          <w:rFonts w:ascii="LiberationMono" w:hAnsi="LiberationMono" w:cs="LiberationMono"/>
          <w:color w:val="383A42"/>
          <w:kern w:val="0"/>
          <w:sz w:val="22"/>
          <w:szCs w:val="22"/>
        </w:rPr>
        <w:t xml:space="preserve">: month, </w:t>
      </w:r>
      <w:r w:rsidRPr="00BB7677">
        <w:rPr>
          <w:rFonts w:ascii="LiberationMono" w:hAnsi="LiberationMono" w:cs="LiberationMono"/>
          <w:color w:val="50A24F"/>
          <w:kern w:val="0"/>
          <w:sz w:val="22"/>
          <w:szCs w:val="22"/>
        </w:rPr>
        <w:t>'day</w:t>
      </w:r>
    </w:p>
    <w:p w14:paraId="5038F2A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3C1289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By using placeholders, you can reorder the text variables. For example, an English translation of the previous example might be </w:t>
      </w:r>
      <w:r w:rsidRPr="00BB7677">
        <w:rPr>
          <w:rFonts w:ascii="LiberationSerif-Italic" w:hAnsi="LiberationSerif-Italic" w:cs="LiberationSerif-Italic"/>
          <w:i/>
          <w:iCs/>
          <w:color w:val="000000"/>
          <w:kern w:val="0"/>
          <w:sz w:val="30"/>
          <w:szCs w:val="30"/>
        </w:rPr>
        <w:t>today is April 14</w:t>
      </w:r>
      <w:r w:rsidRPr="00BB7677">
        <w:rPr>
          <w:rFonts w:ascii="LiberationSerif" w:hAnsi="LiberationSerif" w:cs="LiberationSerif"/>
          <w:color w:val="000000"/>
          <w:kern w:val="0"/>
          <w:sz w:val="30"/>
          <w:szCs w:val="30"/>
        </w:rPr>
        <w:t xml:space="preserve">, while the Spanish one might be </w:t>
      </w:r>
      <w:r w:rsidRPr="00BB7677">
        <w:rPr>
          <w:rFonts w:ascii="LiberationSerif-Italic" w:hAnsi="LiberationSerif-Italic" w:cs="LiberationSerif-Italic"/>
          <w:i/>
          <w:iCs/>
          <w:color w:val="000000"/>
          <w:kern w:val="0"/>
          <w:sz w:val="30"/>
          <w:szCs w:val="30"/>
        </w:rPr>
        <w:t>hoy es 14 de Abril</w:t>
      </w:r>
      <w:r w:rsidRPr="00BB7677">
        <w:rPr>
          <w:rFonts w:ascii="LiberationSerif" w:hAnsi="LiberationSerif" w:cs="LiberationSerif"/>
          <w:color w:val="000000"/>
          <w:kern w:val="0"/>
          <w:sz w:val="30"/>
          <w:szCs w:val="30"/>
        </w:rPr>
        <w:t>. Always use string interpolation instead of positional interpolation when you have more than one parameter for the translation string. By doing so, you will be able to reorder the placeholder text.</w:t>
      </w:r>
    </w:p>
    <w:p w14:paraId="143EE66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C18A938"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Plural forms in translations</w:t>
      </w:r>
    </w:p>
    <w:p w14:paraId="6920B9F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For plural forms, Django provides </w:t>
      </w:r>
      <w:r w:rsidRPr="00BB7677">
        <w:rPr>
          <w:rFonts w:ascii="LiberationMono" w:hAnsi="LiberationMono" w:cs="LiberationMono"/>
          <w:color w:val="000000"/>
          <w:kern w:val="0"/>
          <w:sz w:val="22"/>
          <w:szCs w:val="22"/>
        </w:rPr>
        <w:t xml:space="preserve">ngettext() </w:t>
      </w:r>
      <w:r w:rsidRPr="00BB7677">
        <w:rPr>
          <w:rFonts w:ascii="LiberationSerif" w:hAnsi="LiberationSerif" w:cs="LiberationSerif"/>
          <w:color w:val="000000"/>
          <w:kern w:val="0"/>
          <w:sz w:val="30"/>
          <w:szCs w:val="30"/>
        </w:rPr>
        <w:t xml:space="preserve">and </w:t>
      </w:r>
      <w:r w:rsidRPr="00BB7677">
        <w:rPr>
          <w:rFonts w:ascii="LiberationMono" w:hAnsi="LiberationMono" w:cs="LiberationMono"/>
          <w:color w:val="000000"/>
          <w:kern w:val="0"/>
          <w:sz w:val="22"/>
          <w:szCs w:val="22"/>
        </w:rPr>
        <w:t xml:space="preserve">ngettext_lazy() </w:t>
      </w:r>
      <w:r w:rsidRPr="00BB7677">
        <w:rPr>
          <w:rFonts w:ascii="LiberationSerif" w:hAnsi="LiberationSerif" w:cs="LiberationSerif"/>
          <w:color w:val="000000"/>
          <w:kern w:val="0"/>
          <w:sz w:val="30"/>
          <w:szCs w:val="30"/>
        </w:rPr>
        <w:t>. These functions translate singular and plural forms, depending on an argument that indicates the number of objects. The following example shows how to use them:</w:t>
      </w:r>
    </w:p>
    <w:p w14:paraId="278AEC6F"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output = ngettext(</w:t>
      </w:r>
    </w:p>
    <w:p w14:paraId="179D1E8A" w14:textId="77777777" w:rsidR="00BB7677" w:rsidRPr="00BB7677" w:rsidRDefault="00BB7677" w:rsidP="00BB767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BB7677">
        <w:rPr>
          <w:rFonts w:ascii="LiberationMono" w:hAnsi="LiberationMono" w:cs="LiberationMono"/>
          <w:color w:val="50A24F"/>
          <w:kern w:val="0"/>
          <w:sz w:val="22"/>
          <w:szCs w:val="22"/>
        </w:rPr>
        <w:lastRenderedPageBreak/>
        <w:t>'there is %(count)d product'</w:t>
      </w:r>
      <w:r w:rsidRPr="00BB7677">
        <w:rPr>
          <w:rFonts w:ascii="LiberationMono" w:hAnsi="LiberationMono" w:cs="LiberationMono"/>
          <w:color w:val="383A42"/>
          <w:kern w:val="0"/>
          <w:sz w:val="22"/>
          <w:szCs w:val="22"/>
        </w:rPr>
        <w:t xml:space="preserve">, </w:t>
      </w:r>
      <w:r w:rsidRPr="00BB7677">
        <w:rPr>
          <w:rFonts w:ascii="LiberationMono-Italic" w:hAnsi="LiberationMono-Italic" w:cs="LiberationMono-Italic"/>
          <w:i/>
          <w:iCs/>
          <w:color w:val="A1A2A8"/>
          <w:kern w:val="0"/>
          <w:sz w:val="22"/>
          <w:szCs w:val="22"/>
        </w:rPr>
        <w:t># Singular form</w:t>
      </w:r>
    </w:p>
    <w:p w14:paraId="01A9612A" w14:textId="77777777" w:rsidR="00BB7677" w:rsidRPr="00BB7677" w:rsidRDefault="00BB7677" w:rsidP="00BB767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B7677">
        <w:rPr>
          <w:rFonts w:ascii="LiberationMono" w:hAnsi="LiberationMono" w:cs="LiberationMono"/>
          <w:color w:val="50A24F"/>
          <w:kern w:val="0"/>
          <w:sz w:val="22"/>
          <w:szCs w:val="22"/>
        </w:rPr>
        <w:t>'there are %(count)d products'</w:t>
      </w:r>
      <w:r w:rsidRPr="00BB7677">
        <w:rPr>
          <w:rFonts w:ascii="LiberationMono" w:hAnsi="LiberationMono" w:cs="LiberationMono"/>
          <w:color w:val="383A42"/>
          <w:kern w:val="0"/>
          <w:sz w:val="22"/>
          <w:szCs w:val="22"/>
        </w:rPr>
        <w:t xml:space="preserve">, </w:t>
      </w:r>
      <w:r w:rsidRPr="00BB7677">
        <w:rPr>
          <w:rFonts w:ascii="LiberationMono-Italic" w:hAnsi="LiberationMono-Italic" w:cs="LiberationMono-Italic"/>
          <w:i/>
          <w:iCs/>
          <w:color w:val="A1A2A8"/>
          <w:kern w:val="0"/>
          <w:sz w:val="22"/>
          <w:szCs w:val="22"/>
        </w:rPr>
        <w:t># Plural form</w:t>
      </w:r>
    </w:p>
    <w:p w14:paraId="5A01313E" w14:textId="77777777" w:rsidR="00BB7677" w:rsidRPr="00BB7677" w:rsidRDefault="00BB7677" w:rsidP="00BB767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BB7677">
        <w:rPr>
          <w:rFonts w:ascii="LiberationMono" w:hAnsi="LiberationMono" w:cs="LiberationMono"/>
          <w:color w:val="383A42"/>
          <w:kern w:val="0"/>
          <w:sz w:val="22"/>
          <w:szCs w:val="22"/>
        </w:rPr>
        <w:t xml:space="preserve">count </w:t>
      </w:r>
      <w:r w:rsidRPr="00BB7677">
        <w:rPr>
          <w:rFonts w:ascii="LiberationMono-Italic" w:hAnsi="LiberationMono-Italic" w:cs="LiberationMono-Italic"/>
          <w:i/>
          <w:iCs/>
          <w:color w:val="A1A2A8"/>
          <w:kern w:val="0"/>
          <w:sz w:val="22"/>
          <w:szCs w:val="22"/>
        </w:rPr>
        <w:t># Numeric value to determin</w:t>
      </w:r>
    </w:p>
    <w:p w14:paraId="7ACAFF12"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 {</w:t>
      </w:r>
      <w:r w:rsidRPr="00BB7677">
        <w:rPr>
          <w:rFonts w:ascii="LiberationMono" w:hAnsi="LiberationMono" w:cs="LiberationMono"/>
          <w:color w:val="50A24F"/>
          <w:kern w:val="0"/>
          <w:sz w:val="22"/>
          <w:szCs w:val="22"/>
        </w:rPr>
        <w:t>'count'</w:t>
      </w:r>
      <w:r w:rsidRPr="00BB7677">
        <w:rPr>
          <w:rFonts w:ascii="LiberationMono" w:hAnsi="LiberationMono" w:cs="LiberationMono"/>
          <w:color w:val="383A42"/>
          <w:kern w:val="0"/>
          <w:sz w:val="22"/>
          <w:szCs w:val="22"/>
        </w:rPr>
        <w:t>: count}</w:t>
      </w:r>
    </w:p>
    <w:p w14:paraId="58A8624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ECE363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In this example, if </w:t>
      </w:r>
      <w:r w:rsidRPr="00BB7677">
        <w:rPr>
          <w:rFonts w:ascii="LiberationMono" w:hAnsi="LiberationMono" w:cs="LiberationMono"/>
          <w:color w:val="000000"/>
          <w:kern w:val="0"/>
          <w:sz w:val="22"/>
          <w:szCs w:val="22"/>
        </w:rPr>
        <w:t xml:space="preserve">count </w:t>
      </w:r>
      <w:r w:rsidRPr="00BB7677">
        <w:rPr>
          <w:rFonts w:ascii="LiberationSerif" w:hAnsi="LiberationSerif" w:cs="LiberationSerif"/>
          <w:color w:val="000000"/>
          <w:kern w:val="0"/>
          <w:sz w:val="30"/>
          <w:szCs w:val="30"/>
        </w:rPr>
        <w:t xml:space="preserve">is </w:t>
      </w:r>
      <w:r w:rsidRPr="00BB7677">
        <w:rPr>
          <w:rFonts w:ascii="LiberationMono" w:hAnsi="LiberationMono" w:cs="LiberationMono"/>
          <w:color w:val="000000"/>
          <w:kern w:val="0"/>
          <w:sz w:val="22"/>
          <w:szCs w:val="22"/>
        </w:rPr>
        <w:t xml:space="preserve">1 </w:t>
      </w:r>
      <w:r w:rsidRPr="00BB7677">
        <w:rPr>
          <w:rFonts w:ascii="LiberationSerif" w:hAnsi="LiberationSerif" w:cs="LiberationSerif"/>
          <w:color w:val="000000"/>
          <w:kern w:val="0"/>
          <w:sz w:val="30"/>
          <w:szCs w:val="30"/>
        </w:rPr>
        <w:t xml:space="preserve">, </w:t>
      </w:r>
      <w:r w:rsidRPr="00BB7677">
        <w:rPr>
          <w:rFonts w:ascii="LiberationMono" w:hAnsi="LiberationMono" w:cs="LiberationMono"/>
          <w:color w:val="000000"/>
          <w:kern w:val="0"/>
          <w:sz w:val="22"/>
          <w:szCs w:val="22"/>
        </w:rPr>
        <w:t xml:space="preserve">ngettext() </w:t>
      </w:r>
      <w:r w:rsidRPr="00BB7677">
        <w:rPr>
          <w:rFonts w:ascii="LiberationSerif" w:hAnsi="LiberationSerif" w:cs="LiberationSerif"/>
          <w:color w:val="000000"/>
          <w:kern w:val="0"/>
          <w:sz w:val="30"/>
          <w:szCs w:val="30"/>
        </w:rPr>
        <w:t xml:space="preserve">will use the first string and output </w:t>
      </w:r>
      <w:r w:rsidRPr="00BB7677">
        <w:rPr>
          <w:rFonts w:ascii="LiberationMono" w:hAnsi="LiberationMono" w:cs="LiberationMono"/>
          <w:color w:val="000000"/>
          <w:kern w:val="0"/>
          <w:sz w:val="22"/>
          <w:szCs w:val="22"/>
        </w:rPr>
        <w:t xml:space="preserve">there is 1 product </w:t>
      </w:r>
      <w:r w:rsidRPr="00BB7677">
        <w:rPr>
          <w:rFonts w:ascii="LiberationSerif" w:hAnsi="LiberationSerif" w:cs="LiberationSerif"/>
          <w:color w:val="000000"/>
          <w:kern w:val="0"/>
          <w:sz w:val="30"/>
          <w:szCs w:val="30"/>
        </w:rPr>
        <w:t xml:space="preserve">. For any other number, it will use the second string, appropriately outputting, for example, </w:t>
      </w:r>
      <w:r w:rsidRPr="00BB7677">
        <w:rPr>
          <w:rFonts w:ascii="LiberationMono" w:hAnsi="LiberationMono" w:cs="LiberationMono"/>
          <w:color w:val="000000"/>
          <w:kern w:val="0"/>
          <w:sz w:val="22"/>
          <w:szCs w:val="22"/>
        </w:rPr>
        <w:t xml:space="preserve">there are 5 products </w:t>
      </w:r>
      <w:r w:rsidRPr="00BB7677">
        <w:rPr>
          <w:rFonts w:ascii="LiberationSerif" w:hAnsi="LiberationSerif" w:cs="LiberationSerif"/>
          <w:color w:val="000000"/>
          <w:kern w:val="0"/>
          <w:sz w:val="30"/>
          <w:szCs w:val="30"/>
        </w:rPr>
        <w:t>. This allows for more accurate and grammatically correct translations in languages where pluralization rules are essential.</w:t>
      </w:r>
    </w:p>
    <w:p w14:paraId="5803F88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B627DF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Now that you know the basics of translating literals in your Python code, it’s time to apply translations to your project.</w:t>
      </w:r>
    </w:p>
    <w:p w14:paraId="7C86DFD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D463204"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Translating your own code</w:t>
      </w:r>
    </w:p>
    <w:p w14:paraId="68F9A77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First, we will translate the language names. To do this, you can follow these instructions:</w:t>
      </w:r>
    </w:p>
    <w:p w14:paraId="4C9B065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24EACE3"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settings.py </w:t>
      </w:r>
      <w:r w:rsidRPr="00BB7677">
        <w:rPr>
          <w:rFonts w:ascii="LiberationSerif" w:hAnsi="LiberationSerif" w:cs="LiberationSerif"/>
          <w:color w:val="000000"/>
          <w:kern w:val="0"/>
          <w:sz w:val="30"/>
          <w:szCs w:val="30"/>
        </w:rPr>
        <w:t xml:space="preserve">file of your project, import the </w:t>
      </w:r>
      <w:r w:rsidRPr="00BB7677">
        <w:rPr>
          <w:rFonts w:ascii="LiberationMono" w:hAnsi="LiberationMono" w:cs="LiberationMono"/>
          <w:color w:val="000000"/>
          <w:kern w:val="0"/>
          <w:sz w:val="22"/>
          <w:szCs w:val="22"/>
        </w:rPr>
        <w:t xml:space="preserve">gettext_lazy() </w:t>
      </w:r>
      <w:r w:rsidRPr="00BB7677">
        <w:rPr>
          <w:rFonts w:ascii="LiberationSerif" w:hAnsi="LiberationSerif" w:cs="LiberationSerif"/>
          <w:color w:val="000000"/>
          <w:kern w:val="0"/>
          <w:sz w:val="30"/>
          <w:szCs w:val="30"/>
        </w:rPr>
        <w:t xml:space="preserve">function, and change the </w:t>
      </w:r>
      <w:r w:rsidRPr="00BB7677">
        <w:rPr>
          <w:rFonts w:ascii="LiberationMono" w:hAnsi="LiberationMono" w:cs="LiberationMono"/>
          <w:color w:val="000000"/>
          <w:kern w:val="0"/>
          <w:sz w:val="22"/>
          <w:szCs w:val="22"/>
        </w:rPr>
        <w:t xml:space="preserve">LANGUAGES </w:t>
      </w:r>
      <w:r w:rsidRPr="00BB7677">
        <w:rPr>
          <w:rFonts w:ascii="LiberationSerif" w:hAnsi="LiberationSerif" w:cs="LiberationSerif"/>
          <w:color w:val="000000"/>
          <w:kern w:val="0"/>
          <w:sz w:val="30"/>
          <w:szCs w:val="30"/>
        </w:rPr>
        <w:t>setting, as follows:</w:t>
      </w:r>
    </w:p>
    <w:p w14:paraId="4F4B81A4"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A726A5"/>
          <w:kern w:val="0"/>
          <w:sz w:val="22"/>
          <w:szCs w:val="22"/>
        </w:rPr>
        <w:t xml:space="preserve">from </w:t>
      </w:r>
      <w:r w:rsidRPr="00BB7677">
        <w:rPr>
          <w:rFonts w:ascii="LiberationMono-Bold" w:hAnsi="LiberationMono-Bold" w:cs="LiberationMono-Bold"/>
          <w:b/>
          <w:bCs/>
          <w:color w:val="383A42"/>
          <w:kern w:val="0"/>
          <w:sz w:val="22"/>
          <w:szCs w:val="22"/>
        </w:rPr>
        <w:t xml:space="preserve">django.utils.translation </w:t>
      </w:r>
      <w:r w:rsidRPr="00BB7677">
        <w:rPr>
          <w:rFonts w:ascii="LiberationMono-Bold" w:hAnsi="LiberationMono-Bold" w:cs="LiberationMono-Bold"/>
          <w:b/>
          <w:bCs/>
          <w:color w:val="A726A5"/>
          <w:kern w:val="0"/>
          <w:sz w:val="22"/>
          <w:szCs w:val="22"/>
        </w:rPr>
        <w:t xml:space="preserve">import </w:t>
      </w:r>
      <w:r w:rsidRPr="00BB7677">
        <w:rPr>
          <w:rFonts w:ascii="LiberationMono-Bold" w:hAnsi="LiberationMono-Bold" w:cs="LiberationMono-Bold"/>
          <w:b/>
          <w:bCs/>
          <w:color w:val="383A42"/>
          <w:kern w:val="0"/>
          <w:sz w:val="22"/>
          <w:szCs w:val="22"/>
        </w:rPr>
        <w:t xml:space="preserve">gettext_lazy </w:t>
      </w:r>
      <w:r w:rsidRPr="00BB7677">
        <w:rPr>
          <w:rFonts w:ascii="LiberationMono-Bold" w:hAnsi="LiberationMono-Bold" w:cs="LiberationMono-Bold"/>
          <w:b/>
          <w:bCs/>
          <w:color w:val="A726A5"/>
          <w:kern w:val="0"/>
          <w:sz w:val="22"/>
          <w:szCs w:val="22"/>
        </w:rPr>
        <w:t xml:space="preserve">as </w:t>
      </w:r>
      <w:r w:rsidRPr="00BB7677">
        <w:rPr>
          <w:rFonts w:ascii="LiberationMono-Bold" w:hAnsi="LiberationMono-Bold" w:cs="LiberationMono-Bold"/>
          <w:b/>
          <w:bCs/>
          <w:color w:val="383A42"/>
          <w:kern w:val="0"/>
          <w:sz w:val="22"/>
          <w:szCs w:val="22"/>
        </w:rPr>
        <w:t>_</w:t>
      </w:r>
    </w:p>
    <w:p w14:paraId="1EB9501D" w14:textId="77777777" w:rsidR="00BB7677" w:rsidRPr="00BB7677" w:rsidRDefault="00BB7677" w:rsidP="00BB767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w:t>
      </w:r>
    </w:p>
    <w:p w14:paraId="464332B7"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LANGUAGES = [</w:t>
      </w:r>
    </w:p>
    <w:p w14:paraId="1AFD6994"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'en'</w:t>
      </w:r>
      <w:r w:rsidRPr="00BB7677">
        <w:rPr>
          <w:rFonts w:ascii="LiberationMono" w:hAnsi="LiberationMono" w:cs="LiberationMono"/>
          <w:color w:val="383A42"/>
          <w:kern w:val="0"/>
          <w:sz w:val="22"/>
          <w:szCs w:val="22"/>
        </w:rPr>
        <w:t xml:space="preserve">, </w:t>
      </w:r>
      <w:r w:rsidRPr="00BB7677">
        <w:rPr>
          <w:rFonts w:ascii="LiberationMono-Bold" w:hAnsi="LiberationMono-Bold" w:cs="LiberationMono-Bold"/>
          <w:b/>
          <w:bCs/>
          <w:color w:val="383A42"/>
          <w:kern w:val="0"/>
          <w:sz w:val="22"/>
          <w:szCs w:val="22"/>
        </w:rPr>
        <w:t>_(</w:t>
      </w:r>
      <w:r w:rsidRPr="00BB7677">
        <w:rPr>
          <w:rFonts w:ascii="LiberationMono" w:hAnsi="LiberationMono" w:cs="LiberationMono"/>
          <w:color w:val="50A24F"/>
          <w:kern w:val="0"/>
          <w:sz w:val="22"/>
          <w:szCs w:val="22"/>
        </w:rPr>
        <w:t>'English'</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w:t>
      </w:r>
    </w:p>
    <w:p w14:paraId="06C8171B"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'es'</w:t>
      </w:r>
      <w:r w:rsidRPr="00BB7677">
        <w:rPr>
          <w:rFonts w:ascii="LiberationMono" w:hAnsi="LiberationMono" w:cs="LiberationMono"/>
          <w:color w:val="383A42"/>
          <w:kern w:val="0"/>
          <w:sz w:val="22"/>
          <w:szCs w:val="22"/>
        </w:rPr>
        <w:t xml:space="preserve">, </w:t>
      </w:r>
      <w:r w:rsidRPr="00BB7677">
        <w:rPr>
          <w:rFonts w:ascii="LiberationMono-Bold" w:hAnsi="LiberationMono-Bold" w:cs="LiberationMono-Bold"/>
          <w:b/>
          <w:bCs/>
          <w:color w:val="383A42"/>
          <w:kern w:val="0"/>
          <w:sz w:val="22"/>
          <w:szCs w:val="22"/>
        </w:rPr>
        <w:t>_(</w:t>
      </w:r>
      <w:r w:rsidRPr="00BB7677">
        <w:rPr>
          <w:rFonts w:ascii="LiberationMono" w:hAnsi="LiberationMono" w:cs="LiberationMono"/>
          <w:color w:val="50A24F"/>
          <w:kern w:val="0"/>
          <w:sz w:val="22"/>
          <w:szCs w:val="22"/>
        </w:rPr>
        <w:t>'Spanish'</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w:t>
      </w:r>
    </w:p>
    <w:p w14:paraId="452B0D19"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1FA24AF4"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p>
    <w:p w14:paraId="3022486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Here, you use the </w:t>
      </w:r>
      <w:r w:rsidRPr="00BB7677">
        <w:rPr>
          <w:rFonts w:ascii="LiberationMono" w:hAnsi="LiberationMono" w:cs="LiberationMono"/>
          <w:color w:val="000000"/>
          <w:kern w:val="0"/>
          <w:sz w:val="22"/>
          <w:szCs w:val="22"/>
        </w:rPr>
        <w:t xml:space="preserve">gettext_lazy() </w:t>
      </w:r>
      <w:r w:rsidRPr="00BB7677">
        <w:rPr>
          <w:rFonts w:ascii="LiberationSerif" w:hAnsi="LiberationSerif" w:cs="LiberationSerif"/>
          <w:color w:val="000000"/>
          <w:kern w:val="0"/>
          <w:sz w:val="30"/>
          <w:szCs w:val="30"/>
        </w:rPr>
        <w:t xml:space="preserve">function instead of </w:t>
      </w:r>
      <w:r w:rsidRPr="00BB7677">
        <w:rPr>
          <w:rFonts w:ascii="LiberationMono" w:hAnsi="LiberationMono" w:cs="LiberationMono"/>
          <w:color w:val="000000"/>
          <w:kern w:val="0"/>
          <w:sz w:val="22"/>
          <w:szCs w:val="22"/>
        </w:rPr>
        <w:t xml:space="preserve">gettext() </w:t>
      </w:r>
      <w:r w:rsidRPr="00BB7677">
        <w:rPr>
          <w:rFonts w:ascii="LiberationSerif" w:hAnsi="LiberationSerif" w:cs="LiberationSerif"/>
          <w:color w:val="000000"/>
          <w:kern w:val="0"/>
          <w:sz w:val="30"/>
          <w:szCs w:val="30"/>
        </w:rPr>
        <w:t>to avoid a circular import, thus translating the languages’ names when they are accessed.</w:t>
      </w:r>
    </w:p>
    <w:p w14:paraId="2E41A35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724125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Open the shell and run the following command from your project directory:</w:t>
      </w:r>
    </w:p>
    <w:p w14:paraId="2DE0E70E"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django-admin makemessages --all</w:t>
      </w:r>
    </w:p>
    <w:p w14:paraId="280CCE3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E4EF9E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 should see the following output:</w:t>
      </w:r>
    </w:p>
    <w:p w14:paraId="06D6E7EC"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processing locale es</w:t>
      </w:r>
    </w:p>
    <w:p w14:paraId="7D8BEEA5"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processing locale en</w:t>
      </w:r>
    </w:p>
    <w:p w14:paraId="7C4F2CB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472932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Take a look at the </w:t>
      </w:r>
      <w:r w:rsidRPr="00BB7677">
        <w:rPr>
          <w:rFonts w:ascii="LiberationMono" w:hAnsi="LiberationMono" w:cs="LiberationMono"/>
          <w:color w:val="000000"/>
          <w:kern w:val="0"/>
          <w:sz w:val="22"/>
          <w:szCs w:val="22"/>
        </w:rPr>
        <w:t xml:space="preserve">locale/ </w:t>
      </w:r>
      <w:r w:rsidRPr="00BB7677">
        <w:rPr>
          <w:rFonts w:ascii="LiberationSerif" w:hAnsi="LiberationSerif" w:cs="LiberationSerif"/>
          <w:color w:val="000000"/>
          <w:kern w:val="0"/>
          <w:sz w:val="30"/>
          <w:szCs w:val="30"/>
        </w:rPr>
        <w:t>directory. You should see a file structure like the following:</w:t>
      </w:r>
    </w:p>
    <w:p w14:paraId="3A8383E6"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lang w:val="fr-FR"/>
        </w:rPr>
      </w:pPr>
      <w:r w:rsidRPr="00BB7677">
        <w:rPr>
          <w:rFonts w:ascii="LiberationMono" w:hAnsi="LiberationMono" w:cs="LiberationMono"/>
          <w:color w:val="000000"/>
          <w:kern w:val="0"/>
          <w:sz w:val="22"/>
          <w:szCs w:val="22"/>
          <w:lang w:val="fr-FR"/>
        </w:rPr>
        <w:t>en/</w:t>
      </w:r>
    </w:p>
    <w:p w14:paraId="6267F4C1"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lang w:val="fr-FR"/>
        </w:rPr>
      </w:pPr>
      <w:r w:rsidRPr="00BB7677">
        <w:rPr>
          <w:rFonts w:ascii="LiberationMono" w:hAnsi="LiberationMono" w:cs="LiberationMono"/>
          <w:color w:val="000000"/>
          <w:kern w:val="0"/>
          <w:sz w:val="22"/>
          <w:szCs w:val="22"/>
          <w:lang w:val="fr-FR"/>
        </w:rPr>
        <w:t xml:space="preserve">        LC_MESSAGES/</w:t>
      </w:r>
    </w:p>
    <w:p w14:paraId="49258706"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lang w:val="fr-FR"/>
        </w:rPr>
      </w:pPr>
      <w:r w:rsidRPr="00BB7677">
        <w:rPr>
          <w:rFonts w:ascii="LiberationMono" w:hAnsi="LiberationMono" w:cs="LiberationMono"/>
          <w:color w:val="000000"/>
          <w:kern w:val="0"/>
          <w:sz w:val="22"/>
          <w:szCs w:val="22"/>
          <w:lang w:val="fr-FR"/>
        </w:rPr>
        <w:t xml:space="preserve">              django.po</w:t>
      </w:r>
    </w:p>
    <w:p w14:paraId="3FB9D522"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lang w:val="fr-FR"/>
        </w:rPr>
      </w:pPr>
      <w:r w:rsidRPr="00BB7677">
        <w:rPr>
          <w:rFonts w:ascii="LiberationMono" w:hAnsi="LiberationMono" w:cs="LiberationMono"/>
          <w:color w:val="000000"/>
          <w:kern w:val="0"/>
          <w:sz w:val="22"/>
          <w:szCs w:val="22"/>
          <w:lang w:val="fr-FR"/>
        </w:rPr>
        <w:t>es/</w:t>
      </w:r>
    </w:p>
    <w:p w14:paraId="57325F07"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lang w:val="fr-FR"/>
        </w:rPr>
        <w:t xml:space="preserve">       </w:t>
      </w:r>
      <w:r w:rsidRPr="00BB7677">
        <w:rPr>
          <w:rFonts w:ascii="LiberationMono" w:hAnsi="LiberationMono" w:cs="LiberationMono"/>
          <w:color w:val="000000"/>
          <w:kern w:val="0"/>
          <w:sz w:val="22"/>
          <w:szCs w:val="22"/>
        </w:rPr>
        <w:t>LC_MESSAGES/</w:t>
      </w:r>
    </w:p>
    <w:p w14:paraId="42747C0A"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xml:space="preserve">            django.po</w:t>
      </w:r>
    </w:p>
    <w:p w14:paraId="09C7661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1A3A39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A </w:t>
      </w:r>
      <w:r w:rsidRPr="00BB7677">
        <w:rPr>
          <w:rFonts w:ascii="LiberationMono" w:hAnsi="LiberationMono" w:cs="LiberationMono"/>
          <w:color w:val="000000"/>
          <w:kern w:val="0"/>
          <w:sz w:val="22"/>
          <w:szCs w:val="22"/>
        </w:rPr>
        <w:t xml:space="preserve">.po </w:t>
      </w:r>
      <w:r w:rsidRPr="00BB7677">
        <w:rPr>
          <w:rFonts w:ascii="LiberationSerif" w:hAnsi="LiberationSerif" w:cs="LiberationSerif"/>
          <w:color w:val="000000"/>
          <w:kern w:val="0"/>
          <w:sz w:val="30"/>
          <w:szCs w:val="30"/>
        </w:rPr>
        <w:t>message file has been created for each language.</w:t>
      </w:r>
    </w:p>
    <w:p w14:paraId="3DC7DD0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776409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Open </w:t>
      </w:r>
      <w:r w:rsidRPr="00BB7677">
        <w:rPr>
          <w:rFonts w:ascii="LiberationMono" w:hAnsi="LiberationMono" w:cs="LiberationMono"/>
          <w:color w:val="000000"/>
          <w:kern w:val="0"/>
          <w:sz w:val="22"/>
          <w:szCs w:val="22"/>
        </w:rPr>
        <w:t xml:space="preserve">es/LC_MESSAGES/django.po </w:t>
      </w:r>
      <w:r w:rsidRPr="00BB7677">
        <w:rPr>
          <w:rFonts w:ascii="LiberationSerif" w:hAnsi="LiberationSerif" w:cs="LiberationSerif"/>
          <w:color w:val="000000"/>
          <w:kern w:val="0"/>
          <w:sz w:val="30"/>
          <w:szCs w:val="30"/>
        </w:rPr>
        <w:t>with a text editor. At the end of the file, you should be able to see the following:</w:t>
      </w:r>
    </w:p>
    <w:p w14:paraId="4E98906F" w14:textId="77777777" w:rsidR="00BB7677" w:rsidRPr="00BB7677" w:rsidRDefault="00BB7677" w:rsidP="00BB767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myshop/settings.py:118</w:t>
      </w:r>
    </w:p>
    <w:p w14:paraId="4DE9D946" w14:textId="77777777" w:rsidR="00BB7677" w:rsidRPr="00BB7677" w:rsidRDefault="00BB7677" w:rsidP="00BB7677">
      <w:pPr>
        <w:autoSpaceDE w:val="0"/>
        <w:autoSpaceDN w:val="0"/>
        <w:adjustRightInd w:val="0"/>
        <w:spacing w:after="0" w:line="240" w:lineRule="auto"/>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 xml:space="preserve">msgid </w:t>
      </w:r>
      <w:r w:rsidRPr="00BB7677">
        <w:rPr>
          <w:rFonts w:ascii="LiberationMono" w:hAnsi="LiberationMono" w:cs="LiberationMono"/>
          <w:color w:val="50A24F"/>
          <w:kern w:val="0"/>
          <w:sz w:val="22"/>
          <w:szCs w:val="22"/>
        </w:rPr>
        <w:t>"English"</w:t>
      </w:r>
    </w:p>
    <w:p w14:paraId="1F41424D" w14:textId="77777777" w:rsidR="00BB7677" w:rsidRPr="00BB7677" w:rsidRDefault="00BB7677" w:rsidP="00BB7677">
      <w:pPr>
        <w:autoSpaceDE w:val="0"/>
        <w:autoSpaceDN w:val="0"/>
        <w:adjustRightInd w:val="0"/>
        <w:spacing w:after="0" w:line="240" w:lineRule="auto"/>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 xml:space="preserve">msgstr </w:t>
      </w:r>
      <w:r w:rsidRPr="00BB7677">
        <w:rPr>
          <w:rFonts w:ascii="LiberationMono" w:hAnsi="LiberationMono" w:cs="LiberationMono"/>
          <w:color w:val="50A24F"/>
          <w:kern w:val="0"/>
          <w:sz w:val="22"/>
          <w:szCs w:val="22"/>
        </w:rPr>
        <w:t>""</w:t>
      </w:r>
    </w:p>
    <w:p w14:paraId="25993EB8" w14:textId="77777777" w:rsidR="00BB7677" w:rsidRPr="00BB7677" w:rsidRDefault="00BB7677" w:rsidP="00BB767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myshop/settings.py:119</w:t>
      </w:r>
    </w:p>
    <w:p w14:paraId="0307DBE9" w14:textId="77777777" w:rsidR="00BB7677" w:rsidRPr="00BB7677" w:rsidRDefault="00BB7677" w:rsidP="00BB7677">
      <w:pPr>
        <w:autoSpaceDE w:val="0"/>
        <w:autoSpaceDN w:val="0"/>
        <w:adjustRightInd w:val="0"/>
        <w:spacing w:after="0" w:line="240" w:lineRule="auto"/>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 xml:space="preserve">msgid </w:t>
      </w:r>
      <w:r w:rsidRPr="00BB7677">
        <w:rPr>
          <w:rFonts w:ascii="LiberationMono" w:hAnsi="LiberationMono" w:cs="LiberationMono"/>
          <w:color w:val="50A24F"/>
          <w:kern w:val="0"/>
          <w:sz w:val="22"/>
          <w:szCs w:val="22"/>
        </w:rPr>
        <w:t>"Spanish"</w:t>
      </w:r>
    </w:p>
    <w:p w14:paraId="5F8C1C8F" w14:textId="77777777" w:rsidR="00BB7677" w:rsidRPr="00BB7677" w:rsidRDefault="00BB7677" w:rsidP="00BB7677">
      <w:pPr>
        <w:autoSpaceDE w:val="0"/>
        <w:autoSpaceDN w:val="0"/>
        <w:adjustRightInd w:val="0"/>
        <w:spacing w:after="0" w:line="240" w:lineRule="auto"/>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 xml:space="preserve">msgstr </w:t>
      </w:r>
      <w:r w:rsidRPr="00BB7677">
        <w:rPr>
          <w:rFonts w:ascii="LiberationMono" w:hAnsi="LiberationMono" w:cs="LiberationMono"/>
          <w:color w:val="50A24F"/>
          <w:kern w:val="0"/>
          <w:sz w:val="22"/>
          <w:szCs w:val="22"/>
        </w:rPr>
        <w:t>""</w:t>
      </w:r>
    </w:p>
    <w:p w14:paraId="1D308C8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A8B8A6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Each translation string is preceded by a comment showing details about the file and the line where it was found. Each translation includes two strings:</w:t>
      </w:r>
    </w:p>
    <w:p w14:paraId="064890B2"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p>
    <w:p w14:paraId="28E3ADE5" w14:textId="77777777" w:rsidR="00BB7677" w:rsidRPr="00BB7677" w:rsidRDefault="00BB7677" w:rsidP="00BB7677">
      <w:pPr>
        <w:numPr>
          <w:ilvl w:val="0"/>
          <w:numId w:val="12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msgid </w:t>
      </w:r>
      <w:r w:rsidRPr="00BB7677">
        <w:rPr>
          <w:rFonts w:ascii="LiberationSerif" w:hAnsi="LiberationSerif" w:cs="LiberationSerif"/>
          <w:color w:val="000000"/>
          <w:kern w:val="0"/>
          <w:sz w:val="30"/>
          <w:szCs w:val="30"/>
        </w:rPr>
        <w:t>: The translation string as it appears in the source code.</w:t>
      </w:r>
    </w:p>
    <w:p w14:paraId="4192EAA1"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p>
    <w:p w14:paraId="3C40046C" w14:textId="77777777" w:rsidR="00BB7677" w:rsidRPr="00BB7677" w:rsidRDefault="00BB7677" w:rsidP="00BB7677">
      <w:pPr>
        <w:numPr>
          <w:ilvl w:val="0"/>
          <w:numId w:val="12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msgstr </w:t>
      </w:r>
      <w:r w:rsidRPr="00BB7677">
        <w:rPr>
          <w:rFonts w:ascii="LiberationSerif" w:hAnsi="LiberationSerif" w:cs="LiberationSerif"/>
          <w:color w:val="000000"/>
          <w:kern w:val="0"/>
          <w:sz w:val="30"/>
          <w:szCs w:val="30"/>
        </w:rPr>
        <w:t>: The language translation, which is empty by default. This iswhere you have to enter the actual translation for the given string.</w:t>
      </w:r>
    </w:p>
    <w:p w14:paraId="7EF6663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DBC5B0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Fill in the </w:t>
      </w:r>
      <w:r w:rsidRPr="00BB7677">
        <w:rPr>
          <w:rFonts w:ascii="LiberationMono" w:hAnsi="LiberationMono" w:cs="LiberationMono"/>
          <w:color w:val="000000"/>
          <w:kern w:val="0"/>
          <w:sz w:val="22"/>
          <w:szCs w:val="22"/>
        </w:rPr>
        <w:t xml:space="preserve">msgstr </w:t>
      </w:r>
      <w:r w:rsidRPr="00BB7677">
        <w:rPr>
          <w:rFonts w:ascii="LiberationSerif" w:hAnsi="LiberationSerif" w:cs="LiberationSerif"/>
          <w:color w:val="000000"/>
          <w:kern w:val="0"/>
          <w:sz w:val="30"/>
          <w:szCs w:val="30"/>
        </w:rPr>
        <w:t xml:space="preserve">translations for the given </w:t>
      </w:r>
      <w:r w:rsidRPr="00BB7677">
        <w:rPr>
          <w:rFonts w:ascii="LiberationMono" w:hAnsi="LiberationMono" w:cs="LiberationMono"/>
          <w:color w:val="000000"/>
          <w:kern w:val="0"/>
          <w:sz w:val="22"/>
          <w:szCs w:val="22"/>
        </w:rPr>
        <w:t xml:space="preserve">msgid </w:t>
      </w:r>
      <w:r w:rsidRPr="00BB7677">
        <w:rPr>
          <w:rFonts w:ascii="LiberationSerif" w:hAnsi="LiberationSerif" w:cs="LiberationSerif"/>
          <w:color w:val="000000"/>
          <w:kern w:val="0"/>
          <w:sz w:val="30"/>
          <w:szCs w:val="30"/>
        </w:rPr>
        <w:t>string, as follows:</w:t>
      </w:r>
    </w:p>
    <w:p w14:paraId="4DFC9F37" w14:textId="77777777" w:rsidR="00BB7677" w:rsidRPr="00BB7677" w:rsidRDefault="00BB7677" w:rsidP="00BB767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myshop/settings.py:118</w:t>
      </w:r>
    </w:p>
    <w:p w14:paraId="6F74D6FF" w14:textId="77777777" w:rsidR="00BB7677" w:rsidRPr="00BB7677" w:rsidRDefault="00BB7677" w:rsidP="00BB7677">
      <w:pPr>
        <w:autoSpaceDE w:val="0"/>
        <w:autoSpaceDN w:val="0"/>
        <w:adjustRightInd w:val="0"/>
        <w:spacing w:after="0" w:line="240" w:lineRule="auto"/>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 xml:space="preserve">msgid </w:t>
      </w:r>
      <w:r w:rsidRPr="00BB7677">
        <w:rPr>
          <w:rFonts w:ascii="LiberationMono" w:hAnsi="LiberationMono" w:cs="LiberationMono"/>
          <w:color w:val="50A24F"/>
          <w:kern w:val="0"/>
          <w:sz w:val="22"/>
          <w:szCs w:val="22"/>
        </w:rPr>
        <w:t>"English"</w:t>
      </w:r>
    </w:p>
    <w:p w14:paraId="7068E28E"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50A24F"/>
          <w:kern w:val="0"/>
          <w:sz w:val="22"/>
          <w:szCs w:val="22"/>
        </w:rPr>
      </w:pPr>
      <w:r w:rsidRPr="00BB7677">
        <w:rPr>
          <w:rFonts w:ascii="LiberationMono" w:hAnsi="LiberationMono" w:cs="LiberationMono"/>
          <w:color w:val="383A42"/>
          <w:kern w:val="0"/>
          <w:sz w:val="22"/>
          <w:szCs w:val="22"/>
        </w:rPr>
        <w:t xml:space="preserve">msgstr </w:t>
      </w:r>
      <w:r w:rsidRPr="00BB7677">
        <w:rPr>
          <w:rFonts w:ascii="LiberationMono-Bold" w:hAnsi="LiberationMono-Bold" w:cs="LiberationMono-Bold"/>
          <w:b/>
          <w:bCs/>
          <w:color w:val="50A24F"/>
          <w:kern w:val="0"/>
          <w:sz w:val="22"/>
          <w:szCs w:val="22"/>
        </w:rPr>
        <w:t>"Inglés"</w:t>
      </w:r>
    </w:p>
    <w:p w14:paraId="02C84D69" w14:textId="77777777" w:rsidR="00BB7677" w:rsidRPr="00BB7677" w:rsidRDefault="00BB7677" w:rsidP="00BB767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myshop/settings.py:119</w:t>
      </w:r>
    </w:p>
    <w:p w14:paraId="594E774E" w14:textId="77777777" w:rsidR="00BB7677" w:rsidRPr="00BB7677" w:rsidRDefault="00BB7677" w:rsidP="00BB7677">
      <w:pPr>
        <w:autoSpaceDE w:val="0"/>
        <w:autoSpaceDN w:val="0"/>
        <w:adjustRightInd w:val="0"/>
        <w:spacing w:after="0" w:line="240" w:lineRule="auto"/>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 xml:space="preserve">msgid </w:t>
      </w:r>
      <w:r w:rsidRPr="00BB7677">
        <w:rPr>
          <w:rFonts w:ascii="LiberationMono" w:hAnsi="LiberationMono" w:cs="LiberationMono"/>
          <w:color w:val="50A24F"/>
          <w:kern w:val="0"/>
          <w:sz w:val="22"/>
          <w:szCs w:val="22"/>
        </w:rPr>
        <w:t>"Spanish"</w:t>
      </w:r>
    </w:p>
    <w:p w14:paraId="3243D417"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50A24F"/>
          <w:kern w:val="0"/>
          <w:sz w:val="22"/>
          <w:szCs w:val="22"/>
        </w:rPr>
      </w:pPr>
      <w:r w:rsidRPr="00BB7677">
        <w:rPr>
          <w:rFonts w:ascii="LiberationMono" w:hAnsi="LiberationMono" w:cs="LiberationMono"/>
          <w:color w:val="383A42"/>
          <w:kern w:val="0"/>
          <w:sz w:val="22"/>
          <w:szCs w:val="22"/>
        </w:rPr>
        <w:t xml:space="preserve">msgstr </w:t>
      </w:r>
      <w:r w:rsidRPr="00BB7677">
        <w:rPr>
          <w:rFonts w:ascii="LiberationMono-Bold" w:hAnsi="LiberationMono-Bold" w:cs="LiberationMono-Bold"/>
          <w:b/>
          <w:bCs/>
          <w:color w:val="50A24F"/>
          <w:kern w:val="0"/>
          <w:sz w:val="22"/>
          <w:szCs w:val="22"/>
        </w:rPr>
        <w:t>"Español"</w:t>
      </w:r>
    </w:p>
    <w:p w14:paraId="6F2C3E4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F5E5EC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Save the modified message file, open the shell, and run the following command:</w:t>
      </w:r>
    </w:p>
    <w:p w14:paraId="32659257"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django-admin compilemessages</w:t>
      </w:r>
    </w:p>
    <w:p w14:paraId="7DABDBF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5233E3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If everything goes well, you should see an output like the following:</w:t>
      </w:r>
    </w:p>
    <w:p w14:paraId="7416C4EE"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processing file django.po in myshop/locale/en/LC_MESSAGES</w:t>
      </w:r>
    </w:p>
    <w:p w14:paraId="288DCF74"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processing file django.po in myshop/locale/es/LC_MESSAGES</w:t>
      </w:r>
    </w:p>
    <w:p w14:paraId="635C6BA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B9BEA8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The output gives you information about the message files that are being</w:t>
      </w:r>
    </w:p>
    <w:p w14:paraId="5781CBC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compiled. Take a look at the </w:t>
      </w:r>
      <w:r w:rsidRPr="00BB7677">
        <w:rPr>
          <w:rFonts w:ascii="LiberationMono" w:hAnsi="LiberationMono" w:cs="LiberationMono"/>
          <w:color w:val="000000"/>
          <w:kern w:val="0"/>
          <w:sz w:val="22"/>
          <w:szCs w:val="22"/>
        </w:rPr>
        <w:t xml:space="preserve">locale </w:t>
      </w:r>
      <w:r w:rsidRPr="00BB7677">
        <w:rPr>
          <w:rFonts w:ascii="LiberationSerif" w:hAnsi="LiberationSerif" w:cs="LiberationSerif"/>
          <w:color w:val="000000"/>
          <w:kern w:val="0"/>
          <w:sz w:val="30"/>
          <w:szCs w:val="30"/>
        </w:rPr>
        <w:t xml:space="preserve">directory of the </w:t>
      </w:r>
      <w:r w:rsidRPr="00BB7677">
        <w:rPr>
          <w:rFonts w:ascii="LiberationMono" w:hAnsi="LiberationMono" w:cs="LiberationMono"/>
          <w:color w:val="000000"/>
          <w:kern w:val="0"/>
          <w:sz w:val="22"/>
          <w:szCs w:val="22"/>
        </w:rPr>
        <w:t xml:space="preserve">myshop </w:t>
      </w:r>
      <w:r w:rsidRPr="00BB7677">
        <w:rPr>
          <w:rFonts w:ascii="LiberationSerif" w:hAnsi="LiberationSerif" w:cs="LiberationSerif"/>
          <w:color w:val="000000"/>
          <w:kern w:val="0"/>
          <w:sz w:val="30"/>
          <w:szCs w:val="30"/>
        </w:rPr>
        <w:t>project again.</w:t>
      </w:r>
    </w:p>
    <w:p w14:paraId="2972B5A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 should see the following files:</w:t>
      </w:r>
    </w:p>
    <w:p w14:paraId="30AFC240"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lang w:val="fr-FR"/>
        </w:rPr>
      </w:pPr>
      <w:r w:rsidRPr="00BB7677">
        <w:rPr>
          <w:rFonts w:ascii="LiberationMono" w:hAnsi="LiberationMono" w:cs="LiberationMono"/>
          <w:color w:val="000000"/>
          <w:kern w:val="0"/>
          <w:sz w:val="22"/>
          <w:szCs w:val="22"/>
          <w:lang w:val="fr-FR"/>
        </w:rPr>
        <w:t>en/</w:t>
      </w:r>
    </w:p>
    <w:p w14:paraId="61BBF162"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lang w:val="fr-FR"/>
        </w:rPr>
      </w:pPr>
      <w:r w:rsidRPr="00BB7677">
        <w:rPr>
          <w:rFonts w:ascii="LiberationMono" w:hAnsi="LiberationMono" w:cs="LiberationMono"/>
          <w:color w:val="000000"/>
          <w:kern w:val="0"/>
          <w:sz w:val="22"/>
          <w:szCs w:val="22"/>
          <w:lang w:val="fr-FR"/>
        </w:rPr>
        <w:t xml:space="preserve">      LC_MESSAGES/</w:t>
      </w:r>
    </w:p>
    <w:p w14:paraId="0228182B"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lang w:val="fr-FR"/>
        </w:rPr>
      </w:pPr>
      <w:r w:rsidRPr="00BB7677">
        <w:rPr>
          <w:rFonts w:ascii="LiberationMono" w:hAnsi="LiberationMono" w:cs="LiberationMono"/>
          <w:color w:val="000000"/>
          <w:kern w:val="0"/>
          <w:sz w:val="22"/>
          <w:szCs w:val="22"/>
          <w:lang w:val="fr-FR"/>
        </w:rPr>
        <w:t xml:space="preserve">          django.mo</w:t>
      </w:r>
    </w:p>
    <w:p w14:paraId="5733DBBF"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lang w:val="fr-FR"/>
        </w:rPr>
      </w:pPr>
      <w:r w:rsidRPr="00BB7677">
        <w:rPr>
          <w:rFonts w:ascii="LiberationMono" w:hAnsi="LiberationMono" w:cs="LiberationMono"/>
          <w:color w:val="000000"/>
          <w:kern w:val="0"/>
          <w:sz w:val="22"/>
          <w:szCs w:val="22"/>
          <w:lang w:val="fr-FR"/>
        </w:rPr>
        <w:t xml:space="preserve">         django.po</w:t>
      </w:r>
    </w:p>
    <w:p w14:paraId="7B821C15"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lang w:val="fr-FR"/>
        </w:rPr>
      </w:pPr>
      <w:r w:rsidRPr="00BB7677">
        <w:rPr>
          <w:rFonts w:ascii="LiberationMono" w:hAnsi="LiberationMono" w:cs="LiberationMono"/>
          <w:color w:val="000000"/>
          <w:kern w:val="0"/>
          <w:sz w:val="22"/>
          <w:szCs w:val="22"/>
          <w:lang w:val="fr-FR"/>
        </w:rPr>
        <w:t>es/</w:t>
      </w:r>
    </w:p>
    <w:p w14:paraId="497C3F79"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lang w:val="fr-FR"/>
        </w:rPr>
      </w:pPr>
      <w:r w:rsidRPr="00BB7677">
        <w:rPr>
          <w:rFonts w:ascii="LiberationMono" w:hAnsi="LiberationMono" w:cs="LiberationMono"/>
          <w:color w:val="000000"/>
          <w:kern w:val="0"/>
          <w:sz w:val="22"/>
          <w:szCs w:val="22"/>
          <w:lang w:val="fr-FR"/>
        </w:rPr>
        <w:t xml:space="preserve">     LC_MESSAGES/</w:t>
      </w:r>
    </w:p>
    <w:p w14:paraId="3E9BE9E3"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lang w:val="fr-FR"/>
        </w:rPr>
      </w:pPr>
      <w:r w:rsidRPr="00BB7677">
        <w:rPr>
          <w:rFonts w:ascii="LiberationMono" w:hAnsi="LiberationMono" w:cs="LiberationMono"/>
          <w:color w:val="000000"/>
          <w:kern w:val="0"/>
          <w:sz w:val="22"/>
          <w:szCs w:val="22"/>
          <w:lang w:val="fr-FR"/>
        </w:rPr>
        <w:t xml:space="preserve">        django.mo</w:t>
      </w:r>
    </w:p>
    <w:p w14:paraId="7E6876A3"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lang w:val="fr-FR"/>
        </w:rPr>
      </w:pPr>
      <w:r w:rsidRPr="00BB7677">
        <w:rPr>
          <w:rFonts w:ascii="LiberationMono" w:hAnsi="LiberationMono" w:cs="LiberationMono"/>
          <w:color w:val="000000"/>
          <w:kern w:val="0"/>
          <w:sz w:val="22"/>
          <w:szCs w:val="22"/>
          <w:lang w:val="fr-FR"/>
        </w:rPr>
        <w:t xml:space="preserve">       django.po</w:t>
      </w:r>
    </w:p>
    <w:p w14:paraId="089C4ED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lang w:val="fr-FR"/>
        </w:rPr>
      </w:pPr>
    </w:p>
    <w:p w14:paraId="6F8A53A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lastRenderedPageBreak/>
        <w:t xml:space="preserve">You can see that a </w:t>
      </w:r>
      <w:r w:rsidRPr="00BB7677">
        <w:rPr>
          <w:rFonts w:ascii="LiberationMono" w:hAnsi="LiberationMono" w:cs="LiberationMono"/>
          <w:color w:val="000000"/>
          <w:kern w:val="0"/>
          <w:sz w:val="22"/>
          <w:szCs w:val="22"/>
        </w:rPr>
        <w:t xml:space="preserve">.mo </w:t>
      </w:r>
      <w:r w:rsidRPr="00BB7677">
        <w:rPr>
          <w:rFonts w:ascii="LiberationSerif" w:hAnsi="LiberationSerif" w:cs="LiberationSerif"/>
          <w:color w:val="000000"/>
          <w:kern w:val="0"/>
          <w:sz w:val="30"/>
          <w:szCs w:val="30"/>
        </w:rPr>
        <w:t>compiled message file has been generated for each language.</w:t>
      </w:r>
    </w:p>
    <w:p w14:paraId="28B8A9B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F541FE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Now that you have translated the language names, let’s translate the model field names that are displayed on the site:</w:t>
      </w:r>
    </w:p>
    <w:p w14:paraId="6958F13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42B382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models.py </w:t>
      </w:r>
      <w:r w:rsidRPr="00BB7677">
        <w:rPr>
          <w:rFonts w:ascii="LiberationSerif" w:hAnsi="LiberationSerif" w:cs="LiberationSerif"/>
          <w:color w:val="000000"/>
          <w:kern w:val="0"/>
          <w:sz w:val="30"/>
          <w:szCs w:val="30"/>
        </w:rPr>
        <w:t xml:space="preserve">file of the </w:t>
      </w:r>
      <w:r w:rsidRPr="00BB7677">
        <w:rPr>
          <w:rFonts w:ascii="LiberationMono" w:hAnsi="LiberationMono" w:cs="LiberationMono"/>
          <w:color w:val="000000"/>
          <w:kern w:val="0"/>
          <w:sz w:val="22"/>
          <w:szCs w:val="22"/>
        </w:rPr>
        <w:t xml:space="preserve">orders </w:t>
      </w:r>
      <w:r w:rsidRPr="00BB7677">
        <w:rPr>
          <w:rFonts w:ascii="LiberationSerif" w:hAnsi="LiberationSerif" w:cs="LiberationSerif"/>
          <w:color w:val="000000"/>
          <w:kern w:val="0"/>
          <w:sz w:val="30"/>
          <w:szCs w:val="30"/>
        </w:rPr>
        <w:t xml:space="preserve">application, and add names marked for translation to the </w:t>
      </w:r>
      <w:r w:rsidRPr="00BB7677">
        <w:rPr>
          <w:rFonts w:ascii="LiberationMono" w:hAnsi="LiberationMono" w:cs="LiberationMono"/>
          <w:color w:val="000000"/>
          <w:kern w:val="0"/>
          <w:sz w:val="22"/>
          <w:szCs w:val="22"/>
        </w:rPr>
        <w:t xml:space="preserve">Order </w:t>
      </w:r>
      <w:r w:rsidRPr="00BB7677">
        <w:rPr>
          <w:rFonts w:ascii="LiberationSerif" w:hAnsi="LiberationSerif" w:cs="LiberationSerif"/>
          <w:color w:val="000000"/>
          <w:kern w:val="0"/>
          <w:sz w:val="30"/>
          <w:szCs w:val="30"/>
        </w:rPr>
        <w:t>model fields, as follows:</w:t>
      </w:r>
    </w:p>
    <w:p w14:paraId="59151FB4"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A726A5"/>
          <w:kern w:val="0"/>
          <w:sz w:val="22"/>
          <w:szCs w:val="22"/>
        </w:rPr>
        <w:t xml:space="preserve">from </w:t>
      </w:r>
      <w:r w:rsidRPr="00BB7677">
        <w:rPr>
          <w:rFonts w:ascii="LiberationMono-Bold" w:hAnsi="LiberationMono-Bold" w:cs="LiberationMono-Bold"/>
          <w:b/>
          <w:bCs/>
          <w:color w:val="383A42"/>
          <w:kern w:val="0"/>
          <w:sz w:val="22"/>
          <w:szCs w:val="22"/>
        </w:rPr>
        <w:t xml:space="preserve">django.utils.translation </w:t>
      </w:r>
      <w:r w:rsidRPr="00BB7677">
        <w:rPr>
          <w:rFonts w:ascii="LiberationMono-Bold" w:hAnsi="LiberationMono-Bold" w:cs="LiberationMono-Bold"/>
          <w:b/>
          <w:bCs/>
          <w:color w:val="A726A5"/>
          <w:kern w:val="0"/>
          <w:sz w:val="22"/>
          <w:szCs w:val="22"/>
        </w:rPr>
        <w:t xml:space="preserve">import </w:t>
      </w:r>
      <w:r w:rsidRPr="00BB7677">
        <w:rPr>
          <w:rFonts w:ascii="LiberationMono-Bold" w:hAnsi="LiberationMono-Bold" w:cs="LiberationMono-Bold"/>
          <w:b/>
          <w:bCs/>
          <w:color w:val="383A42"/>
          <w:kern w:val="0"/>
          <w:sz w:val="22"/>
          <w:szCs w:val="22"/>
        </w:rPr>
        <w:t xml:space="preserve">gettext_lazy </w:t>
      </w:r>
      <w:r w:rsidRPr="00BB7677">
        <w:rPr>
          <w:rFonts w:ascii="LiberationMono-Bold" w:hAnsi="LiberationMono-Bold" w:cs="LiberationMono-Bold"/>
          <w:b/>
          <w:bCs/>
          <w:color w:val="A726A5"/>
          <w:kern w:val="0"/>
          <w:sz w:val="22"/>
          <w:szCs w:val="22"/>
        </w:rPr>
        <w:t xml:space="preserve">as </w:t>
      </w:r>
      <w:r w:rsidRPr="00BB7677">
        <w:rPr>
          <w:rFonts w:ascii="LiberationMono-Bold" w:hAnsi="LiberationMono-Bold" w:cs="LiberationMono-Bold"/>
          <w:b/>
          <w:bCs/>
          <w:color w:val="383A42"/>
          <w:kern w:val="0"/>
          <w:sz w:val="22"/>
          <w:szCs w:val="22"/>
        </w:rPr>
        <w:t>_</w:t>
      </w:r>
    </w:p>
    <w:p w14:paraId="1A6E34CE"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class </w:t>
      </w:r>
      <w:r w:rsidRPr="00BB7677">
        <w:rPr>
          <w:rFonts w:ascii="LiberationMono" w:hAnsi="LiberationMono" w:cs="LiberationMono"/>
          <w:color w:val="4078F3"/>
          <w:kern w:val="0"/>
          <w:sz w:val="22"/>
          <w:szCs w:val="22"/>
        </w:rPr>
        <w:t>Order</w:t>
      </w:r>
      <w:r w:rsidRPr="00BB7677">
        <w:rPr>
          <w:rFonts w:ascii="LiberationMono" w:hAnsi="LiberationMono" w:cs="LiberationMono"/>
          <w:color w:val="383A42"/>
          <w:kern w:val="0"/>
          <w:sz w:val="22"/>
          <w:szCs w:val="22"/>
        </w:rPr>
        <w:t>(models.Model):</w:t>
      </w:r>
    </w:p>
    <w:p w14:paraId="10EC7258"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996801"/>
          <w:kern w:val="0"/>
          <w:sz w:val="22"/>
          <w:szCs w:val="22"/>
        </w:rPr>
      </w:pPr>
      <w:r w:rsidRPr="00BB7677">
        <w:rPr>
          <w:rFonts w:ascii="LiberationMono" w:hAnsi="LiberationMono" w:cs="LiberationMono"/>
          <w:color w:val="383A42"/>
          <w:kern w:val="0"/>
          <w:sz w:val="22"/>
          <w:szCs w:val="22"/>
        </w:rPr>
        <w:t>first_name = models.CharField(</w:t>
      </w:r>
      <w:r w:rsidRPr="00BB7677">
        <w:rPr>
          <w:rFonts w:ascii="LiberationMono-Bold" w:hAnsi="LiberationMono-Bold" w:cs="LiberationMono-Bold"/>
          <w:b/>
          <w:bCs/>
          <w:color w:val="383A42"/>
          <w:kern w:val="0"/>
          <w:sz w:val="22"/>
          <w:szCs w:val="22"/>
        </w:rPr>
        <w:t>_(</w:t>
      </w:r>
      <w:r w:rsidRPr="00BB7677">
        <w:rPr>
          <w:rFonts w:ascii="LiberationMono-Bold" w:hAnsi="LiberationMono-Bold" w:cs="LiberationMono-Bold"/>
          <w:b/>
          <w:bCs/>
          <w:color w:val="50A24F"/>
          <w:kern w:val="0"/>
          <w:sz w:val="22"/>
          <w:szCs w:val="22"/>
        </w:rPr>
        <w:t>'first name'</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 max_length=</w:t>
      </w:r>
      <w:r w:rsidRPr="00BB7677">
        <w:rPr>
          <w:rFonts w:ascii="LiberationMono" w:hAnsi="LiberationMono" w:cs="LiberationMono"/>
          <w:color w:val="996801"/>
          <w:kern w:val="0"/>
          <w:sz w:val="22"/>
          <w:szCs w:val="22"/>
        </w:rPr>
        <w:t>50</w:t>
      </w:r>
    </w:p>
    <w:p w14:paraId="59EB5396"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last_name = models.CharField(</w:t>
      </w:r>
      <w:r w:rsidRPr="00BB7677">
        <w:rPr>
          <w:rFonts w:ascii="LiberationMono-Bold" w:hAnsi="LiberationMono-Bold" w:cs="LiberationMono-Bold"/>
          <w:b/>
          <w:bCs/>
          <w:color w:val="383A42"/>
          <w:kern w:val="0"/>
          <w:sz w:val="22"/>
          <w:szCs w:val="22"/>
        </w:rPr>
        <w:t>_(</w:t>
      </w:r>
      <w:r w:rsidRPr="00BB7677">
        <w:rPr>
          <w:rFonts w:ascii="LiberationMono-Bold" w:hAnsi="LiberationMono-Bold" w:cs="LiberationMono-Bold"/>
          <w:b/>
          <w:bCs/>
          <w:color w:val="50A24F"/>
          <w:kern w:val="0"/>
          <w:sz w:val="22"/>
          <w:szCs w:val="22"/>
        </w:rPr>
        <w:t>'last name'</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 max_length=</w:t>
      </w:r>
      <w:r w:rsidRPr="00BB7677">
        <w:rPr>
          <w:rFonts w:ascii="LiberationMono" w:hAnsi="LiberationMono" w:cs="LiberationMono"/>
          <w:color w:val="996801"/>
          <w:kern w:val="0"/>
          <w:sz w:val="22"/>
          <w:szCs w:val="22"/>
        </w:rPr>
        <w:t>50</w:t>
      </w:r>
      <w:r w:rsidRPr="00BB7677">
        <w:rPr>
          <w:rFonts w:ascii="LiberationMono" w:hAnsi="LiberationMono" w:cs="LiberationMono"/>
          <w:color w:val="383A42"/>
          <w:kern w:val="0"/>
          <w:sz w:val="22"/>
          <w:szCs w:val="22"/>
        </w:rPr>
        <w:t>)</w:t>
      </w:r>
    </w:p>
    <w:p w14:paraId="33F2957B"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email = models.EmailField(</w:t>
      </w:r>
      <w:r w:rsidRPr="00BB7677">
        <w:rPr>
          <w:rFonts w:ascii="LiberationMono-Bold" w:hAnsi="LiberationMono-Bold" w:cs="LiberationMono-Bold"/>
          <w:b/>
          <w:bCs/>
          <w:color w:val="383A42"/>
          <w:kern w:val="0"/>
          <w:sz w:val="22"/>
          <w:szCs w:val="22"/>
        </w:rPr>
        <w:t>_(</w:t>
      </w:r>
      <w:r w:rsidRPr="00BB7677">
        <w:rPr>
          <w:rFonts w:ascii="LiberationMono-Bold" w:hAnsi="LiberationMono-Bold" w:cs="LiberationMono-Bold"/>
          <w:b/>
          <w:bCs/>
          <w:color w:val="50A24F"/>
          <w:kern w:val="0"/>
          <w:sz w:val="22"/>
          <w:szCs w:val="22"/>
        </w:rPr>
        <w:t>'e-mail'</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w:t>
      </w:r>
    </w:p>
    <w:p w14:paraId="7C5D706A"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address = models.CharField(</w:t>
      </w:r>
      <w:r w:rsidRPr="00BB7677">
        <w:rPr>
          <w:rFonts w:ascii="LiberationMono-Bold" w:hAnsi="LiberationMono-Bold" w:cs="LiberationMono-Bold"/>
          <w:b/>
          <w:bCs/>
          <w:color w:val="383A42"/>
          <w:kern w:val="0"/>
          <w:sz w:val="22"/>
          <w:szCs w:val="22"/>
        </w:rPr>
        <w:t>_(</w:t>
      </w:r>
      <w:r w:rsidRPr="00BB7677">
        <w:rPr>
          <w:rFonts w:ascii="LiberationMono-Bold" w:hAnsi="LiberationMono-Bold" w:cs="LiberationMono-Bold"/>
          <w:b/>
          <w:bCs/>
          <w:color w:val="50A24F"/>
          <w:kern w:val="0"/>
          <w:sz w:val="22"/>
          <w:szCs w:val="22"/>
        </w:rPr>
        <w:t>'address'</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 max_length=</w:t>
      </w:r>
      <w:r w:rsidRPr="00BB7677">
        <w:rPr>
          <w:rFonts w:ascii="LiberationMono" w:hAnsi="LiberationMono" w:cs="LiberationMono"/>
          <w:color w:val="996801"/>
          <w:kern w:val="0"/>
          <w:sz w:val="22"/>
          <w:szCs w:val="22"/>
        </w:rPr>
        <w:t>250</w:t>
      </w:r>
      <w:r w:rsidRPr="00BB7677">
        <w:rPr>
          <w:rFonts w:ascii="LiberationMono" w:hAnsi="LiberationMono" w:cs="LiberationMono"/>
          <w:color w:val="383A42"/>
          <w:kern w:val="0"/>
          <w:sz w:val="22"/>
          <w:szCs w:val="22"/>
        </w:rPr>
        <w:t>)</w:t>
      </w:r>
    </w:p>
    <w:p w14:paraId="27AE7F75"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postal_code = models.CharField(</w:t>
      </w:r>
      <w:r w:rsidRPr="00BB7677">
        <w:rPr>
          <w:rFonts w:ascii="LiberationMono-Bold" w:hAnsi="LiberationMono-Bold" w:cs="LiberationMono-Bold"/>
          <w:b/>
          <w:bCs/>
          <w:color w:val="383A42"/>
          <w:kern w:val="0"/>
          <w:sz w:val="22"/>
          <w:szCs w:val="22"/>
        </w:rPr>
        <w:t>_(</w:t>
      </w:r>
      <w:r w:rsidRPr="00BB7677">
        <w:rPr>
          <w:rFonts w:ascii="LiberationMono-Bold" w:hAnsi="LiberationMono-Bold" w:cs="LiberationMono-Bold"/>
          <w:b/>
          <w:bCs/>
          <w:color w:val="50A24F"/>
          <w:kern w:val="0"/>
          <w:sz w:val="22"/>
          <w:szCs w:val="22"/>
        </w:rPr>
        <w:t>'postal code'</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 max_length=</w:t>
      </w:r>
    </w:p>
    <w:p w14:paraId="6C5C632C"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city = models.CharField(</w:t>
      </w:r>
      <w:r w:rsidRPr="00BB7677">
        <w:rPr>
          <w:rFonts w:ascii="LiberationMono-Bold" w:hAnsi="LiberationMono-Bold" w:cs="LiberationMono-Bold"/>
          <w:b/>
          <w:bCs/>
          <w:color w:val="383A42"/>
          <w:kern w:val="0"/>
          <w:sz w:val="22"/>
          <w:szCs w:val="22"/>
        </w:rPr>
        <w:t>_(</w:t>
      </w:r>
      <w:r w:rsidRPr="00BB7677">
        <w:rPr>
          <w:rFonts w:ascii="LiberationMono-Bold" w:hAnsi="LiberationMono-Bold" w:cs="LiberationMono-Bold"/>
          <w:b/>
          <w:bCs/>
          <w:color w:val="50A24F"/>
          <w:kern w:val="0"/>
          <w:sz w:val="22"/>
          <w:szCs w:val="22"/>
        </w:rPr>
        <w:t>'city'</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 max_length=</w:t>
      </w:r>
      <w:r w:rsidRPr="00BB7677">
        <w:rPr>
          <w:rFonts w:ascii="LiberationMono" w:hAnsi="LiberationMono" w:cs="LiberationMono"/>
          <w:color w:val="996801"/>
          <w:kern w:val="0"/>
          <w:sz w:val="22"/>
          <w:szCs w:val="22"/>
        </w:rPr>
        <w:t>100</w:t>
      </w:r>
      <w:r w:rsidRPr="00BB7677">
        <w:rPr>
          <w:rFonts w:ascii="LiberationMono" w:hAnsi="LiberationMono" w:cs="LiberationMono"/>
          <w:color w:val="383A42"/>
          <w:kern w:val="0"/>
          <w:sz w:val="22"/>
          <w:szCs w:val="22"/>
        </w:rPr>
        <w:t>)</w:t>
      </w:r>
    </w:p>
    <w:p w14:paraId="2F558D9D" w14:textId="77777777" w:rsidR="00BB7677" w:rsidRPr="00BB7677" w:rsidRDefault="00BB7677" w:rsidP="00BB767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w:t>
      </w:r>
    </w:p>
    <w:p w14:paraId="002698F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3C7799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You have added names for the fields that are displayed when a user places a new order. These are </w:t>
      </w:r>
      <w:r w:rsidRPr="00BB7677">
        <w:rPr>
          <w:rFonts w:ascii="LiberationMono" w:hAnsi="LiberationMono" w:cs="LiberationMono"/>
          <w:color w:val="000000"/>
          <w:kern w:val="0"/>
          <w:sz w:val="22"/>
          <w:szCs w:val="22"/>
        </w:rPr>
        <w:t xml:space="preserve">first_name </w:t>
      </w:r>
      <w:r w:rsidRPr="00BB7677">
        <w:rPr>
          <w:rFonts w:ascii="LiberationSerif" w:hAnsi="LiberationSerif" w:cs="LiberationSerif"/>
          <w:color w:val="000000"/>
          <w:kern w:val="0"/>
          <w:sz w:val="30"/>
          <w:szCs w:val="30"/>
        </w:rPr>
        <w:t xml:space="preserve">, </w:t>
      </w:r>
      <w:r w:rsidRPr="00BB7677">
        <w:rPr>
          <w:rFonts w:ascii="LiberationMono" w:hAnsi="LiberationMono" w:cs="LiberationMono"/>
          <w:color w:val="000000"/>
          <w:kern w:val="0"/>
          <w:sz w:val="22"/>
          <w:szCs w:val="22"/>
        </w:rPr>
        <w:t xml:space="preserve">last_name </w:t>
      </w:r>
      <w:r w:rsidRPr="00BB7677">
        <w:rPr>
          <w:rFonts w:ascii="LiberationSerif" w:hAnsi="LiberationSerif" w:cs="LiberationSerif"/>
          <w:color w:val="000000"/>
          <w:kern w:val="0"/>
          <w:sz w:val="30"/>
          <w:szCs w:val="30"/>
        </w:rPr>
        <w:t xml:space="preserve">, </w:t>
      </w:r>
      <w:r w:rsidRPr="00BB7677">
        <w:rPr>
          <w:rFonts w:ascii="LiberationMono" w:hAnsi="LiberationMono" w:cs="LiberationMono"/>
          <w:color w:val="000000"/>
          <w:kern w:val="0"/>
          <w:sz w:val="22"/>
          <w:szCs w:val="22"/>
        </w:rPr>
        <w:t xml:space="preserve">email </w:t>
      </w:r>
      <w:r w:rsidRPr="00BB7677">
        <w:rPr>
          <w:rFonts w:ascii="LiberationSerif" w:hAnsi="LiberationSerif" w:cs="LiberationSerif"/>
          <w:color w:val="000000"/>
          <w:kern w:val="0"/>
          <w:sz w:val="30"/>
          <w:szCs w:val="30"/>
        </w:rPr>
        <w:t xml:space="preserve">, </w:t>
      </w:r>
      <w:r w:rsidRPr="00BB7677">
        <w:rPr>
          <w:rFonts w:ascii="LiberationMono" w:hAnsi="LiberationMono" w:cs="LiberationMono"/>
          <w:color w:val="000000"/>
          <w:kern w:val="0"/>
          <w:sz w:val="22"/>
          <w:szCs w:val="22"/>
        </w:rPr>
        <w:t xml:space="preserve">address </w:t>
      </w:r>
      <w:r w:rsidRPr="00BB7677">
        <w:rPr>
          <w:rFonts w:ascii="LiberationSerif" w:hAnsi="LiberationSerif" w:cs="LiberationSerif"/>
          <w:color w:val="000000"/>
          <w:kern w:val="0"/>
          <w:sz w:val="30"/>
          <w:szCs w:val="30"/>
        </w:rPr>
        <w:t xml:space="preserve">, </w:t>
      </w:r>
      <w:r w:rsidRPr="00BB7677">
        <w:rPr>
          <w:rFonts w:ascii="LiberationMono" w:hAnsi="LiberationMono" w:cs="LiberationMono"/>
          <w:color w:val="000000"/>
          <w:kern w:val="0"/>
          <w:sz w:val="22"/>
          <w:szCs w:val="22"/>
        </w:rPr>
        <w:t xml:space="preserve">postal_code </w:t>
      </w:r>
      <w:r w:rsidRPr="00BB7677">
        <w:rPr>
          <w:rFonts w:ascii="LiberationSerif" w:hAnsi="LiberationSerif" w:cs="LiberationSerif"/>
          <w:color w:val="000000"/>
          <w:kern w:val="0"/>
          <w:sz w:val="30"/>
          <w:szCs w:val="30"/>
        </w:rPr>
        <w:t xml:space="preserve">, and </w:t>
      </w:r>
      <w:r w:rsidRPr="00BB7677">
        <w:rPr>
          <w:rFonts w:ascii="LiberationMono" w:hAnsi="LiberationMono" w:cs="LiberationMono"/>
          <w:color w:val="000000"/>
          <w:kern w:val="0"/>
          <w:sz w:val="22"/>
          <w:szCs w:val="22"/>
        </w:rPr>
        <w:t xml:space="preserve">city </w:t>
      </w:r>
      <w:r w:rsidRPr="00BB7677">
        <w:rPr>
          <w:rFonts w:ascii="LiberationSerif" w:hAnsi="LiberationSerif" w:cs="LiberationSerif"/>
          <w:color w:val="000000"/>
          <w:kern w:val="0"/>
          <w:sz w:val="30"/>
          <w:szCs w:val="30"/>
        </w:rPr>
        <w:t xml:space="preserve">. Remember that you can also use the </w:t>
      </w:r>
      <w:r w:rsidRPr="00BB7677">
        <w:rPr>
          <w:rFonts w:ascii="LiberationMono" w:hAnsi="LiberationMono" w:cs="LiberationMono"/>
          <w:color w:val="000000"/>
          <w:kern w:val="0"/>
          <w:sz w:val="22"/>
          <w:szCs w:val="22"/>
        </w:rPr>
        <w:t xml:space="preserve">verbose_name </w:t>
      </w:r>
      <w:r w:rsidRPr="00BB7677">
        <w:rPr>
          <w:rFonts w:ascii="LiberationSerif" w:hAnsi="LiberationSerif" w:cs="LiberationSerif"/>
          <w:color w:val="000000"/>
          <w:kern w:val="0"/>
          <w:sz w:val="30"/>
          <w:szCs w:val="30"/>
        </w:rPr>
        <w:t>attribute to name the fields.</w:t>
      </w:r>
    </w:p>
    <w:p w14:paraId="7690C70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B3188E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Create the following directory structure inside the </w:t>
      </w:r>
      <w:r w:rsidRPr="00BB7677">
        <w:rPr>
          <w:rFonts w:ascii="LiberationMono" w:hAnsi="LiberationMono" w:cs="LiberationMono"/>
          <w:color w:val="000000"/>
          <w:kern w:val="0"/>
          <w:sz w:val="22"/>
          <w:szCs w:val="22"/>
        </w:rPr>
        <w:t xml:space="preserve">orders </w:t>
      </w:r>
      <w:r w:rsidRPr="00BB7677">
        <w:rPr>
          <w:rFonts w:ascii="LiberationSerif" w:hAnsi="LiberationSerif" w:cs="LiberationSerif"/>
          <w:color w:val="000000"/>
          <w:kern w:val="0"/>
          <w:sz w:val="30"/>
          <w:szCs w:val="30"/>
        </w:rPr>
        <w:t>application</w:t>
      </w:r>
    </w:p>
    <w:p w14:paraId="265EDD5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directory:</w:t>
      </w:r>
    </w:p>
    <w:p w14:paraId="205D3183"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locale/</w:t>
      </w:r>
    </w:p>
    <w:p w14:paraId="32413433"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xml:space="preserve">         en/</w:t>
      </w:r>
    </w:p>
    <w:p w14:paraId="0A7C588E"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xml:space="preserve">        es/</w:t>
      </w:r>
    </w:p>
    <w:p w14:paraId="5F5DF2C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236FF0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By creating a </w:t>
      </w:r>
      <w:r w:rsidRPr="00BB7677">
        <w:rPr>
          <w:rFonts w:ascii="LiberationMono" w:hAnsi="LiberationMono" w:cs="LiberationMono"/>
          <w:color w:val="000000"/>
          <w:kern w:val="0"/>
          <w:sz w:val="22"/>
          <w:szCs w:val="22"/>
        </w:rPr>
        <w:t xml:space="preserve">locale </w:t>
      </w:r>
      <w:r w:rsidRPr="00BB7677">
        <w:rPr>
          <w:rFonts w:ascii="LiberationSerif" w:hAnsi="LiberationSerif" w:cs="LiberationSerif"/>
          <w:color w:val="000000"/>
          <w:kern w:val="0"/>
          <w:sz w:val="30"/>
          <w:szCs w:val="30"/>
        </w:rPr>
        <w:t>directory, the translation strings of this application will be stored in a message file in this directory instead of the main messages file. In this way, you can generate separate translation files for each application.</w:t>
      </w:r>
    </w:p>
    <w:p w14:paraId="02E18CE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1E63A1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Open the shell from the project directory and run the following command:</w:t>
      </w:r>
    </w:p>
    <w:p w14:paraId="184FD14A"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django-admin makemessages --all</w:t>
      </w:r>
    </w:p>
    <w:p w14:paraId="491CC63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FEC3C7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 should see the following output:</w:t>
      </w:r>
    </w:p>
    <w:p w14:paraId="54D95675"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processing locale es</w:t>
      </w:r>
    </w:p>
    <w:p w14:paraId="30D6B89F"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processing locale en</w:t>
      </w:r>
    </w:p>
    <w:p w14:paraId="387577B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Open the </w:t>
      </w:r>
      <w:r w:rsidRPr="00BB7677">
        <w:rPr>
          <w:rFonts w:ascii="LiberationMono" w:hAnsi="LiberationMono" w:cs="LiberationMono"/>
          <w:color w:val="000000"/>
          <w:kern w:val="0"/>
          <w:sz w:val="22"/>
          <w:szCs w:val="22"/>
        </w:rPr>
        <w:t xml:space="preserve">locale/es/LC_MESSAGES/django.po </w:t>
      </w:r>
      <w:r w:rsidRPr="00BB7677">
        <w:rPr>
          <w:rFonts w:ascii="LiberationSerif" w:hAnsi="LiberationSerif" w:cs="LiberationSerif"/>
          <w:color w:val="000000"/>
          <w:kern w:val="0"/>
          <w:sz w:val="30"/>
          <w:szCs w:val="30"/>
        </w:rPr>
        <w:t xml:space="preserve">file of the </w:t>
      </w:r>
      <w:r w:rsidRPr="00BB7677">
        <w:rPr>
          <w:rFonts w:ascii="LiberationMono" w:hAnsi="LiberationMono" w:cs="LiberationMono"/>
          <w:color w:val="000000"/>
          <w:kern w:val="0"/>
          <w:sz w:val="22"/>
          <w:szCs w:val="22"/>
        </w:rPr>
        <w:t xml:space="preserve">order </w:t>
      </w:r>
      <w:r w:rsidRPr="00BB7677">
        <w:rPr>
          <w:rFonts w:ascii="LiberationSerif" w:hAnsi="LiberationSerif" w:cs="LiberationSerif"/>
          <w:color w:val="000000"/>
          <w:kern w:val="0"/>
          <w:sz w:val="30"/>
          <w:szCs w:val="30"/>
        </w:rPr>
        <w:t xml:space="preserve">application using a text editor. You will see the translation strings for the </w:t>
      </w:r>
      <w:r w:rsidRPr="00BB7677">
        <w:rPr>
          <w:rFonts w:ascii="LiberationMono" w:hAnsi="LiberationMono" w:cs="LiberationMono"/>
          <w:color w:val="000000"/>
          <w:kern w:val="0"/>
          <w:sz w:val="22"/>
          <w:szCs w:val="22"/>
        </w:rPr>
        <w:t xml:space="preserve">Order </w:t>
      </w:r>
      <w:r w:rsidRPr="00BB7677">
        <w:rPr>
          <w:rFonts w:ascii="LiberationSerif" w:hAnsi="LiberationSerif" w:cs="LiberationSerif"/>
          <w:color w:val="000000"/>
          <w:kern w:val="0"/>
          <w:sz w:val="30"/>
          <w:szCs w:val="30"/>
        </w:rPr>
        <w:t>model.</w:t>
      </w:r>
    </w:p>
    <w:p w14:paraId="0D7F6E8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Fill in the following </w:t>
      </w:r>
      <w:r w:rsidRPr="00BB7677">
        <w:rPr>
          <w:rFonts w:ascii="LiberationMono" w:hAnsi="LiberationMono" w:cs="LiberationMono"/>
          <w:color w:val="000000"/>
          <w:kern w:val="0"/>
          <w:sz w:val="22"/>
          <w:szCs w:val="22"/>
        </w:rPr>
        <w:t xml:space="preserve">msgstr </w:t>
      </w:r>
      <w:r w:rsidRPr="00BB7677">
        <w:rPr>
          <w:rFonts w:ascii="LiberationSerif" w:hAnsi="LiberationSerif" w:cs="LiberationSerif"/>
          <w:color w:val="000000"/>
          <w:kern w:val="0"/>
          <w:sz w:val="30"/>
          <w:szCs w:val="30"/>
        </w:rPr>
        <w:t xml:space="preserve">translations for the given </w:t>
      </w:r>
      <w:r w:rsidRPr="00BB7677">
        <w:rPr>
          <w:rFonts w:ascii="LiberationMono" w:hAnsi="LiberationMono" w:cs="LiberationMono"/>
          <w:color w:val="000000"/>
          <w:kern w:val="0"/>
          <w:sz w:val="22"/>
          <w:szCs w:val="22"/>
        </w:rPr>
        <w:t xml:space="preserve">msgid </w:t>
      </w:r>
      <w:r w:rsidRPr="00BB7677">
        <w:rPr>
          <w:rFonts w:ascii="LiberationSerif" w:hAnsi="LiberationSerif" w:cs="LiberationSerif"/>
          <w:color w:val="000000"/>
          <w:kern w:val="0"/>
          <w:sz w:val="30"/>
          <w:szCs w:val="30"/>
        </w:rPr>
        <w:t>strings:</w:t>
      </w:r>
    </w:p>
    <w:p w14:paraId="6CC09F03" w14:textId="77777777" w:rsidR="00BB7677" w:rsidRPr="00BB7677" w:rsidRDefault="00BB7677" w:rsidP="00BB767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orders/models.py:12</w:t>
      </w:r>
    </w:p>
    <w:p w14:paraId="34A13219" w14:textId="77777777" w:rsidR="00BB7677" w:rsidRPr="00BB7677" w:rsidRDefault="00BB7677" w:rsidP="00BB7677">
      <w:pPr>
        <w:autoSpaceDE w:val="0"/>
        <w:autoSpaceDN w:val="0"/>
        <w:adjustRightInd w:val="0"/>
        <w:spacing w:after="0" w:line="240" w:lineRule="auto"/>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 xml:space="preserve">msgid </w:t>
      </w:r>
      <w:r w:rsidRPr="00BB7677">
        <w:rPr>
          <w:rFonts w:ascii="LiberationMono" w:hAnsi="LiberationMono" w:cs="LiberationMono"/>
          <w:color w:val="50A24F"/>
          <w:kern w:val="0"/>
          <w:sz w:val="22"/>
          <w:szCs w:val="22"/>
        </w:rPr>
        <w:t>"first name"</w:t>
      </w:r>
    </w:p>
    <w:p w14:paraId="270BB43D"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50A24F"/>
          <w:kern w:val="0"/>
          <w:sz w:val="22"/>
          <w:szCs w:val="22"/>
          <w:lang w:val="fr-FR"/>
        </w:rPr>
      </w:pPr>
      <w:r w:rsidRPr="00BB7677">
        <w:rPr>
          <w:rFonts w:ascii="LiberationMono" w:hAnsi="LiberationMono" w:cs="LiberationMono"/>
          <w:color w:val="383A42"/>
          <w:kern w:val="0"/>
          <w:sz w:val="22"/>
          <w:szCs w:val="22"/>
          <w:lang w:val="fr-FR"/>
        </w:rPr>
        <w:t xml:space="preserve">msgstr </w:t>
      </w:r>
      <w:r w:rsidRPr="00BB7677">
        <w:rPr>
          <w:rFonts w:ascii="LiberationMono-Bold" w:hAnsi="LiberationMono-Bold" w:cs="LiberationMono-Bold"/>
          <w:b/>
          <w:bCs/>
          <w:color w:val="50A24F"/>
          <w:kern w:val="0"/>
          <w:sz w:val="22"/>
          <w:szCs w:val="22"/>
          <w:lang w:val="fr-FR"/>
        </w:rPr>
        <w:t>"nombre"</w:t>
      </w:r>
    </w:p>
    <w:p w14:paraId="070E42C2" w14:textId="77777777" w:rsidR="00BB7677" w:rsidRPr="00BB7677" w:rsidRDefault="00BB7677" w:rsidP="00BB7677">
      <w:pPr>
        <w:autoSpaceDE w:val="0"/>
        <w:autoSpaceDN w:val="0"/>
        <w:adjustRightInd w:val="0"/>
        <w:spacing w:after="0" w:line="240" w:lineRule="auto"/>
        <w:rPr>
          <w:rFonts w:ascii="LiberationMono-Italic" w:hAnsi="LiberationMono-Italic" w:cs="LiberationMono-Italic"/>
          <w:i/>
          <w:iCs/>
          <w:color w:val="A1A2A8"/>
          <w:kern w:val="0"/>
          <w:sz w:val="22"/>
          <w:szCs w:val="22"/>
          <w:lang w:val="fr-FR"/>
        </w:rPr>
      </w:pPr>
      <w:r w:rsidRPr="00BB7677">
        <w:rPr>
          <w:rFonts w:ascii="LiberationMono-Italic" w:hAnsi="LiberationMono-Italic" w:cs="LiberationMono-Italic"/>
          <w:i/>
          <w:iCs/>
          <w:color w:val="A1A2A8"/>
          <w:kern w:val="0"/>
          <w:sz w:val="22"/>
          <w:szCs w:val="22"/>
          <w:lang w:val="fr-FR"/>
        </w:rPr>
        <w:t>#: orders/models.py:14</w:t>
      </w:r>
    </w:p>
    <w:p w14:paraId="4923C19A" w14:textId="77777777" w:rsidR="00BB7677" w:rsidRPr="00BB7677" w:rsidRDefault="00BB7677" w:rsidP="00BB7677">
      <w:pPr>
        <w:autoSpaceDE w:val="0"/>
        <w:autoSpaceDN w:val="0"/>
        <w:adjustRightInd w:val="0"/>
        <w:spacing w:after="0" w:line="240" w:lineRule="auto"/>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lastRenderedPageBreak/>
        <w:t xml:space="preserve">msgid </w:t>
      </w:r>
      <w:r w:rsidRPr="00BB7677">
        <w:rPr>
          <w:rFonts w:ascii="LiberationMono" w:hAnsi="LiberationMono" w:cs="LiberationMono"/>
          <w:color w:val="50A24F"/>
          <w:kern w:val="0"/>
          <w:sz w:val="22"/>
          <w:szCs w:val="22"/>
        </w:rPr>
        <w:t>"last name"</w:t>
      </w:r>
    </w:p>
    <w:p w14:paraId="7BC70277"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50A24F"/>
          <w:kern w:val="0"/>
          <w:sz w:val="22"/>
          <w:szCs w:val="22"/>
        </w:rPr>
      </w:pPr>
      <w:r w:rsidRPr="00BB7677">
        <w:rPr>
          <w:rFonts w:ascii="LiberationMono" w:hAnsi="LiberationMono" w:cs="LiberationMono"/>
          <w:color w:val="383A42"/>
          <w:kern w:val="0"/>
          <w:sz w:val="22"/>
          <w:szCs w:val="22"/>
        </w:rPr>
        <w:t xml:space="preserve">msgstr </w:t>
      </w:r>
      <w:r w:rsidRPr="00BB7677">
        <w:rPr>
          <w:rFonts w:ascii="LiberationMono-Bold" w:hAnsi="LiberationMono-Bold" w:cs="LiberationMono-Bold"/>
          <w:b/>
          <w:bCs/>
          <w:color w:val="50A24F"/>
          <w:kern w:val="0"/>
          <w:sz w:val="22"/>
          <w:szCs w:val="22"/>
        </w:rPr>
        <w:t>"apellidos"</w:t>
      </w:r>
    </w:p>
    <w:p w14:paraId="1CB6810D" w14:textId="77777777" w:rsidR="00BB7677" w:rsidRPr="00BB7677" w:rsidRDefault="00BB7677" w:rsidP="00BB767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orders/models.py:16</w:t>
      </w:r>
    </w:p>
    <w:p w14:paraId="20817FE7" w14:textId="77777777" w:rsidR="00BB7677" w:rsidRPr="00BB7677" w:rsidRDefault="00BB7677" w:rsidP="00BB7677">
      <w:pPr>
        <w:autoSpaceDE w:val="0"/>
        <w:autoSpaceDN w:val="0"/>
        <w:adjustRightInd w:val="0"/>
        <w:spacing w:after="0" w:line="240" w:lineRule="auto"/>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 xml:space="preserve">msgid </w:t>
      </w:r>
      <w:r w:rsidRPr="00BB7677">
        <w:rPr>
          <w:rFonts w:ascii="LiberationMono" w:hAnsi="LiberationMono" w:cs="LiberationMono"/>
          <w:color w:val="50A24F"/>
          <w:kern w:val="0"/>
          <w:sz w:val="22"/>
          <w:szCs w:val="22"/>
        </w:rPr>
        <w:t>"e-mail"</w:t>
      </w:r>
    </w:p>
    <w:p w14:paraId="231492E4"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50A24F"/>
          <w:kern w:val="0"/>
          <w:sz w:val="22"/>
          <w:szCs w:val="22"/>
        </w:rPr>
      </w:pPr>
      <w:r w:rsidRPr="00BB7677">
        <w:rPr>
          <w:rFonts w:ascii="LiberationMono" w:hAnsi="LiberationMono" w:cs="LiberationMono"/>
          <w:color w:val="383A42"/>
          <w:kern w:val="0"/>
          <w:sz w:val="22"/>
          <w:szCs w:val="22"/>
        </w:rPr>
        <w:t xml:space="preserve">msgstr </w:t>
      </w:r>
      <w:r w:rsidRPr="00BB7677">
        <w:rPr>
          <w:rFonts w:ascii="LiberationMono-Bold" w:hAnsi="LiberationMono-Bold" w:cs="LiberationMono-Bold"/>
          <w:b/>
          <w:bCs/>
          <w:color w:val="50A24F"/>
          <w:kern w:val="0"/>
          <w:sz w:val="22"/>
          <w:szCs w:val="22"/>
        </w:rPr>
        <w:t>"e-mail"</w:t>
      </w:r>
    </w:p>
    <w:p w14:paraId="675403BA" w14:textId="77777777" w:rsidR="00BB7677" w:rsidRPr="00BB7677" w:rsidRDefault="00BB7677" w:rsidP="00BB767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orders/models.py:17</w:t>
      </w:r>
    </w:p>
    <w:p w14:paraId="1D1FDAAD" w14:textId="77777777" w:rsidR="00BB7677" w:rsidRPr="00BB7677" w:rsidRDefault="00BB7677" w:rsidP="00BB7677">
      <w:pPr>
        <w:autoSpaceDE w:val="0"/>
        <w:autoSpaceDN w:val="0"/>
        <w:adjustRightInd w:val="0"/>
        <w:spacing w:after="0" w:line="240" w:lineRule="auto"/>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 xml:space="preserve">msgid </w:t>
      </w:r>
      <w:r w:rsidRPr="00BB7677">
        <w:rPr>
          <w:rFonts w:ascii="LiberationMono" w:hAnsi="LiberationMono" w:cs="LiberationMono"/>
          <w:color w:val="50A24F"/>
          <w:kern w:val="0"/>
          <w:sz w:val="22"/>
          <w:szCs w:val="22"/>
        </w:rPr>
        <w:t>"address"</w:t>
      </w:r>
    </w:p>
    <w:p w14:paraId="6A14EC19"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50A24F"/>
          <w:kern w:val="0"/>
          <w:sz w:val="22"/>
          <w:szCs w:val="22"/>
        </w:rPr>
      </w:pPr>
      <w:r w:rsidRPr="00BB7677">
        <w:rPr>
          <w:rFonts w:ascii="LiberationMono" w:hAnsi="LiberationMono" w:cs="LiberationMono"/>
          <w:color w:val="383A42"/>
          <w:kern w:val="0"/>
          <w:sz w:val="22"/>
          <w:szCs w:val="22"/>
        </w:rPr>
        <w:t xml:space="preserve">msgstr </w:t>
      </w:r>
      <w:r w:rsidRPr="00BB7677">
        <w:rPr>
          <w:rFonts w:ascii="LiberationMono-Bold" w:hAnsi="LiberationMono-Bold" w:cs="LiberationMono-Bold"/>
          <w:b/>
          <w:bCs/>
          <w:color w:val="50A24F"/>
          <w:kern w:val="0"/>
          <w:sz w:val="22"/>
          <w:szCs w:val="22"/>
        </w:rPr>
        <w:t>"dirección"</w:t>
      </w:r>
    </w:p>
    <w:p w14:paraId="3FB25F56" w14:textId="77777777" w:rsidR="00BB7677" w:rsidRPr="00BB7677" w:rsidRDefault="00BB7677" w:rsidP="00BB767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orders/models.py:19</w:t>
      </w:r>
    </w:p>
    <w:p w14:paraId="3900416E" w14:textId="77777777" w:rsidR="00BB7677" w:rsidRPr="00BB7677" w:rsidRDefault="00BB7677" w:rsidP="00BB7677">
      <w:pPr>
        <w:autoSpaceDE w:val="0"/>
        <w:autoSpaceDN w:val="0"/>
        <w:adjustRightInd w:val="0"/>
        <w:spacing w:after="0" w:line="240" w:lineRule="auto"/>
        <w:rPr>
          <w:rFonts w:ascii="LiberationMono" w:hAnsi="LiberationMono" w:cs="LiberationMono"/>
          <w:color w:val="50A24F"/>
          <w:kern w:val="0"/>
          <w:sz w:val="22"/>
          <w:szCs w:val="22"/>
          <w:lang w:val="fr-FR"/>
        </w:rPr>
      </w:pPr>
      <w:r w:rsidRPr="00BB7677">
        <w:rPr>
          <w:rFonts w:ascii="LiberationMono" w:hAnsi="LiberationMono" w:cs="LiberationMono"/>
          <w:color w:val="383A42"/>
          <w:kern w:val="0"/>
          <w:sz w:val="22"/>
          <w:szCs w:val="22"/>
          <w:lang w:val="fr-FR"/>
        </w:rPr>
        <w:t xml:space="preserve">msgid </w:t>
      </w:r>
      <w:r w:rsidRPr="00BB7677">
        <w:rPr>
          <w:rFonts w:ascii="LiberationMono" w:hAnsi="LiberationMono" w:cs="LiberationMono"/>
          <w:color w:val="50A24F"/>
          <w:kern w:val="0"/>
          <w:sz w:val="22"/>
          <w:szCs w:val="22"/>
          <w:lang w:val="fr-FR"/>
        </w:rPr>
        <w:t>"postal code"</w:t>
      </w:r>
    </w:p>
    <w:p w14:paraId="59DAF4F9"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50A24F"/>
          <w:kern w:val="0"/>
          <w:sz w:val="22"/>
          <w:szCs w:val="22"/>
          <w:lang w:val="fr-FR"/>
        </w:rPr>
      </w:pPr>
      <w:r w:rsidRPr="00BB7677">
        <w:rPr>
          <w:rFonts w:ascii="LiberationMono" w:hAnsi="LiberationMono" w:cs="LiberationMono"/>
          <w:color w:val="383A42"/>
          <w:kern w:val="0"/>
          <w:sz w:val="22"/>
          <w:szCs w:val="22"/>
          <w:lang w:val="fr-FR"/>
        </w:rPr>
        <w:t xml:space="preserve">msgstr </w:t>
      </w:r>
      <w:r w:rsidRPr="00BB7677">
        <w:rPr>
          <w:rFonts w:ascii="LiberationMono-Bold" w:hAnsi="LiberationMono-Bold" w:cs="LiberationMono-Bold"/>
          <w:b/>
          <w:bCs/>
          <w:color w:val="50A24F"/>
          <w:kern w:val="0"/>
          <w:sz w:val="22"/>
          <w:szCs w:val="22"/>
          <w:lang w:val="fr-FR"/>
        </w:rPr>
        <w:t>"código postal"</w:t>
      </w:r>
    </w:p>
    <w:p w14:paraId="3FF4D065" w14:textId="77777777" w:rsidR="00BB7677" w:rsidRPr="00BB7677" w:rsidRDefault="00BB7677" w:rsidP="00BB767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orders/models.py:21</w:t>
      </w:r>
    </w:p>
    <w:p w14:paraId="2DEB87A9" w14:textId="77777777" w:rsidR="00BB7677" w:rsidRPr="00BB7677" w:rsidRDefault="00BB7677" w:rsidP="00BB7677">
      <w:pPr>
        <w:autoSpaceDE w:val="0"/>
        <w:autoSpaceDN w:val="0"/>
        <w:adjustRightInd w:val="0"/>
        <w:spacing w:after="0" w:line="240" w:lineRule="auto"/>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 xml:space="preserve">msgid </w:t>
      </w:r>
      <w:r w:rsidRPr="00BB7677">
        <w:rPr>
          <w:rFonts w:ascii="LiberationMono" w:hAnsi="LiberationMono" w:cs="LiberationMono"/>
          <w:color w:val="50A24F"/>
          <w:kern w:val="0"/>
          <w:sz w:val="22"/>
          <w:szCs w:val="22"/>
        </w:rPr>
        <w:t>"city"</w:t>
      </w:r>
    </w:p>
    <w:p w14:paraId="3FC0377C"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50A24F"/>
          <w:kern w:val="0"/>
          <w:sz w:val="22"/>
          <w:szCs w:val="22"/>
        </w:rPr>
      </w:pPr>
      <w:r w:rsidRPr="00BB7677">
        <w:rPr>
          <w:rFonts w:ascii="LiberationMono" w:hAnsi="LiberationMono" w:cs="LiberationMono"/>
          <w:color w:val="383A42"/>
          <w:kern w:val="0"/>
          <w:sz w:val="22"/>
          <w:szCs w:val="22"/>
        </w:rPr>
        <w:t xml:space="preserve">msgstr </w:t>
      </w:r>
      <w:r w:rsidRPr="00BB7677">
        <w:rPr>
          <w:rFonts w:ascii="LiberationMono-Bold" w:hAnsi="LiberationMono-Bold" w:cs="LiberationMono-Bold"/>
          <w:b/>
          <w:bCs/>
          <w:color w:val="50A24F"/>
          <w:kern w:val="0"/>
          <w:sz w:val="22"/>
          <w:szCs w:val="22"/>
        </w:rPr>
        <w:t>"ciudad"</w:t>
      </w:r>
    </w:p>
    <w:p w14:paraId="4C1D68C3"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50A24F"/>
          <w:kern w:val="0"/>
          <w:sz w:val="22"/>
          <w:szCs w:val="22"/>
        </w:rPr>
      </w:pPr>
    </w:p>
    <w:p w14:paraId="1F48DD1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After you have finished adding the translations, save the file.</w:t>
      </w:r>
    </w:p>
    <w:p w14:paraId="495612B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619F1F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Besides a text editor, you can use Poedit to edit translations. Poedit is a piece of software for editing translations that uses </w:t>
      </w:r>
      <w:r w:rsidRPr="00BB7677">
        <w:rPr>
          <w:rFonts w:ascii="LiberationMono" w:hAnsi="LiberationMono" w:cs="LiberationMono"/>
          <w:color w:val="000000"/>
          <w:kern w:val="0"/>
          <w:sz w:val="22"/>
          <w:szCs w:val="22"/>
        </w:rPr>
        <w:t xml:space="preserve">gettext </w:t>
      </w:r>
      <w:r w:rsidRPr="00BB7677">
        <w:rPr>
          <w:rFonts w:ascii="LiberationSerif" w:hAnsi="LiberationSerif" w:cs="LiberationSerif"/>
          <w:color w:val="000000"/>
          <w:kern w:val="0"/>
          <w:sz w:val="30"/>
          <w:szCs w:val="30"/>
        </w:rPr>
        <w:t xml:space="preserve">. It is available for Linux, Windows, and macOS. You can download Poedit from </w:t>
      </w:r>
      <w:r w:rsidRPr="00BB7677">
        <w:rPr>
          <w:rFonts w:ascii="LiberationMono" w:hAnsi="LiberationMono" w:cs="LiberationMono"/>
          <w:color w:val="0000EF"/>
          <w:kern w:val="0"/>
          <w:sz w:val="30"/>
          <w:szCs w:val="30"/>
        </w:rPr>
        <w:t>https://poedit.net/</w:t>
      </w:r>
      <w:r w:rsidRPr="00BB7677">
        <w:rPr>
          <w:rFonts w:ascii="LiberationSerif" w:hAnsi="LiberationSerif" w:cs="LiberationSerif"/>
          <w:color w:val="000000"/>
          <w:kern w:val="0"/>
          <w:sz w:val="30"/>
          <w:szCs w:val="30"/>
        </w:rPr>
        <w:t>.</w:t>
      </w:r>
    </w:p>
    <w:p w14:paraId="2C65777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BA5C48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Let’s also translate the forms of your project. The </w:t>
      </w:r>
      <w:r w:rsidRPr="00BB7677">
        <w:rPr>
          <w:rFonts w:ascii="LiberationMono" w:hAnsi="LiberationMono" w:cs="LiberationMono"/>
          <w:color w:val="000000"/>
          <w:kern w:val="0"/>
          <w:sz w:val="22"/>
          <w:szCs w:val="22"/>
        </w:rPr>
        <w:t xml:space="preserve">OrderCreateForm </w:t>
      </w:r>
      <w:r w:rsidRPr="00BB7677">
        <w:rPr>
          <w:rFonts w:ascii="LiberationSerif" w:hAnsi="LiberationSerif" w:cs="LiberationSerif"/>
          <w:color w:val="000000"/>
          <w:kern w:val="0"/>
          <w:sz w:val="30"/>
          <w:szCs w:val="30"/>
        </w:rPr>
        <w:t xml:space="preserve">of the </w:t>
      </w:r>
      <w:r w:rsidRPr="00BB7677">
        <w:rPr>
          <w:rFonts w:ascii="LiberationMono" w:hAnsi="LiberationMono" w:cs="LiberationMono"/>
          <w:color w:val="000000"/>
          <w:kern w:val="0"/>
          <w:sz w:val="22"/>
          <w:szCs w:val="22"/>
        </w:rPr>
        <w:t xml:space="preserve">orders </w:t>
      </w:r>
      <w:r w:rsidRPr="00BB7677">
        <w:rPr>
          <w:rFonts w:ascii="LiberationSerif" w:hAnsi="LiberationSerif" w:cs="LiberationSerif"/>
          <w:color w:val="000000"/>
          <w:kern w:val="0"/>
          <w:sz w:val="30"/>
          <w:szCs w:val="30"/>
        </w:rPr>
        <w:t xml:space="preserve">application does not have to be translated. That’s because it is a </w:t>
      </w:r>
      <w:r w:rsidRPr="00BB7677">
        <w:rPr>
          <w:rFonts w:ascii="LiberationMono" w:hAnsi="LiberationMono" w:cs="LiberationMono"/>
          <w:color w:val="000000"/>
          <w:kern w:val="0"/>
          <w:sz w:val="22"/>
          <w:szCs w:val="22"/>
        </w:rPr>
        <w:t xml:space="preserve">ModelForm </w:t>
      </w:r>
      <w:r w:rsidRPr="00BB7677">
        <w:rPr>
          <w:rFonts w:ascii="LiberationSerif" w:hAnsi="LiberationSerif" w:cs="LiberationSerif"/>
          <w:color w:val="000000"/>
          <w:kern w:val="0"/>
          <w:sz w:val="30"/>
          <w:szCs w:val="30"/>
        </w:rPr>
        <w:t xml:space="preserve">and uses the </w:t>
      </w:r>
      <w:r w:rsidRPr="00BB7677">
        <w:rPr>
          <w:rFonts w:ascii="LiberationMono" w:hAnsi="LiberationMono" w:cs="LiberationMono"/>
          <w:color w:val="000000"/>
          <w:kern w:val="0"/>
          <w:sz w:val="22"/>
          <w:szCs w:val="22"/>
        </w:rPr>
        <w:t xml:space="preserve">verbose_name </w:t>
      </w:r>
      <w:r w:rsidRPr="00BB7677">
        <w:rPr>
          <w:rFonts w:ascii="LiberationSerif" w:hAnsi="LiberationSerif" w:cs="LiberationSerif"/>
          <w:color w:val="000000"/>
          <w:kern w:val="0"/>
          <w:sz w:val="30"/>
          <w:szCs w:val="30"/>
        </w:rPr>
        <w:t xml:space="preserve">attribute of the </w:t>
      </w:r>
      <w:r w:rsidRPr="00BB7677">
        <w:rPr>
          <w:rFonts w:ascii="LiberationMono" w:hAnsi="LiberationMono" w:cs="LiberationMono"/>
          <w:color w:val="000000"/>
          <w:kern w:val="0"/>
          <w:sz w:val="22"/>
          <w:szCs w:val="22"/>
        </w:rPr>
        <w:t xml:space="preserve">Order </w:t>
      </w:r>
      <w:r w:rsidRPr="00BB7677">
        <w:rPr>
          <w:rFonts w:ascii="LiberationSerif" w:hAnsi="LiberationSerif" w:cs="LiberationSerif"/>
          <w:color w:val="000000"/>
          <w:kern w:val="0"/>
          <w:sz w:val="30"/>
          <w:szCs w:val="30"/>
        </w:rPr>
        <w:t xml:space="preserve">model fields for the form field labels. You are going to translate the forms of the </w:t>
      </w:r>
      <w:r w:rsidRPr="00BB7677">
        <w:rPr>
          <w:rFonts w:ascii="LiberationMono" w:hAnsi="LiberationMono" w:cs="LiberationMono"/>
          <w:color w:val="000000"/>
          <w:kern w:val="0"/>
          <w:sz w:val="22"/>
          <w:szCs w:val="22"/>
        </w:rPr>
        <w:t xml:space="preserve">cart </w:t>
      </w:r>
      <w:r w:rsidRPr="00BB7677">
        <w:rPr>
          <w:rFonts w:ascii="LiberationSerif" w:hAnsi="LiberationSerif" w:cs="LiberationSerif"/>
          <w:color w:val="000000"/>
          <w:kern w:val="0"/>
          <w:sz w:val="30"/>
          <w:szCs w:val="30"/>
        </w:rPr>
        <w:t xml:space="preserve">and </w:t>
      </w:r>
      <w:r w:rsidRPr="00BB7677">
        <w:rPr>
          <w:rFonts w:ascii="LiberationMono" w:hAnsi="LiberationMono" w:cs="LiberationMono"/>
          <w:color w:val="000000"/>
          <w:kern w:val="0"/>
          <w:sz w:val="22"/>
          <w:szCs w:val="22"/>
        </w:rPr>
        <w:t xml:space="preserve">coupons </w:t>
      </w:r>
      <w:r w:rsidRPr="00BB7677">
        <w:rPr>
          <w:rFonts w:ascii="LiberationSerif" w:hAnsi="LiberationSerif" w:cs="LiberationSerif"/>
          <w:color w:val="000000"/>
          <w:kern w:val="0"/>
          <w:sz w:val="30"/>
          <w:szCs w:val="30"/>
        </w:rPr>
        <w:t>applications:</w:t>
      </w:r>
    </w:p>
    <w:p w14:paraId="31728D1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29BC82F"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forms.py </w:t>
      </w:r>
      <w:r w:rsidRPr="00BB7677">
        <w:rPr>
          <w:rFonts w:ascii="LiberationSerif" w:hAnsi="LiberationSerif" w:cs="LiberationSerif"/>
          <w:color w:val="000000"/>
          <w:kern w:val="0"/>
          <w:sz w:val="30"/>
          <w:szCs w:val="30"/>
        </w:rPr>
        <w:t xml:space="preserve">file inside the </w:t>
      </w:r>
      <w:r w:rsidRPr="00BB7677">
        <w:rPr>
          <w:rFonts w:ascii="LiberationMono" w:hAnsi="LiberationMono" w:cs="LiberationMono"/>
          <w:color w:val="000000"/>
          <w:kern w:val="0"/>
          <w:sz w:val="22"/>
          <w:szCs w:val="22"/>
        </w:rPr>
        <w:t xml:space="preserve">cart </w:t>
      </w:r>
      <w:r w:rsidRPr="00BB7677">
        <w:rPr>
          <w:rFonts w:ascii="LiberationSerif" w:hAnsi="LiberationSerif" w:cs="LiberationSerif"/>
          <w:color w:val="000000"/>
          <w:kern w:val="0"/>
          <w:sz w:val="30"/>
          <w:szCs w:val="30"/>
        </w:rPr>
        <w:t xml:space="preserve">application directory and add a </w:t>
      </w:r>
      <w:r w:rsidRPr="00BB7677">
        <w:rPr>
          <w:rFonts w:ascii="LiberationMono" w:hAnsi="LiberationMono" w:cs="LiberationMono"/>
          <w:color w:val="000000"/>
          <w:kern w:val="0"/>
          <w:sz w:val="22"/>
          <w:szCs w:val="22"/>
        </w:rPr>
        <w:t xml:space="preserve">label </w:t>
      </w:r>
      <w:r w:rsidRPr="00BB7677">
        <w:rPr>
          <w:rFonts w:ascii="LiberationSerif" w:hAnsi="LiberationSerif" w:cs="LiberationSerif"/>
          <w:color w:val="000000"/>
          <w:kern w:val="0"/>
          <w:sz w:val="30"/>
          <w:szCs w:val="30"/>
        </w:rPr>
        <w:t xml:space="preserve">attribute to the </w:t>
      </w:r>
      <w:r w:rsidRPr="00BB7677">
        <w:rPr>
          <w:rFonts w:ascii="LiberationMono" w:hAnsi="LiberationMono" w:cs="LiberationMono"/>
          <w:color w:val="000000"/>
          <w:kern w:val="0"/>
          <w:sz w:val="22"/>
          <w:szCs w:val="22"/>
        </w:rPr>
        <w:t xml:space="preserve">quantity </w:t>
      </w:r>
      <w:r w:rsidRPr="00BB7677">
        <w:rPr>
          <w:rFonts w:ascii="LiberationSerif" w:hAnsi="LiberationSerif" w:cs="LiberationSerif"/>
          <w:color w:val="000000"/>
          <w:kern w:val="0"/>
          <w:sz w:val="30"/>
          <w:szCs w:val="30"/>
        </w:rPr>
        <w:t xml:space="preserve">field of the </w:t>
      </w:r>
      <w:r w:rsidRPr="00BB7677">
        <w:rPr>
          <w:rFonts w:ascii="LiberationMono" w:hAnsi="LiberationMono" w:cs="LiberationMono"/>
          <w:color w:val="000000"/>
          <w:kern w:val="0"/>
          <w:sz w:val="22"/>
          <w:szCs w:val="22"/>
        </w:rPr>
        <w:t xml:space="preserve">CartAddProductForm </w:t>
      </w:r>
      <w:r w:rsidRPr="00BB7677">
        <w:rPr>
          <w:rFonts w:ascii="LiberationSerif" w:hAnsi="LiberationSerif" w:cs="LiberationSerif"/>
          <w:color w:val="000000"/>
          <w:kern w:val="0"/>
          <w:sz w:val="30"/>
          <w:szCs w:val="30"/>
        </w:rPr>
        <w:t>. Then, mark this</w:t>
      </w:r>
      <w:r w:rsidRPr="00BB7677">
        <w:rPr>
          <w:rFonts w:ascii="LiberationMono" w:hAnsi="LiberationMono" w:cs="LiberationMono"/>
          <w:color w:val="000000"/>
          <w:kern w:val="0"/>
          <w:sz w:val="22"/>
          <w:szCs w:val="22"/>
        </w:rPr>
        <w:t xml:space="preserve"> </w:t>
      </w:r>
      <w:r w:rsidRPr="00BB7677">
        <w:rPr>
          <w:rFonts w:ascii="LiberationSerif" w:hAnsi="LiberationSerif" w:cs="LiberationSerif"/>
          <w:color w:val="000000"/>
          <w:kern w:val="0"/>
          <w:sz w:val="30"/>
          <w:szCs w:val="30"/>
        </w:rPr>
        <w:t>field for translation, as follows:</w:t>
      </w:r>
    </w:p>
    <w:p w14:paraId="7D5B6D37"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from </w:t>
      </w:r>
      <w:r w:rsidRPr="00BB7677">
        <w:rPr>
          <w:rFonts w:ascii="LiberationMono" w:hAnsi="LiberationMono" w:cs="LiberationMono"/>
          <w:color w:val="383A42"/>
          <w:kern w:val="0"/>
          <w:sz w:val="22"/>
          <w:szCs w:val="22"/>
        </w:rPr>
        <w:t xml:space="preserve">django </w:t>
      </w:r>
      <w:r w:rsidRPr="00BB7677">
        <w:rPr>
          <w:rFonts w:ascii="LiberationMono" w:hAnsi="LiberationMono" w:cs="LiberationMono"/>
          <w:color w:val="A726A5"/>
          <w:kern w:val="0"/>
          <w:sz w:val="22"/>
          <w:szCs w:val="22"/>
        </w:rPr>
        <w:t xml:space="preserve">import </w:t>
      </w:r>
      <w:r w:rsidRPr="00BB7677">
        <w:rPr>
          <w:rFonts w:ascii="LiberationMono" w:hAnsi="LiberationMono" w:cs="LiberationMono"/>
          <w:color w:val="383A42"/>
          <w:kern w:val="0"/>
          <w:sz w:val="22"/>
          <w:szCs w:val="22"/>
        </w:rPr>
        <w:t>forms</w:t>
      </w:r>
    </w:p>
    <w:p w14:paraId="3779D563"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A726A5"/>
          <w:kern w:val="0"/>
          <w:sz w:val="22"/>
          <w:szCs w:val="22"/>
        </w:rPr>
        <w:t xml:space="preserve">from </w:t>
      </w:r>
      <w:r w:rsidRPr="00BB7677">
        <w:rPr>
          <w:rFonts w:ascii="LiberationMono-Bold" w:hAnsi="LiberationMono-Bold" w:cs="LiberationMono-Bold"/>
          <w:b/>
          <w:bCs/>
          <w:color w:val="383A42"/>
          <w:kern w:val="0"/>
          <w:sz w:val="22"/>
          <w:szCs w:val="22"/>
        </w:rPr>
        <w:t xml:space="preserve">django.utils.translation </w:t>
      </w:r>
      <w:r w:rsidRPr="00BB7677">
        <w:rPr>
          <w:rFonts w:ascii="LiberationMono-Bold" w:hAnsi="LiberationMono-Bold" w:cs="LiberationMono-Bold"/>
          <w:b/>
          <w:bCs/>
          <w:color w:val="A726A5"/>
          <w:kern w:val="0"/>
          <w:sz w:val="22"/>
          <w:szCs w:val="22"/>
        </w:rPr>
        <w:t xml:space="preserve">import </w:t>
      </w:r>
      <w:r w:rsidRPr="00BB7677">
        <w:rPr>
          <w:rFonts w:ascii="LiberationMono-Bold" w:hAnsi="LiberationMono-Bold" w:cs="LiberationMono-Bold"/>
          <w:b/>
          <w:bCs/>
          <w:color w:val="383A42"/>
          <w:kern w:val="0"/>
          <w:sz w:val="22"/>
          <w:szCs w:val="22"/>
        </w:rPr>
        <w:t xml:space="preserve">gettext_lazy </w:t>
      </w:r>
      <w:r w:rsidRPr="00BB7677">
        <w:rPr>
          <w:rFonts w:ascii="LiberationMono-Bold" w:hAnsi="LiberationMono-Bold" w:cs="LiberationMono-Bold"/>
          <w:b/>
          <w:bCs/>
          <w:color w:val="A726A5"/>
          <w:kern w:val="0"/>
          <w:sz w:val="22"/>
          <w:szCs w:val="22"/>
        </w:rPr>
        <w:t xml:space="preserve">as </w:t>
      </w:r>
      <w:r w:rsidRPr="00BB7677">
        <w:rPr>
          <w:rFonts w:ascii="LiberationMono-Bold" w:hAnsi="LiberationMono-Bold" w:cs="LiberationMono-Bold"/>
          <w:b/>
          <w:bCs/>
          <w:color w:val="383A42"/>
          <w:kern w:val="0"/>
          <w:sz w:val="22"/>
          <w:szCs w:val="22"/>
        </w:rPr>
        <w:t>_</w:t>
      </w:r>
    </w:p>
    <w:p w14:paraId="57FBFAEC"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PRODUCT_QUANTITY_CHOICES = [(i, </w:t>
      </w:r>
      <w:r w:rsidRPr="00BB7677">
        <w:rPr>
          <w:rFonts w:ascii="LiberationMono" w:hAnsi="LiberationMono" w:cs="LiberationMono"/>
          <w:color w:val="C28501"/>
          <w:kern w:val="0"/>
          <w:sz w:val="22"/>
          <w:szCs w:val="22"/>
        </w:rPr>
        <w:t>str</w:t>
      </w:r>
      <w:r w:rsidRPr="00BB7677">
        <w:rPr>
          <w:rFonts w:ascii="LiberationMono" w:hAnsi="LiberationMono" w:cs="LiberationMono"/>
          <w:color w:val="383A42"/>
          <w:kern w:val="0"/>
          <w:sz w:val="22"/>
          <w:szCs w:val="22"/>
        </w:rPr>
        <w:t xml:space="preserve">(i)) </w:t>
      </w:r>
      <w:r w:rsidRPr="00BB7677">
        <w:rPr>
          <w:rFonts w:ascii="LiberationMono" w:hAnsi="LiberationMono" w:cs="LiberationMono"/>
          <w:color w:val="A726A5"/>
          <w:kern w:val="0"/>
          <w:sz w:val="22"/>
          <w:szCs w:val="22"/>
        </w:rPr>
        <w:t xml:space="preserve">for </w:t>
      </w:r>
      <w:r w:rsidRPr="00BB7677">
        <w:rPr>
          <w:rFonts w:ascii="LiberationMono" w:hAnsi="LiberationMono" w:cs="LiberationMono"/>
          <w:color w:val="383A42"/>
          <w:kern w:val="0"/>
          <w:sz w:val="22"/>
          <w:szCs w:val="22"/>
        </w:rPr>
        <w:t xml:space="preserve">i </w:t>
      </w:r>
      <w:r w:rsidRPr="00BB7677">
        <w:rPr>
          <w:rFonts w:ascii="LiberationMono" w:hAnsi="LiberationMono" w:cs="LiberationMono"/>
          <w:color w:val="A726A5"/>
          <w:kern w:val="0"/>
          <w:sz w:val="22"/>
          <w:szCs w:val="22"/>
        </w:rPr>
        <w:t xml:space="preserve">in </w:t>
      </w:r>
      <w:r w:rsidRPr="00BB7677">
        <w:rPr>
          <w:rFonts w:ascii="LiberationMono" w:hAnsi="LiberationMono" w:cs="LiberationMono"/>
          <w:color w:val="C28501"/>
          <w:kern w:val="0"/>
          <w:sz w:val="22"/>
          <w:szCs w:val="22"/>
        </w:rPr>
        <w:t>range</w:t>
      </w:r>
      <w:r w:rsidRPr="00BB7677">
        <w:rPr>
          <w:rFonts w:ascii="LiberationMono" w:hAnsi="LiberationMono" w:cs="LiberationMono"/>
          <w:color w:val="383A42"/>
          <w:kern w:val="0"/>
          <w:sz w:val="22"/>
          <w:szCs w:val="22"/>
        </w:rPr>
        <w:t>(</w:t>
      </w:r>
      <w:r w:rsidRPr="00BB7677">
        <w:rPr>
          <w:rFonts w:ascii="LiberationMono" w:hAnsi="LiberationMono" w:cs="LiberationMono"/>
          <w:color w:val="996801"/>
          <w:kern w:val="0"/>
          <w:sz w:val="22"/>
          <w:szCs w:val="22"/>
        </w:rPr>
        <w:t>1</w:t>
      </w:r>
      <w:r w:rsidRPr="00BB7677">
        <w:rPr>
          <w:rFonts w:ascii="LiberationMono" w:hAnsi="LiberationMono" w:cs="LiberationMono"/>
          <w:color w:val="383A42"/>
          <w:kern w:val="0"/>
          <w:sz w:val="22"/>
          <w:szCs w:val="22"/>
        </w:rPr>
        <w:t xml:space="preserve">, </w:t>
      </w:r>
      <w:r w:rsidRPr="00BB7677">
        <w:rPr>
          <w:rFonts w:ascii="LiberationMono" w:hAnsi="LiberationMono" w:cs="LiberationMono"/>
          <w:color w:val="996801"/>
          <w:kern w:val="0"/>
          <w:sz w:val="22"/>
          <w:szCs w:val="22"/>
        </w:rPr>
        <w:t>21</w:t>
      </w:r>
      <w:r w:rsidRPr="00BB7677">
        <w:rPr>
          <w:rFonts w:ascii="LiberationMono" w:hAnsi="LiberationMono" w:cs="LiberationMono"/>
          <w:color w:val="383A42"/>
          <w:kern w:val="0"/>
          <w:sz w:val="22"/>
          <w:szCs w:val="22"/>
        </w:rPr>
        <w:t>)]</w:t>
      </w:r>
    </w:p>
    <w:p w14:paraId="78D62645"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class </w:t>
      </w:r>
      <w:r w:rsidRPr="00BB7677">
        <w:rPr>
          <w:rFonts w:ascii="LiberationMono" w:hAnsi="LiberationMono" w:cs="LiberationMono"/>
          <w:color w:val="4078F3"/>
          <w:kern w:val="0"/>
          <w:sz w:val="22"/>
          <w:szCs w:val="22"/>
        </w:rPr>
        <w:t>CartAddProductForm</w:t>
      </w:r>
      <w:r w:rsidRPr="00BB7677">
        <w:rPr>
          <w:rFonts w:ascii="LiberationMono" w:hAnsi="LiberationMono" w:cs="LiberationMono"/>
          <w:color w:val="383A42"/>
          <w:kern w:val="0"/>
          <w:sz w:val="22"/>
          <w:szCs w:val="22"/>
        </w:rPr>
        <w:t>(forms.Form):</w:t>
      </w:r>
    </w:p>
    <w:p w14:paraId="4A870C8B"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quantity = forms.TypedChoiceField(</w:t>
      </w:r>
    </w:p>
    <w:p w14:paraId="39F9047E"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lang w:val="fr-FR"/>
        </w:rPr>
      </w:pPr>
      <w:r w:rsidRPr="00BB7677">
        <w:rPr>
          <w:rFonts w:ascii="LiberationMono" w:hAnsi="LiberationMono" w:cs="LiberationMono"/>
          <w:color w:val="383A42"/>
          <w:kern w:val="0"/>
          <w:sz w:val="22"/>
          <w:szCs w:val="22"/>
          <w:lang w:val="fr-FR"/>
        </w:rPr>
        <w:t>choices=PRODUCT_QUANTITY_CHOICES,</w:t>
      </w:r>
    </w:p>
    <w:p w14:paraId="212E2101" w14:textId="77777777" w:rsidR="00BB7677" w:rsidRPr="00BB7677" w:rsidRDefault="00BB7677" w:rsidP="00BB767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lang w:val="fr-FR"/>
        </w:rPr>
      </w:pPr>
      <w:r w:rsidRPr="00BB7677">
        <w:rPr>
          <w:rFonts w:ascii="LiberationMono" w:hAnsi="LiberationMono" w:cs="LiberationMono"/>
          <w:color w:val="383A42"/>
          <w:kern w:val="0"/>
          <w:sz w:val="22"/>
          <w:szCs w:val="22"/>
          <w:lang w:val="fr-FR"/>
        </w:rPr>
        <w:t>coerce=</w:t>
      </w:r>
      <w:r w:rsidRPr="00BB7677">
        <w:rPr>
          <w:rFonts w:ascii="LiberationMono" w:hAnsi="LiberationMono" w:cs="LiberationMono"/>
          <w:color w:val="C28501"/>
          <w:kern w:val="0"/>
          <w:sz w:val="22"/>
          <w:szCs w:val="22"/>
          <w:lang w:val="fr-FR"/>
        </w:rPr>
        <w:t>int</w:t>
      </w:r>
      <w:r w:rsidRPr="00BB7677">
        <w:rPr>
          <w:rFonts w:ascii="LiberationMono-Bold" w:hAnsi="LiberationMono-Bold" w:cs="LiberationMono-Bold"/>
          <w:b/>
          <w:bCs/>
          <w:color w:val="383A42"/>
          <w:kern w:val="0"/>
          <w:sz w:val="22"/>
          <w:szCs w:val="22"/>
          <w:lang w:val="fr-FR"/>
        </w:rPr>
        <w:t>,</w:t>
      </w:r>
    </w:p>
    <w:p w14:paraId="01B4E4EE" w14:textId="77777777" w:rsidR="00BB7677" w:rsidRPr="00BB7677" w:rsidRDefault="00BB7677" w:rsidP="00BB767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lang w:val="fr-FR"/>
        </w:rPr>
      </w:pPr>
      <w:r w:rsidRPr="00BB7677">
        <w:rPr>
          <w:rFonts w:ascii="LiberationMono-Bold" w:hAnsi="LiberationMono-Bold" w:cs="LiberationMono-Bold"/>
          <w:b/>
          <w:bCs/>
          <w:color w:val="383A42"/>
          <w:kern w:val="0"/>
          <w:sz w:val="22"/>
          <w:szCs w:val="22"/>
          <w:lang w:val="fr-FR"/>
        </w:rPr>
        <w:t>label=_(</w:t>
      </w:r>
      <w:r w:rsidRPr="00BB7677">
        <w:rPr>
          <w:rFonts w:ascii="LiberationMono-Bold" w:hAnsi="LiberationMono-Bold" w:cs="LiberationMono-Bold"/>
          <w:b/>
          <w:bCs/>
          <w:color w:val="50A24F"/>
          <w:kern w:val="0"/>
          <w:sz w:val="22"/>
          <w:szCs w:val="22"/>
          <w:lang w:val="fr-FR"/>
        </w:rPr>
        <w:t>'Quantity'</w:t>
      </w:r>
      <w:r w:rsidRPr="00BB7677">
        <w:rPr>
          <w:rFonts w:ascii="LiberationMono-Bold" w:hAnsi="LiberationMono-Bold" w:cs="LiberationMono-Bold"/>
          <w:b/>
          <w:bCs/>
          <w:color w:val="383A42"/>
          <w:kern w:val="0"/>
          <w:sz w:val="22"/>
          <w:szCs w:val="22"/>
          <w:lang w:val="fr-FR"/>
        </w:rPr>
        <w:t>)</w:t>
      </w:r>
    </w:p>
    <w:p w14:paraId="13BF2F78"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288CBA22"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override = forms.BooleanField(</w:t>
      </w:r>
    </w:p>
    <w:p w14:paraId="39CD62EC"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required=</w:t>
      </w:r>
      <w:r w:rsidRPr="00BB7677">
        <w:rPr>
          <w:rFonts w:ascii="LiberationMono" w:hAnsi="LiberationMono" w:cs="LiberationMono"/>
          <w:color w:val="0185BC"/>
          <w:kern w:val="0"/>
          <w:sz w:val="22"/>
          <w:szCs w:val="22"/>
        </w:rPr>
        <w:t>False</w:t>
      </w:r>
      <w:r w:rsidRPr="00BB7677">
        <w:rPr>
          <w:rFonts w:ascii="LiberationMono" w:hAnsi="LiberationMono" w:cs="LiberationMono"/>
          <w:color w:val="383A42"/>
          <w:kern w:val="0"/>
          <w:sz w:val="22"/>
          <w:szCs w:val="22"/>
        </w:rPr>
        <w:t>,</w:t>
      </w:r>
    </w:p>
    <w:p w14:paraId="1758D6E5"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initial=</w:t>
      </w:r>
      <w:r w:rsidRPr="00BB7677">
        <w:rPr>
          <w:rFonts w:ascii="LiberationMono" w:hAnsi="LiberationMono" w:cs="LiberationMono"/>
          <w:color w:val="0185BC"/>
          <w:kern w:val="0"/>
          <w:sz w:val="22"/>
          <w:szCs w:val="22"/>
        </w:rPr>
        <w:t>False</w:t>
      </w:r>
      <w:r w:rsidRPr="00BB7677">
        <w:rPr>
          <w:rFonts w:ascii="LiberationMono" w:hAnsi="LiberationMono" w:cs="LiberationMono"/>
          <w:color w:val="383A42"/>
          <w:kern w:val="0"/>
          <w:sz w:val="22"/>
          <w:szCs w:val="22"/>
        </w:rPr>
        <w:t>,</w:t>
      </w:r>
    </w:p>
    <w:p w14:paraId="4638DCE4"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widget=forms.HiddenInput</w:t>
      </w:r>
    </w:p>
    <w:p w14:paraId="0E7EFE88"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38F769DE"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p>
    <w:p w14:paraId="06A547E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forms.py </w:t>
      </w:r>
      <w:r w:rsidRPr="00BB7677">
        <w:rPr>
          <w:rFonts w:ascii="LiberationSerif" w:hAnsi="LiberationSerif" w:cs="LiberationSerif"/>
          <w:color w:val="000000"/>
          <w:kern w:val="0"/>
          <w:sz w:val="30"/>
          <w:szCs w:val="30"/>
        </w:rPr>
        <w:t xml:space="preserve">file of the </w:t>
      </w:r>
      <w:r w:rsidRPr="00BB7677">
        <w:rPr>
          <w:rFonts w:ascii="LiberationMono" w:hAnsi="LiberationMono" w:cs="LiberationMono"/>
          <w:color w:val="000000"/>
          <w:kern w:val="0"/>
          <w:sz w:val="22"/>
          <w:szCs w:val="22"/>
        </w:rPr>
        <w:t xml:space="preserve">coupons </w:t>
      </w:r>
      <w:r w:rsidRPr="00BB7677">
        <w:rPr>
          <w:rFonts w:ascii="LiberationSerif" w:hAnsi="LiberationSerif" w:cs="LiberationSerif"/>
          <w:color w:val="000000"/>
          <w:kern w:val="0"/>
          <w:sz w:val="30"/>
          <w:szCs w:val="30"/>
        </w:rPr>
        <w:t xml:space="preserve">application and translate the </w:t>
      </w:r>
      <w:r w:rsidRPr="00BB7677">
        <w:rPr>
          <w:rFonts w:ascii="LiberationMono" w:hAnsi="LiberationMono" w:cs="LiberationMono"/>
          <w:color w:val="000000"/>
          <w:kern w:val="0"/>
          <w:sz w:val="22"/>
          <w:szCs w:val="22"/>
        </w:rPr>
        <w:t xml:space="preserve">CouponApplyForm </w:t>
      </w:r>
      <w:r w:rsidRPr="00BB7677">
        <w:rPr>
          <w:rFonts w:ascii="LiberationSerif" w:hAnsi="LiberationSerif" w:cs="LiberationSerif"/>
          <w:color w:val="000000"/>
          <w:kern w:val="0"/>
          <w:sz w:val="30"/>
          <w:szCs w:val="30"/>
        </w:rPr>
        <w:t>form, as follows:</w:t>
      </w:r>
    </w:p>
    <w:p w14:paraId="0DC47C75"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from </w:t>
      </w:r>
      <w:r w:rsidRPr="00BB7677">
        <w:rPr>
          <w:rFonts w:ascii="LiberationMono" w:hAnsi="LiberationMono" w:cs="LiberationMono"/>
          <w:color w:val="383A42"/>
          <w:kern w:val="0"/>
          <w:sz w:val="22"/>
          <w:szCs w:val="22"/>
        </w:rPr>
        <w:t xml:space="preserve">django </w:t>
      </w:r>
      <w:r w:rsidRPr="00BB7677">
        <w:rPr>
          <w:rFonts w:ascii="LiberationMono" w:hAnsi="LiberationMono" w:cs="LiberationMono"/>
          <w:color w:val="A726A5"/>
          <w:kern w:val="0"/>
          <w:sz w:val="22"/>
          <w:szCs w:val="22"/>
        </w:rPr>
        <w:t xml:space="preserve">import </w:t>
      </w:r>
      <w:r w:rsidRPr="00BB7677">
        <w:rPr>
          <w:rFonts w:ascii="LiberationMono" w:hAnsi="LiberationMono" w:cs="LiberationMono"/>
          <w:color w:val="383A42"/>
          <w:kern w:val="0"/>
          <w:sz w:val="22"/>
          <w:szCs w:val="22"/>
        </w:rPr>
        <w:t>forms</w:t>
      </w:r>
    </w:p>
    <w:p w14:paraId="45E73A91"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A726A5"/>
          <w:kern w:val="0"/>
          <w:sz w:val="22"/>
          <w:szCs w:val="22"/>
        </w:rPr>
        <w:t xml:space="preserve">from </w:t>
      </w:r>
      <w:r w:rsidRPr="00BB7677">
        <w:rPr>
          <w:rFonts w:ascii="LiberationMono-Bold" w:hAnsi="LiberationMono-Bold" w:cs="LiberationMono-Bold"/>
          <w:b/>
          <w:bCs/>
          <w:color w:val="383A42"/>
          <w:kern w:val="0"/>
          <w:sz w:val="22"/>
          <w:szCs w:val="22"/>
        </w:rPr>
        <w:t xml:space="preserve">django.utils.translation </w:t>
      </w:r>
      <w:r w:rsidRPr="00BB7677">
        <w:rPr>
          <w:rFonts w:ascii="LiberationMono-Bold" w:hAnsi="LiberationMono-Bold" w:cs="LiberationMono-Bold"/>
          <w:b/>
          <w:bCs/>
          <w:color w:val="A726A5"/>
          <w:kern w:val="0"/>
          <w:sz w:val="22"/>
          <w:szCs w:val="22"/>
        </w:rPr>
        <w:t xml:space="preserve">import </w:t>
      </w:r>
      <w:r w:rsidRPr="00BB7677">
        <w:rPr>
          <w:rFonts w:ascii="LiberationMono-Bold" w:hAnsi="LiberationMono-Bold" w:cs="LiberationMono-Bold"/>
          <w:b/>
          <w:bCs/>
          <w:color w:val="383A42"/>
          <w:kern w:val="0"/>
          <w:sz w:val="22"/>
          <w:szCs w:val="22"/>
        </w:rPr>
        <w:t xml:space="preserve">gettext_lazy </w:t>
      </w:r>
      <w:r w:rsidRPr="00BB7677">
        <w:rPr>
          <w:rFonts w:ascii="LiberationMono-Bold" w:hAnsi="LiberationMono-Bold" w:cs="LiberationMono-Bold"/>
          <w:b/>
          <w:bCs/>
          <w:color w:val="A726A5"/>
          <w:kern w:val="0"/>
          <w:sz w:val="22"/>
          <w:szCs w:val="22"/>
        </w:rPr>
        <w:t xml:space="preserve">as </w:t>
      </w:r>
      <w:r w:rsidRPr="00BB7677">
        <w:rPr>
          <w:rFonts w:ascii="LiberationMono-Bold" w:hAnsi="LiberationMono-Bold" w:cs="LiberationMono-Bold"/>
          <w:b/>
          <w:bCs/>
          <w:color w:val="383A42"/>
          <w:kern w:val="0"/>
          <w:sz w:val="22"/>
          <w:szCs w:val="22"/>
        </w:rPr>
        <w:t>_</w:t>
      </w:r>
    </w:p>
    <w:p w14:paraId="52BEB101"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class </w:t>
      </w:r>
      <w:r w:rsidRPr="00BB7677">
        <w:rPr>
          <w:rFonts w:ascii="LiberationMono" w:hAnsi="LiberationMono" w:cs="LiberationMono"/>
          <w:color w:val="4078F3"/>
          <w:kern w:val="0"/>
          <w:sz w:val="22"/>
          <w:szCs w:val="22"/>
        </w:rPr>
        <w:t>CouponApplyForm</w:t>
      </w:r>
      <w:r w:rsidRPr="00BB7677">
        <w:rPr>
          <w:rFonts w:ascii="LiberationMono" w:hAnsi="LiberationMono" w:cs="LiberationMono"/>
          <w:color w:val="383A42"/>
          <w:kern w:val="0"/>
          <w:sz w:val="22"/>
          <w:szCs w:val="22"/>
        </w:rPr>
        <w:t>(forms.Form):</w:t>
      </w:r>
    </w:p>
    <w:p w14:paraId="78995584"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lastRenderedPageBreak/>
        <w:t>code = forms.CharField(</w:t>
      </w:r>
      <w:r w:rsidRPr="00BB7677">
        <w:rPr>
          <w:rFonts w:ascii="LiberationMono-Bold" w:hAnsi="LiberationMono-Bold" w:cs="LiberationMono-Bold"/>
          <w:b/>
          <w:bCs/>
          <w:color w:val="383A42"/>
          <w:kern w:val="0"/>
          <w:sz w:val="22"/>
          <w:szCs w:val="22"/>
        </w:rPr>
        <w:t>label=_(</w:t>
      </w:r>
      <w:r w:rsidRPr="00BB7677">
        <w:rPr>
          <w:rFonts w:ascii="LiberationMono-Bold" w:hAnsi="LiberationMono-Bold" w:cs="LiberationMono-Bold"/>
          <w:b/>
          <w:bCs/>
          <w:color w:val="50A24F"/>
          <w:kern w:val="0"/>
          <w:sz w:val="22"/>
          <w:szCs w:val="22"/>
        </w:rPr>
        <w:t>'Coupon'</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w:t>
      </w:r>
    </w:p>
    <w:p w14:paraId="2D72A73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28578A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You have added a label to the </w:t>
      </w:r>
      <w:r w:rsidRPr="00BB7677">
        <w:rPr>
          <w:rFonts w:ascii="LiberationMono" w:hAnsi="LiberationMono" w:cs="LiberationMono"/>
          <w:color w:val="000000"/>
          <w:kern w:val="0"/>
          <w:sz w:val="22"/>
          <w:szCs w:val="22"/>
        </w:rPr>
        <w:t xml:space="preserve">code </w:t>
      </w:r>
      <w:r w:rsidRPr="00BB7677">
        <w:rPr>
          <w:rFonts w:ascii="LiberationSerif" w:hAnsi="LiberationSerif" w:cs="LiberationSerif"/>
          <w:color w:val="000000"/>
          <w:kern w:val="0"/>
          <w:sz w:val="30"/>
          <w:szCs w:val="30"/>
        </w:rPr>
        <w:t>field and marked it for translation.</w:t>
      </w:r>
    </w:p>
    <w:p w14:paraId="757203F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2100E0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 have finished marking Python strings for translation. Next, you will learn how to mark text for translation in templates.</w:t>
      </w:r>
    </w:p>
    <w:p w14:paraId="2CF5F10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22CDAB5"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54"/>
          <w:szCs w:val="54"/>
        </w:rPr>
      </w:pPr>
      <w:r w:rsidRPr="00BB7677">
        <w:rPr>
          <w:rFonts w:ascii="DejaVuSans-Bold" w:hAnsi="DejaVuSans-Bold" w:cs="DejaVuSans-Bold"/>
          <w:b/>
          <w:bCs/>
          <w:color w:val="000000"/>
          <w:kern w:val="0"/>
          <w:sz w:val="54"/>
          <w:szCs w:val="54"/>
        </w:rPr>
        <w:t>Translating templates</w:t>
      </w:r>
    </w:p>
    <w:p w14:paraId="3DCF35E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Django offers the </w:t>
      </w:r>
      <w:r w:rsidRPr="00BB7677">
        <w:rPr>
          <w:rFonts w:ascii="LiberationMono" w:hAnsi="LiberationMono" w:cs="LiberationMono"/>
          <w:color w:val="000000"/>
          <w:kern w:val="0"/>
          <w:sz w:val="22"/>
          <w:szCs w:val="22"/>
        </w:rPr>
        <w:t xml:space="preserve">{% translate %} </w:t>
      </w:r>
      <w:r w:rsidRPr="00BB7677">
        <w:rPr>
          <w:rFonts w:ascii="LiberationSerif" w:hAnsi="LiberationSerif" w:cs="LiberationSerif"/>
          <w:color w:val="000000"/>
          <w:kern w:val="0"/>
          <w:sz w:val="30"/>
          <w:szCs w:val="30"/>
        </w:rPr>
        <w:t xml:space="preserve">and </w:t>
      </w:r>
      <w:r w:rsidRPr="00BB7677">
        <w:rPr>
          <w:rFonts w:ascii="LiberationMono" w:hAnsi="LiberationMono" w:cs="LiberationMono"/>
          <w:color w:val="000000"/>
          <w:kern w:val="0"/>
          <w:sz w:val="22"/>
          <w:szCs w:val="22"/>
        </w:rPr>
        <w:t xml:space="preserve">{% blocktranslate %} </w:t>
      </w:r>
      <w:r w:rsidRPr="00BB7677">
        <w:rPr>
          <w:rFonts w:ascii="LiberationSerif" w:hAnsi="LiberationSerif" w:cs="LiberationSerif"/>
          <w:color w:val="000000"/>
          <w:kern w:val="0"/>
          <w:sz w:val="30"/>
          <w:szCs w:val="30"/>
        </w:rPr>
        <w:t>template tags</w:t>
      </w:r>
    </w:p>
    <w:p w14:paraId="5154E61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to translate the strings using templates. In order to use the translation</w:t>
      </w:r>
    </w:p>
    <w:p w14:paraId="410CF40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template tags, you have to add </w:t>
      </w:r>
      <w:r w:rsidRPr="00BB7677">
        <w:rPr>
          <w:rFonts w:ascii="LiberationMono" w:hAnsi="LiberationMono" w:cs="LiberationMono"/>
          <w:color w:val="000000"/>
          <w:kern w:val="0"/>
          <w:sz w:val="22"/>
          <w:szCs w:val="22"/>
        </w:rPr>
        <w:t xml:space="preserve">{% load i18n %} </w:t>
      </w:r>
      <w:r w:rsidRPr="00BB7677">
        <w:rPr>
          <w:rFonts w:ascii="LiberationSerif" w:hAnsi="LiberationSerif" w:cs="LiberationSerif"/>
          <w:color w:val="000000"/>
          <w:kern w:val="0"/>
          <w:sz w:val="30"/>
          <w:szCs w:val="30"/>
        </w:rPr>
        <w:t>to the top of your template</w:t>
      </w:r>
    </w:p>
    <w:p w14:paraId="28F97B7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to load them.</w:t>
      </w:r>
    </w:p>
    <w:p w14:paraId="060176EB"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The {% translate %} template</w:t>
      </w:r>
    </w:p>
    <w:p w14:paraId="013BD92F"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tag</w:t>
      </w:r>
    </w:p>
    <w:p w14:paraId="7007A24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The </w:t>
      </w:r>
      <w:r w:rsidRPr="00BB7677">
        <w:rPr>
          <w:rFonts w:ascii="LiberationMono" w:hAnsi="LiberationMono" w:cs="LiberationMono"/>
          <w:color w:val="000000"/>
          <w:kern w:val="0"/>
          <w:sz w:val="22"/>
          <w:szCs w:val="22"/>
        </w:rPr>
        <w:t xml:space="preserve">{% translate %} </w:t>
      </w:r>
      <w:r w:rsidRPr="00BB7677">
        <w:rPr>
          <w:rFonts w:ascii="LiberationSerif" w:hAnsi="LiberationSerif" w:cs="LiberationSerif"/>
          <w:color w:val="000000"/>
          <w:kern w:val="0"/>
          <w:sz w:val="30"/>
          <w:szCs w:val="30"/>
        </w:rPr>
        <w:t>template tag allows you to mark a literal for</w:t>
      </w:r>
    </w:p>
    <w:p w14:paraId="6FEAA06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translation. Internally, Django executes </w:t>
      </w:r>
      <w:r w:rsidRPr="00BB7677">
        <w:rPr>
          <w:rFonts w:ascii="LiberationMono" w:hAnsi="LiberationMono" w:cs="LiberationMono"/>
          <w:color w:val="000000"/>
          <w:kern w:val="0"/>
          <w:sz w:val="22"/>
          <w:szCs w:val="22"/>
        </w:rPr>
        <w:t xml:space="preserve">gettext() </w:t>
      </w:r>
      <w:r w:rsidRPr="00BB7677">
        <w:rPr>
          <w:rFonts w:ascii="LiberationSerif" w:hAnsi="LiberationSerif" w:cs="LiberationSerif"/>
          <w:color w:val="000000"/>
          <w:kern w:val="0"/>
          <w:sz w:val="30"/>
          <w:szCs w:val="30"/>
        </w:rPr>
        <w:t>on the given text. This is</w:t>
      </w:r>
    </w:p>
    <w:p w14:paraId="171907A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how to mark a string for translation in a template:</w:t>
      </w:r>
    </w:p>
    <w:p w14:paraId="36478954"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translate </w:t>
      </w:r>
      <w:r w:rsidRPr="00BB7677">
        <w:rPr>
          <w:rFonts w:ascii="LiberationMono" w:hAnsi="LiberationMono" w:cs="LiberationMono"/>
          <w:color w:val="50A24F"/>
          <w:kern w:val="0"/>
          <w:sz w:val="22"/>
          <w:szCs w:val="22"/>
        </w:rPr>
        <w:t xml:space="preserve">"Text to be translated" </w:t>
      </w:r>
      <w:r w:rsidRPr="00BB7677">
        <w:rPr>
          <w:rFonts w:ascii="LiberationMono" w:hAnsi="LiberationMono" w:cs="LiberationMono"/>
          <w:color w:val="383A42"/>
          <w:kern w:val="0"/>
          <w:sz w:val="22"/>
          <w:szCs w:val="22"/>
        </w:rPr>
        <w:t>%}</w:t>
      </w:r>
    </w:p>
    <w:p w14:paraId="716C386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FBD906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You can use </w:t>
      </w:r>
      <w:r w:rsidRPr="00BB7677">
        <w:rPr>
          <w:rFonts w:ascii="LiberationMono" w:hAnsi="LiberationMono" w:cs="LiberationMono"/>
          <w:color w:val="000000"/>
          <w:kern w:val="0"/>
          <w:sz w:val="22"/>
          <w:szCs w:val="22"/>
        </w:rPr>
        <w:t xml:space="preserve">as </w:t>
      </w:r>
      <w:r w:rsidRPr="00BB7677">
        <w:rPr>
          <w:rFonts w:ascii="LiberationSerif" w:hAnsi="LiberationSerif" w:cs="LiberationSerif"/>
          <w:color w:val="000000"/>
          <w:kern w:val="0"/>
          <w:sz w:val="30"/>
          <w:szCs w:val="30"/>
        </w:rPr>
        <w:t xml:space="preserve">to store the translated content in a variable that you can use throughout your template. The following example stores the translated text in a variable called </w:t>
      </w:r>
      <w:r w:rsidRPr="00BB7677">
        <w:rPr>
          <w:rFonts w:ascii="LiberationMono" w:hAnsi="LiberationMono" w:cs="LiberationMono"/>
          <w:color w:val="000000"/>
          <w:kern w:val="0"/>
          <w:sz w:val="22"/>
          <w:szCs w:val="22"/>
        </w:rPr>
        <w:t xml:space="preserve">greeting </w:t>
      </w:r>
      <w:r w:rsidRPr="00BB7677">
        <w:rPr>
          <w:rFonts w:ascii="LiberationSerif" w:hAnsi="LiberationSerif" w:cs="LiberationSerif"/>
          <w:color w:val="000000"/>
          <w:kern w:val="0"/>
          <w:sz w:val="30"/>
          <w:szCs w:val="30"/>
        </w:rPr>
        <w:t>:</w:t>
      </w:r>
    </w:p>
    <w:p w14:paraId="065A95EB"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translate "Hello!" as greeting %}</w:t>
      </w:r>
    </w:p>
    <w:p w14:paraId="5C36168F"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h1</w:t>
      </w:r>
      <w:r w:rsidRPr="00BB7677">
        <w:rPr>
          <w:rFonts w:ascii="LiberationMono" w:hAnsi="LiberationMono" w:cs="LiberationMono"/>
          <w:color w:val="383A42"/>
          <w:kern w:val="0"/>
          <w:sz w:val="22"/>
          <w:szCs w:val="22"/>
        </w:rPr>
        <w:t>&gt;{{ greeting }}&lt;/</w:t>
      </w:r>
      <w:r w:rsidRPr="00BB7677">
        <w:rPr>
          <w:rFonts w:ascii="LiberationMono" w:hAnsi="LiberationMono" w:cs="LiberationMono"/>
          <w:color w:val="E55649"/>
          <w:kern w:val="0"/>
          <w:sz w:val="22"/>
          <w:szCs w:val="22"/>
        </w:rPr>
        <w:t>h1</w:t>
      </w:r>
      <w:r w:rsidRPr="00BB7677">
        <w:rPr>
          <w:rFonts w:ascii="LiberationMono" w:hAnsi="LiberationMono" w:cs="LiberationMono"/>
          <w:color w:val="383A42"/>
          <w:kern w:val="0"/>
          <w:sz w:val="22"/>
          <w:szCs w:val="22"/>
        </w:rPr>
        <w:t>&gt;</w:t>
      </w:r>
    </w:p>
    <w:p w14:paraId="220C6303"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p>
    <w:p w14:paraId="503F359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The </w:t>
      </w:r>
      <w:r w:rsidRPr="00BB7677">
        <w:rPr>
          <w:rFonts w:ascii="LiberationMono" w:hAnsi="LiberationMono" w:cs="LiberationMono"/>
          <w:color w:val="000000"/>
          <w:kern w:val="0"/>
          <w:sz w:val="22"/>
          <w:szCs w:val="22"/>
        </w:rPr>
        <w:t xml:space="preserve">{% translate %} </w:t>
      </w:r>
      <w:r w:rsidRPr="00BB7677">
        <w:rPr>
          <w:rFonts w:ascii="LiberationSerif" w:hAnsi="LiberationSerif" w:cs="LiberationSerif"/>
          <w:color w:val="000000"/>
          <w:kern w:val="0"/>
          <w:sz w:val="30"/>
          <w:szCs w:val="30"/>
        </w:rPr>
        <w:t>tag is useful for simple translation strings, but it can’t handle content for translation that includes variables.</w:t>
      </w:r>
    </w:p>
    <w:p w14:paraId="23F8CBD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AB097A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3B5A88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B0ED68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348B536"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The {% blocktranslate %} template tag</w:t>
      </w:r>
    </w:p>
    <w:p w14:paraId="075CAD1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The </w:t>
      </w:r>
      <w:r w:rsidRPr="00BB7677">
        <w:rPr>
          <w:rFonts w:ascii="LiberationMono" w:hAnsi="LiberationMono" w:cs="LiberationMono"/>
          <w:color w:val="000000"/>
          <w:kern w:val="0"/>
          <w:sz w:val="22"/>
          <w:szCs w:val="22"/>
        </w:rPr>
        <w:t xml:space="preserve">{% blocktranslate %} </w:t>
      </w:r>
      <w:r w:rsidRPr="00BB7677">
        <w:rPr>
          <w:rFonts w:ascii="LiberationSerif" w:hAnsi="LiberationSerif" w:cs="LiberationSerif"/>
          <w:color w:val="000000"/>
          <w:kern w:val="0"/>
          <w:sz w:val="30"/>
          <w:szCs w:val="30"/>
        </w:rPr>
        <w:t xml:space="preserve">template tag allows you to mark content that includes literals and variable content, using placeholders. The following example shows you how to use the </w:t>
      </w:r>
      <w:r w:rsidRPr="00BB7677">
        <w:rPr>
          <w:rFonts w:ascii="LiberationMono" w:hAnsi="LiberationMono" w:cs="LiberationMono"/>
          <w:color w:val="000000"/>
          <w:kern w:val="0"/>
          <w:sz w:val="22"/>
          <w:szCs w:val="22"/>
        </w:rPr>
        <w:t xml:space="preserve">{% blocktranslate %} </w:t>
      </w:r>
      <w:r w:rsidRPr="00BB7677">
        <w:rPr>
          <w:rFonts w:ascii="LiberationSerif" w:hAnsi="LiberationSerif" w:cs="LiberationSerif"/>
          <w:color w:val="000000"/>
          <w:kern w:val="0"/>
          <w:sz w:val="30"/>
          <w:szCs w:val="30"/>
        </w:rPr>
        <w:t xml:space="preserve">tag, including a </w:t>
      </w:r>
      <w:r w:rsidRPr="00BB7677">
        <w:rPr>
          <w:rFonts w:ascii="LiberationMono" w:hAnsi="LiberationMono" w:cs="LiberationMono"/>
          <w:color w:val="000000"/>
          <w:kern w:val="0"/>
          <w:sz w:val="22"/>
          <w:szCs w:val="22"/>
        </w:rPr>
        <w:t xml:space="preserve">name </w:t>
      </w:r>
      <w:r w:rsidRPr="00BB7677">
        <w:rPr>
          <w:rFonts w:ascii="LiberationSerif" w:hAnsi="LiberationSerif" w:cs="LiberationSerif"/>
          <w:color w:val="000000"/>
          <w:kern w:val="0"/>
          <w:sz w:val="30"/>
          <w:szCs w:val="30"/>
        </w:rPr>
        <w:t>variable in the content for translation:</w:t>
      </w:r>
    </w:p>
    <w:p w14:paraId="09680D7E"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blocktranslate %}Hello {{ name }}!{% endblocktranslate %}</w:t>
      </w:r>
    </w:p>
    <w:p w14:paraId="77DA439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B60914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lastRenderedPageBreak/>
        <w:t xml:space="preserve">You can use </w:t>
      </w:r>
      <w:r w:rsidRPr="00BB7677">
        <w:rPr>
          <w:rFonts w:ascii="LiberationMono" w:hAnsi="LiberationMono" w:cs="LiberationMono"/>
          <w:color w:val="000000"/>
          <w:kern w:val="0"/>
          <w:sz w:val="22"/>
          <w:szCs w:val="22"/>
        </w:rPr>
        <w:t xml:space="preserve">with </w:t>
      </w:r>
      <w:r w:rsidRPr="00BB7677">
        <w:rPr>
          <w:rFonts w:ascii="LiberationSerif" w:hAnsi="LiberationSerif" w:cs="LiberationSerif"/>
          <w:color w:val="000000"/>
          <w:kern w:val="0"/>
          <w:sz w:val="30"/>
          <w:szCs w:val="30"/>
        </w:rPr>
        <w:t xml:space="preserve">to include template expressions, such as accessing object attributes or applying template filters to variables. You always have to use placeholders for these. You can’t access expressions or object attributes inside the </w:t>
      </w:r>
      <w:r w:rsidRPr="00BB7677">
        <w:rPr>
          <w:rFonts w:ascii="LiberationMono" w:hAnsi="LiberationMono" w:cs="LiberationMono"/>
          <w:color w:val="000000"/>
          <w:kern w:val="0"/>
          <w:sz w:val="22"/>
          <w:szCs w:val="22"/>
        </w:rPr>
        <w:t xml:space="preserve">blocktrans </w:t>
      </w:r>
      <w:r w:rsidRPr="00BB7677">
        <w:rPr>
          <w:rFonts w:ascii="LiberationSerif" w:hAnsi="LiberationSerif" w:cs="LiberationSerif"/>
          <w:color w:val="000000"/>
          <w:kern w:val="0"/>
          <w:sz w:val="30"/>
          <w:szCs w:val="30"/>
        </w:rPr>
        <w:t xml:space="preserve">block. The following example shows you how to use </w:t>
      </w:r>
      <w:r w:rsidRPr="00BB7677">
        <w:rPr>
          <w:rFonts w:ascii="LiberationMono" w:hAnsi="LiberationMono" w:cs="LiberationMono"/>
          <w:color w:val="000000"/>
          <w:kern w:val="0"/>
          <w:sz w:val="22"/>
          <w:szCs w:val="22"/>
        </w:rPr>
        <w:t xml:space="preserve">with </w:t>
      </w:r>
      <w:r w:rsidRPr="00BB7677">
        <w:rPr>
          <w:rFonts w:ascii="LiberationSerif" w:hAnsi="LiberationSerif" w:cs="LiberationSerif"/>
          <w:color w:val="000000"/>
          <w:kern w:val="0"/>
          <w:sz w:val="30"/>
          <w:szCs w:val="30"/>
        </w:rPr>
        <w:t xml:space="preserve">to include an object attribute to which the </w:t>
      </w:r>
      <w:r w:rsidRPr="00BB7677">
        <w:rPr>
          <w:rFonts w:ascii="LiberationMono" w:hAnsi="LiberationMono" w:cs="LiberationMono"/>
          <w:color w:val="000000"/>
          <w:kern w:val="0"/>
          <w:sz w:val="22"/>
          <w:szCs w:val="22"/>
        </w:rPr>
        <w:t xml:space="preserve">capfirst </w:t>
      </w:r>
      <w:r w:rsidRPr="00BB7677">
        <w:rPr>
          <w:rFonts w:ascii="LiberationSerif" w:hAnsi="LiberationSerif" w:cs="LiberationSerif"/>
          <w:color w:val="000000"/>
          <w:kern w:val="0"/>
          <w:sz w:val="30"/>
          <w:szCs w:val="30"/>
        </w:rPr>
        <w:t>filter has been applied:</w:t>
      </w:r>
    </w:p>
    <w:p w14:paraId="12B280A7"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blocktranslate with name=user.name|capfirst %}</w:t>
      </w:r>
    </w:p>
    <w:p w14:paraId="64FE460E"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Hello {{ name }}!</w:t>
      </w:r>
    </w:p>
    <w:p w14:paraId="09D27A8E"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endblocktranslate %}</w:t>
      </w:r>
    </w:p>
    <w:p w14:paraId="6AB4498A"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p>
    <w:p w14:paraId="21761691"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noProof/>
          <w:color w:val="383A42"/>
          <w:kern w:val="0"/>
          <w:sz w:val="22"/>
          <w:szCs w:val="22"/>
        </w:rPr>
        <mc:AlternateContent>
          <mc:Choice Requires="wps">
            <w:drawing>
              <wp:anchor distT="45720" distB="45720" distL="114300" distR="114300" simplePos="0" relativeHeight="251661312" behindDoc="0" locked="0" layoutInCell="1" allowOverlap="1" wp14:anchorId="56121017" wp14:editId="0E001B73">
                <wp:simplePos x="0" y="0"/>
                <wp:positionH relativeFrom="column">
                  <wp:posOffset>830580</wp:posOffset>
                </wp:positionH>
                <wp:positionV relativeFrom="paragraph">
                  <wp:posOffset>4445</wp:posOffset>
                </wp:positionV>
                <wp:extent cx="4251960" cy="868680"/>
                <wp:effectExtent l="0" t="0" r="15240" b="26670"/>
                <wp:wrapSquare wrapText="bothSides"/>
                <wp:docPr id="8628777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1960" cy="868680"/>
                        </a:xfrm>
                        <a:prstGeom prst="rect">
                          <a:avLst/>
                        </a:prstGeom>
                        <a:solidFill>
                          <a:srgbClr val="FFFFFF"/>
                        </a:solidFill>
                        <a:ln w="9525">
                          <a:solidFill>
                            <a:srgbClr val="000000"/>
                          </a:solidFill>
                          <a:miter lim="800000"/>
                          <a:headEnd/>
                          <a:tailEnd/>
                        </a:ln>
                      </wps:spPr>
                      <wps:txbx>
                        <w:txbxContent>
                          <w:p w14:paraId="39A9EE27" w14:textId="77777777" w:rsidR="00BB7677" w:rsidRPr="00563768"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Use the </w:t>
                            </w:r>
                            <w:r>
                              <w:rPr>
                                <w:rFonts w:ascii="LiberationMono" w:hAnsi="LiberationMono" w:cs="LiberationMono"/>
                                <w:color w:val="000000"/>
                                <w:kern w:val="0"/>
                                <w:sz w:val="22"/>
                                <w:szCs w:val="22"/>
                              </w:rPr>
                              <w:t xml:space="preserve">{% blocktranslate %} </w:t>
                            </w:r>
                            <w:r>
                              <w:rPr>
                                <w:rFonts w:ascii="LiberationSerif" w:hAnsi="LiberationSerif" w:cs="LiberationSerif"/>
                                <w:color w:val="000000"/>
                                <w:kern w:val="0"/>
                                <w:sz w:val="30"/>
                                <w:szCs w:val="30"/>
                              </w:rPr>
                              <w:t xml:space="preserve">tag instead of </w:t>
                            </w:r>
                            <w:r>
                              <w:rPr>
                                <w:rFonts w:ascii="LiberationMono" w:hAnsi="LiberationMono" w:cs="LiberationMono"/>
                                <w:color w:val="000000"/>
                                <w:kern w:val="0"/>
                                <w:sz w:val="22"/>
                                <w:szCs w:val="22"/>
                              </w:rPr>
                              <w:t xml:space="preserve">{% translate %} </w:t>
                            </w:r>
                            <w:r>
                              <w:rPr>
                                <w:rFonts w:ascii="LiberationSerif" w:hAnsi="LiberationSerif" w:cs="LiberationSerif"/>
                                <w:color w:val="000000"/>
                                <w:kern w:val="0"/>
                                <w:sz w:val="30"/>
                                <w:szCs w:val="30"/>
                              </w:rPr>
                              <w:t>when you need to include variable content in your</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translation string.</w:t>
                            </w:r>
                          </w:p>
                          <w:p w14:paraId="472222E9" w14:textId="77777777" w:rsidR="00BB7677" w:rsidRDefault="00BB7677" w:rsidP="00BB76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21017" id="_x0000_s1028" type="#_x0000_t202" style="position:absolute;margin-left:65.4pt;margin-top:.35pt;width:334.8pt;height:68.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">
                <v:textbox>
                  <w:txbxContent>
                    <w:p w14:paraId="39A9EE27" w14:textId="77777777" w:rsidR="00BB7677" w:rsidRPr="00563768"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Use the </w:t>
                      </w:r>
                      <w:r>
                        <w:rPr>
                          <w:rFonts w:ascii="LiberationMono" w:hAnsi="LiberationMono" w:cs="LiberationMono"/>
                          <w:color w:val="000000"/>
                          <w:kern w:val="0"/>
                          <w:sz w:val="22"/>
                          <w:szCs w:val="22"/>
                        </w:rPr>
                        <w:t xml:space="preserve">{% blocktranslate %} </w:t>
                      </w:r>
                      <w:r>
                        <w:rPr>
                          <w:rFonts w:ascii="LiberationSerif" w:hAnsi="LiberationSerif" w:cs="LiberationSerif"/>
                          <w:color w:val="000000"/>
                          <w:kern w:val="0"/>
                          <w:sz w:val="30"/>
                          <w:szCs w:val="30"/>
                        </w:rPr>
                        <w:t xml:space="preserve">tag instead of </w:t>
                      </w:r>
                      <w:r>
                        <w:rPr>
                          <w:rFonts w:ascii="LiberationMono" w:hAnsi="LiberationMono" w:cs="LiberationMono"/>
                          <w:color w:val="000000"/>
                          <w:kern w:val="0"/>
                          <w:sz w:val="22"/>
                          <w:szCs w:val="22"/>
                        </w:rPr>
                        <w:t xml:space="preserve">{% translate %} </w:t>
                      </w:r>
                      <w:r>
                        <w:rPr>
                          <w:rFonts w:ascii="LiberationSerif" w:hAnsi="LiberationSerif" w:cs="LiberationSerif"/>
                          <w:color w:val="000000"/>
                          <w:kern w:val="0"/>
                          <w:sz w:val="30"/>
                          <w:szCs w:val="30"/>
                        </w:rPr>
                        <w:t>when you need to include variable content in your</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translation string.</w:t>
                      </w:r>
                    </w:p>
                    <w:p w14:paraId="472222E9" w14:textId="77777777" w:rsidR="00BB7677" w:rsidRDefault="00BB7677" w:rsidP="00BB7677"/>
                  </w:txbxContent>
                </v:textbox>
                <w10:wrap type="square"/>
              </v:shape>
            </w:pict>
          </mc:Fallback>
        </mc:AlternateContent>
      </w:r>
      <w:r w:rsidRPr="00BB7677">
        <w:rPr>
          <w:rFonts w:ascii="LiberationMono" w:hAnsi="LiberationMono" w:cs="LiberationMono"/>
          <w:noProof/>
          <w:color w:val="383A42"/>
          <w:kern w:val="0"/>
          <w:sz w:val="22"/>
          <w:szCs w:val="22"/>
        </w:rPr>
        <w:drawing>
          <wp:inline distT="0" distB="0" distL="0" distR="0" wp14:anchorId="3529D422" wp14:editId="20BBEF86">
            <wp:extent cx="693420" cy="868680"/>
            <wp:effectExtent l="0" t="0" r="0" b="7620"/>
            <wp:docPr id="1888072927"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3420" cy="868680"/>
                    </a:xfrm>
                    <a:prstGeom prst="rect">
                      <a:avLst/>
                    </a:prstGeom>
                    <a:noFill/>
                    <a:ln>
                      <a:noFill/>
                    </a:ln>
                  </pic:spPr>
                </pic:pic>
              </a:graphicData>
            </a:graphic>
          </wp:inline>
        </w:drawing>
      </w:r>
    </w:p>
    <w:p w14:paraId="4A4C6D93"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p>
    <w:p w14:paraId="7114836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Now that you are familiar with the translation template tags, let’s put them to use.</w:t>
      </w:r>
    </w:p>
    <w:p w14:paraId="3B011E6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4F8C437"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Translating the shop templates</w:t>
      </w:r>
    </w:p>
    <w:p w14:paraId="468C478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shop/base.html </w:t>
      </w:r>
      <w:r w:rsidRPr="00BB7677">
        <w:rPr>
          <w:rFonts w:ascii="LiberationSerif" w:hAnsi="LiberationSerif" w:cs="LiberationSerif"/>
          <w:color w:val="000000"/>
          <w:kern w:val="0"/>
          <w:sz w:val="30"/>
          <w:szCs w:val="30"/>
        </w:rPr>
        <w:t xml:space="preserve">template of the </w:t>
      </w:r>
      <w:r w:rsidRPr="00BB7677">
        <w:rPr>
          <w:rFonts w:ascii="LiberationMono" w:hAnsi="LiberationMono" w:cs="LiberationMono"/>
          <w:color w:val="000000"/>
          <w:kern w:val="0"/>
          <w:sz w:val="22"/>
          <w:szCs w:val="22"/>
        </w:rPr>
        <w:t xml:space="preserve">shop </w:t>
      </w:r>
      <w:r w:rsidRPr="00BB7677">
        <w:rPr>
          <w:rFonts w:ascii="LiberationSerif" w:hAnsi="LiberationSerif" w:cs="LiberationSerif"/>
          <w:color w:val="000000"/>
          <w:kern w:val="0"/>
          <w:sz w:val="30"/>
          <w:szCs w:val="30"/>
        </w:rPr>
        <w:t>application. Make sure that</w:t>
      </w:r>
    </w:p>
    <w:p w14:paraId="0EA1B05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you load the </w:t>
      </w:r>
      <w:r w:rsidRPr="00BB7677">
        <w:rPr>
          <w:rFonts w:ascii="LiberationMono" w:hAnsi="LiberationMono" w:cs="LiberationMono"/>
          <w:color w:val="000000"/>
          <w:kern w:val="0"/>
          <w:sz w:val="22"/>
          <w:szCs w:val="22"/>
        </w:rPr>
        <w:t xml:space="preserve">i18n </w:t>
      </w:r>
      <w:r w:rsidRPr="00BB7677">
        <w:rPr>
          <w:rFonts w:ascii="LiberationSerif" w:hAnsi="LiberationSerif" w:cs="LiberationSerif"/>
          <w:color w:val="000000"/>
          <w:kern w:val="0"/>
          <w:sz w:val="30"/>
          <w:szCs w:val="30"/>
        </w:rPr>
        <w:t>tag at the top of the template and mark the strings for</w:t>
      </w:r>
    </w:p>
    <w:p w14:paraId="6BF68AF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translation, as follows. The new code is highlighted in bold:</w:t>
      </w:r>
    </w:p>
    <w:p w14:paraId="6C3EEB24"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load </w:t>
      </w:r>
      <w:r w:rsidRPr="00BB7677">
        <w:rPr>
          <w:rFonts w:ascii="LiberationMono-Bold" w:hAnsi="LiberationMono-Bold" w:cs="LiberationMono-Bold"/>
          <w:b/>
          <w:bCs/>
          <w:color w:val="383A42"/>
          <w:kern w:val="0"/>
          <w:sz w:val="22"/>
          <w:szCs w:val="22"/>
        </w:rPr>
        <w:t xml:space="preserve">i18n </w:t>
      </w:r>
      <w:r w:rsidRPr="00BB7677">
        <w:rPr>
          <w:rFonts w:ascii="LiberationMono" w:hAnsi="LiberationMono" w:cs="LiberationMono"/>
          <w:color w:val="383A42"/>
          <w:kern w:val="0"/>
          <w:sz w:val="22"/>
          <w:szCs w:val="22"/>
        </w:rPr>
        <w:t>static %}</w:t>
      </w:r>
    </w:p>
    <w:p w14:paraId="44CFBF2F" w14:textId="77777777" w:rsidR="00BB7677" w:rsidRPr="00BB7677" w:rsidRDefault="00BB7677" w:rsidP="00BB7677">
      <w:pPr>
        <w:autoSpaceDE w:val="0"/>
        <w:autoSpaceDN w:val="0"/>
        <w:adjustRightInd w:val="0"/>
        <w:spacing w:after="0" w:line="240" w:lineRule="auto"/>
        <w:rPr>
          <w:rFonts w:ascii="LiberationMono" w:hAnsi="LiberationMono" w:cs="LiberationMono"/>
          <w:color w:val="4078F3"/>
          <w:kern w:val="0"/>
          <w:sz w:val="22"/>
          <w:szCs w:val="22"/>
        </w:rPr>
      </w:pPr>
      <w:r w:rsidRPr="00BB7677">
        <w:rPr>
          <w:rFonts w:ascii="LiberationMono" w:hAnsi="LiberationMono" w:cs="LiberationMono"/>
          <w:color w:val="4078F3"/>
          <w:kern w:val="0"/>
          <w:sz w:val="22"/>
          <w:szCs w:val="22"/>
        </w:rPr>
        <w:t xml:space="preserve">&lt;!DOCTYPE </w:t>
      </w:r>
      <w:r w:rsidRPr="00BB7677">
        <w:rPr>
          <w:rFonts w:ascii="LiberationMono" w:hAnsi="LiberationMono" w:cs="LiberationMono"/>
          <w:color w:val="A726A5"/>
          <w:kern w:val="0"/>
          <w:sz w:val="22"/>
          <w:szCs w:val="22"/>
        </w:rPr>
        <w:t>html</w:t>
      </w:r>
      <w:r w:rsidRPr="00BB7677">
        <w:rPr>
          <w:rFonts w:ascii="LiberationMono" w:hAnsi="LiberationMono" w:cs="LiberationMono"/>
          <w:color w:val="4078F3"/>
          <w:kern w:val="0"/>
          <w:sz w:val="22"/>
          <w:szCs w:val="22"/>
        </w:rPr>
        <w:t>&gt;</w:t>
      </w:r>
    </w:p>
    <w:p w14:paraId="70E658B2"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html</w:t>
      </w:r>
      <w:r w:rsidRPr="00BB7677">
        <w:rPr>
          <w:rFonts w:ascii="LiberationMono" w:hAnsi="LiberationMono" w:cs="LiberationMono"/>
          <w:color w:val="383A42"/>
          <w:kern w:val="0"/>
          <w:sz w:val="22"/>
          <w:szCs w:val="22"/>
        </w:rPr>
        <w:t>&gt;</w:t>
      </w:r>
    </w:p>
    <w:p w14:paraId="4FE590B6"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head</w:t>
      </w:r>
      <w:r w:rsidRPr="00BB7677">
        <w:rPr>
          <w:rFonts w:ascii="LiberationMono" w:hAnsi="LiberationMono" w:cs="LiberationMono"/>
          <w:color w:val="383A42"/>
          <w:kern w:val="0"/>
          <w:sz w:val="22"/>
          <w:szCs w:val="22"/>
        </w:rPr>
        <w:t>&gt;</w:t>
      </w:r>
    </w:p>
    <w:p w14:paraId="34ED6D43"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 xml:space="preserve">meta </w:t>
      </w:r>
      <w:r w:rsidRPr="00BB7677">
        <w:rPr>
          <w:rFonts w:ascii="LiberationMono" w:hAnsi="LiberationMono" w:cs="LiberationMono"/>
          <w:color w:val="996801"/>
          <w:kern w:val="0"/>
          <w:sz w:val="22"/>
          <w:szCs w:val="22"/>
        </w:rPr>
        <w:t>charset</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 xml:space="preserve">"utf-8" </w:t>
      </w:r>
      <w:r w:rsidRPr="00BB7677">
        <w:rPr>
          <w:rFonts w:ascii="LiberationMono" w:hAnsi="LiberationMono" w:cs="LiberationMono"/>
          <w:color w:val="383A42"/>
          <w:kern w:val="0"/>
          <w:sz w:val="22"/>
          <w:szCs w:val="22"/>
        </w:rPr>
        <w:t>/&gt;</w:t>
      </w:r>
    </w:p>
    <w:p w14:paraId="13856056"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title</w:t>
      </w:r>
      <w:r w:rsidRPr="00BB7677">
        <w:rPr>
          <w:rFonts w:ascii="LiberationMono" w:hAnsi="LiberationMono" w:cs="LiberationMono"/>
          <w:color w:val="383A42"/>
          <w:kern w:val="0"/>
          <w:sz w:val="22"/>
          <w:szCs w:val="22"/>
        </w:rPr>
        <w:t>&gt;</w:t>
      </w:r>
    </w:p>
    <w:p w14:paraId="7ECD712B"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 block title %}</w:t>
      </w:r>
      <w:r w:rsidRPr="00BB7677">
        <w:rPr>
          <w:rFonts w:ascii="LiberationMono-Bold" w:hAnsi="LiberationMono-Bold" w:cs="LiberationMono-Bold"/>
          <w:b/>
          <w:bCs/>
          <w:color w:val="383A42"/>
          <w:kern w:val="0"/>
          <w:sz w:val="22"/>
          <w:szCs w:val="22"/>
        </w:rPr>
        <w:t>{% translate "My shop" %}</w:t>
      </w:r>
      <w:r w:rsidRPr="00BB7677">
        <w:rPr>
          <w:rFonts w:ascii="LiberationMono" w:hAnsi="LiberationMono" w:cs="LiberationMono"/>
          <w:color w:val="383A42"/>
          <w:kern w:val="0"/>
          <w:sz w:val="22"/>
          <w:szCs w:val="22"/>
        </w:rPr>
        <w:t>{% endblock %}</w:t>
      </w:r>
    </w:p>
    <w:p w14:paraId="2A7B8C16"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&lt;/</w:t>
      </w:r>
      <w:r w:rsidRPr="00BB7677">
        <w:rPr>
          <w:rFonts w:ascii="LiberationMono" w:hAnsi="LiberationMono" w:cs="LiberationMono"/>
          <w:color w:val="E55649"/>
          <w:kern w:val="0"/>
          <w:sz w:val="22"/>
          <w:szCs w:val="22"/>
        </w:rPr>
        <w:t>title</w:t>
      </w:r>
      <w:r w:rsidRPr="00BB7677">
        <w:rPr>
          <w:rFonts w:ascii="LiberationMono" w:hAnsi="LiberationMono" w:cs="LiberationMono"/>
          <w:color w:val="383A42"/>
          <w:kern w:val="0"/>
          <w:sz w:val="22"/>
          <w:szCs w:val="22"/>
        </w:rPr>
        <w:t>&gt;</w:t>
      </w:r>
    </w:p>
    <w:p w14:paraId="60B9FF6F"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 xml:space="preserve">link </w:t>
      </w:r>
      <w:r w:rsidRPr="00BB7677">
        <w:rPr>
          <w:rFonts w:ascii="LiberationMono" w:hAnsi="LiberationMono" w:cs="LiberationMono"/>
          <w:color w:val="996801"/>
          <w:kern w:val="0"/>
          <w:sz w:val="22"/>
          <w:szCs w:val="22"/>
        </w:rPr>
        <w:t>href</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 xml:space="preserve">"{% static "css/base.css" %}" </w:t>
      </w:r>
      <w:r w:rsidRPr="00BB7677">
        <w:rPr>
          <w:rFonts w:ascii="LiberationMono" w:hAnsi="LiberationMono" w:cs="LiberationMono"/>
          <w:color w:val="996801"/>
          <w:kern w:val="0"/>
          <w:sz w:val="22"/>
          <w:szCs w:val="22"/>
        </w:rPr>
        <w:t>rel</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"stylesheet"</w:t>
      </w:r>
      <w:r w:rsidRPr="00BB7677">
        <w:rPr>
          <w:rFonts w:ascii="LiberationMono" w:hAnsi="LiberationMono" w:cs="LiberationMono"/>
          <w:color w:val="383A42"/>
          <w:kern w:val="0"/>
          <w:sz w:val="22"/>
          <w:szCs w:val="22"/>
        </w:rPr>
        <w:t>&gt;</w:t>
      </w:r>
    </w:p>
    <w:p w14:paraId="5A891E30"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head</w:t>
      </w:r>
      <w:r w:rsidRPr="00BB7677">
        <w:rPr>
          <w:rFonts w:ascii="LiberationMono" w:hAnsi="LiberationMono" w:cs="LiberationMono"/>
          <w:color w:val="383A42"/>
          <w:kern w:val="0"/>
          <w:sz w:val="22"/>
          <w:szCs w:val="22"/>
        </w:rPr>
        <w:t>&gt;</w:t>
      </w:r>
    </w:p>
    <w:p w14:paraId="5958019C"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body</w:t>
      </w:r>
      <w:r w:rsidRPr="00BB7677">
        <w:rPr>
          <w:rFonts w:ascii="LiberationMono" w:hAnsi="LiberationMono" w:cs="LiberationMono"/>
          <w:color w:val="383A42"/>
          <w:kern w:val="0"/>
          <w:sz w:val="22"/>
          <w:szCs w:val="22"/>
        </w:rPr>
        <w:t>&gt;</w:t>
      </w:r>
    </w:p>
    <w:p w14:paraId="2042A646"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 xml:space="preserve">div </w:t>
      </w:r>
      <w:r w:rsidRPr="00BB7677">
        <w:rPr>
          <w:rFonts w:ascii="LiberationMono" w:hAnsi="LiberationMono" w:cs="LiberationMono"/>
          <w:color w:val="996801"/>
          <w:kern w:val="0"/>
          <w:sz w:val="22"/>
          <w:szCs w:val="22"/>
        </w:rPr>
        <w:t>id</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"header"</w:t>
      </w:r>
      <w:r w:rsidRPr="00BB7677">
        <w:rPr>
          <w:rFonts w:ascii="LiberationMono" w:hAnsi="LiberationMono" w:cs="LiberationMono"/>
          <w:color w:val="383A42"/>
          <w:kern w:val="0"/>
          <w:sz w:val="22"/>
          <w:szCs w:val="22"/>
        </w:rPr>
        <w:t>&gt;</w:t>
      </w:r>
    </w:p>
    <w:p w14:paraId="37F194C9"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 xml:space="preserve">a </w:t>
      </w:r>
      <w:r w:rsidRPr="00BB7677">
        <w:rPr>
          <w:rFonts w:ascii="LiberationMono" w:hAnsi="LiberationMono" w:cs="LiberationMono"/>
          <w:color w:val="996801"/>
          <w:kern w:val="0"/>
          <w:sz w:val="22"/>
          <w:szCs w:val="22"/>
        </w:rPr>
        <w:t>href</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 xml:space="preserve">"/" </w:t>
      </w:r>
      <w:r w:rsidRPr="00BB7677">
        <w:rPr>
          <w:rFonts w:ascii="LiberationMono" w:hAnsi="LiberationMono" w:cs="LiberationMono"/>
          <w:color w:val="996801"/>
          <w:kern w:val="0"/>
          <w:sz w:val="22"/>
          <w:szCs w:val="22"/>
        </w:rPr>
        <w:t>class</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"logo"</w:t>
      </w:r>
      <w:r w:rsidRPr="00BB7677">
        <w:rPr>
          <w:rFonts w:ascii="LiberationMono" w:hAnsi="LiberationMono" w:cs="LiberationMono"/>
          <w:color w:val="383A42"/>
          <w:kern w:val="0"/>
          <w:sz w:val="22"/>
          <w:szCs w:val="22"/>
        </w:rPr>
        <w:t>&gt;</w:t>
      </w:r>
      <w:r w:rsidRPr="00BB7677">
        <w:rPr>
          <w:rFonts w:ascii="LiberationMono-Bold" w:hAnsi="LiberationMono-Bold" w:cs="LiberationMono-Bold"/>
          <w:b/>
          <w:bCs/>
          <w:color w:val="383A42"/>
          <w:kern w:val="0"/>
          <w:sz w:val="22"/>
          <w:szCs w:val="22"/>
        </w:rPr>
        <w:t>{% translate "My shop" %}</w:t>
      </w: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a</w:t>
      </w:r>
      <w:r w:rsidRPr="00BB7677">
        <w:rPr>
          <w:rFonts w:ascii="LiberationMono" w:hAnsi="LiberationMono" w:cs="LiberationMono"/>
          <w:color w:val="383A42"/>
          <w:kern w:val="0"/>
          <w:sz w:val="22"/>
          <w:szCs w:val="22"/>
        </w:rPr>
        <w:t>&gt;</w:t>
      </w:r>
    </w:p>
    <w:p w14:paraId="49E5B631"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div</w:t>
      </w:r>
      <w:r w:rsidRPr="00BB7677">
        <w:rPr>
          <w:rFonts w:ascii="LiberationMono" w:hAnsi="LiberationMono" w:cs="LiberationMono"/>
          <w:color w:val="383A42"/>
          <w:kern w:val="0"/>
          <w:sz w:val="22"/>
          <w:szCs w:val="22"/>
        </w:rPr>
        <w:t>&gt;</w:t>
      </w:r>
    </w:p>
    <w:p w14:paraId="0C8B411B"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 xml:space="preserve">div </w:t>
      </w:r>
      <w:r w:rsidRPr="00BB7677">
        <w:rPr>
          <w:rFonts w:ascii="LiberationMono" w:hAnsi="LiberationMono" w:cs="LiberationMono"/>
          <w:color w:val="996801"/>
          <w:kern w:val="0"/>
          <w:sz w:val="22"/>
          <w:szCs w:val="22"/>
        </w:rPr>
        <w:t>id</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"subheader"</w:t>
      </w:r>
      <w:r w:rsidRPr="00BB7677">
        <w:rPr>
          <w:rFonts w:ascii="LiberationMono" w:hAnsi="LiberationMono" w:cs="LiberationMono"/>
          <w:color w:val="383A42"/>
          <w:kern w:val="0"/>
          <w:sz w:val="22"/>
          <w:szCs w:val="22"/>
        </w:rPr>
        <w:t>&gt;</w:t>
      </w:r>
    </w:p>
    <w:p w14:paraId="554D7157"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 xml:space="preserve">div </w:t>
      </w:r>
      <w:r w:rsidRPr="00BB7677">
        <w:rPr>
          <w:rFonts w:ascii="LiberationMono" w:hAnsi="LiberationMono" w:cs="LiberationMono"/>
          <w:color w:val="996801"/>
          <w:kern w:val="0"/>
          <w:sz w:val="22"/>
          <w:szCs w:val="22"/>
        </w:rPr>
        <w:t>class</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"cart"</w:t>
      </w:r>
      <w:r w:rsidRPr="00BB7677">
        <w:rPr>
          <w:rFonts w:ascii="LiberationMono" w:hAnsi="LiberationMono" w:cs="LiberationMono"/>
          <w:color w:val="383A42"/>
          <w:kern w:val="0"/>
          <w:sz w:val="22"/>
          <w:szCs w:val="22"/>
        </w:rPr>
        <w:t>&gt;</w:t>
      </w:r>
    </w:p>
    <w:p w14:paraId="1701E9DB"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 with total_items=cart|length %}</w:t>
      </w:r>
    </w:p>
    <w:p w14:paraId="3F752278"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if total_items &gt; 0 %}</w:t>
      </w:r>
    </w:p>
    <w:p w14:paraId="0BB81A02"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Bold" w:hAnsi="LiberationMono-Bold" w:cs="LiberationMono-Bold"/>
          <w:b/>
          <w:bCs/>
          <w:color w:val="383A42"/>
          <w:kern w:val="0"/>
          <w:sz w:val="22"/>
          <w:szCs w:val="22"/>
        </w:rPr>
        <w:t xml:space="preserve">    {% translate "Your cart" %}</w:t>
      </w:r>
      <w:r w:rsidRPr="00BB7677">
        <w:rPr>
          <w:rFonts w:ascii="LiberationMono" w:hAnsi="LiberationMono" w:cs="LiberationMono"/>
          <w:color w:val="383A42"/>
          <w:kern w:val="0"/>
          <w:sz w:val="22"/>
          <w:szCs w:val="22"/>
        </w:rPr>
        <w:t>:</w:t>
      </w:r>
    </w:p>
    <w:p w14:paraId="30CA6BFC"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&lt;</w:t>
      </w:r>
      <w:r w:rsidRPr="00BB7677">
        <w:rPr>
          <w:rFonts w:ascii="LiberationMono" w:hAnsi="LiberationMono" w:cs="LiberationMono"/>
          <w:color w:val="E55649"/>
          <w:kern w:val="0"/>
          <w:sz w:val="22"/>
          <w:szCs w:val="22"/>
        </w:rPr>
        <w:t xml:space="preserve">a </w:t>
      </w:r>
      <w:r w:rsidRPr="00BB7677">
        <w:rPr>
          <w:rFonts w:ascii="LiberationMono" w:hAnsi="LiberationMono" w:cs="LiberationMono"/>
          <w:color w:val="996801"/>
          <w:kern w:val="0"/>
          <w:sz w:val="22"/>
          <w:szCs w:val="22"/>
        </w:rPr>
        <w:t>href</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 url "cart:cart_detail" %}"</w:t>
      </w:r>
      <w:r w:rsidRPr="00BB7677">
        <w:rPr>
          <w:rFonts w:ascii="LiberationMono" w:hAnsi="LiberationMono" w:cs="LiberationMono"/>
          <w:color w:val="383A42"/>
          <w:kern w:val="0"/>
          <w:sz w:val="22"/>
          <w:szCs w:val="22"/>
        </w:rPr>
        <w:t>&gt;</w:t>
      </w:r>
    </w:p>
    <w:p w14:paraId="609D714B"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 blocktranslate with total=cart.get_total_price count items=to</w:t>
      </w:r>
    </w:p>
    <w:p w14:paraId="131046C8" w14:textId="77777777" w:rsidR="00BB7677" w:rsidRPr="00BB7677" w:rsidRDefault="00BB7677" w:rsidP="00BB7677">
      <w:pPr>
        <w:autoSpaceDE w:val="0"/>
        <w:autoSpaceDN w:val="0"/>
        <w:adjustRightInd w:val="0"/>
        <w:spacing w:after="0" w:line="240" w:lineRule="auto"/>
        <w:ind w:left="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 xml:space="preserve">           {{ items }} item, ${{ total }}</w:t>
      </w:r>
    </w:p>
    <w:p w14:paraId="727815C9"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 xml:space="preserve">                      {% plural %}</w:t>
      </w:r>
    </w:p>
    <w:p w14:paraId="03E8A387" w14:textId="77777777" w:rsidR="00BB7677" w:rsidRPr="00BB7677" w:rsidRDefault="00BB7677" w:rsidP="00BB767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 xml:space="preserve">          {{ items }} items, ${{ total }}</w:t>
      </w:r>
    </w:p>
    <w:p w14:paraId="0ED62DEA"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 xml:space="preserve">                    {% endblocktranslate %}</w:t>
      </w:r>
    </w:p>
    <w:p w14:paraId="49AC2281"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&lt;/</w:t>
      </w:r>
      <w:r w:rsidRPr="00BB7677">
        <w:rPr>
          <w:rFonts w:ascii="LiberationMono" w:hAnsi="LiberationMono" w:cs="LiberationMono"/>
          <w:color w:val="E55649"/>
          <w:kern w:val="0"/>
          <w:sz w:val="22"/>
          <w:szCs w:val="22"/>
        </w:rPr>
        <w:t>a</w:t>
      </w:r>
      <w:r w:rsidRPr="00BB7677">
        <w:rPr>
          <w:rFonts w:ascii="LiberationMono" w:hAnsi="LiberationMono" w:cs="LiberationMono"/>
          <w:color w:val="383A42"/>
          <w:kern w:val="0"/>
          <w:sz w:val="22"/>
          <w:szCs w:val="22"/>
        </w:rPr>
        <w:t>&gt;</w:t>
      </w:r>
    </w:p>
    <w:p w14:paraId="6BB4870D"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elif not order %}</w:t>
      </w:r>
    </w:p>
    <w:p w14:paraId="07ADF5E9" w14:textId="77777777" w:rsidR="00BB7677" w:rsidRPr="00BB7677" w:rsidRDefault="00BB7677" w:rsidP="00BB767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lastRenderedPageBreak/>
        <w:t xml:space="preserve">    {% translate "Your cart is empty." %}</w:t>
      </w:r>
    </w:p>
    <w:p w14:paraId="37BFAC9C"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endif %}</w:t>
      </w:r>
    </w:p>
    <w:p w14:paraId="4F4DA2A7"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 endwith %}</w:t>
      </w:r>
    </w:p>
    <w:p w14:paraId="7065D388"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&lt;/</w:t>
      </w:r>
      <w:r w:rsidRPr="00BB7677">
        <w:rPr>
          <w:rFonts w:ascii="LiberationMono" w:hAnsi="LiberationMono" w:cs="LiberationMono"/>
          <w:color w:val="E55649"/>
          <w:kern w:val="0"/>
          <w:sz w:val="22"/>
          <w:szCs w:val="22"/>
        </w:rPr>
        <w:t>div</w:t>
      </w:r>
      <w:r w:rsidRPr="00BB7677">
        <w:rPr>
          <w:rFonts w:ascii="LiberationMono" w:hAnsi="LiberationMono" w:cs="LiberationMono"/>
          <w:color w:val="383A42"/>
          <w:kern w:val="0"/>
          <w:sz w:val="22"/>
          <w:szCs w:val="22"/>
        </w:rPr>
        <w:t>&gt;</w:t>
      </w:r>
    </w:p>
    <w:p w14:paraId="0D70F3B5"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div</w:t>
      </w:r>
      <w:r w:rsidRPr="00BB7677">
        <w:rPr>
          <w:rFonts w:ascii="LiberationMono" w:hAnsi="LiberationMono" w:cs="LiberationMono"/>
          <w:color w:val="383A42"/>
          <w:kern w:val="0"/>
          <w:sz w:val="22"/>
          <w:szCs w:val="22"/>
        </w:rPr>
        <w:t>&gt;</w:t>
      </w:r>
    </w:p>
    <w:p w14:paraId="41421E6D"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 xml:space="preserve">div </w:t>
      </w:r>
      <w:r w:rsidRPr="00BB7677">
        <w:rPr>
          <w:rFonts w:ascii="LiberationMono" w:hAnsi="LiberationMono" w:cs="LiberationMono"/>
          <w:color w:val="996801"/>
          <w:kern w:val="0"/>
          <w:sz w:val="22"/>
          <w:szCs w:val="22"/>
        </w:rPr>
        <w:t>id</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"content"</w:t>
      </w:r>
      <w:r w:rsidRPr="00BB7677">
        <w:rPr>
          <w:rFonts w:ascii="LiberationMono" w:hAnsi="LiberationMono" w:cs="LiberationMono"/>
          <w:color w:val="383A42"/>
          <w:kern w:val="0"/>
          <w:sz w:val="22"/>
          <w:szCs w:val="22"/>
        </w:rPr>
        <w:t>&gt;</w:t>
      </w:r>
    </w:p>
    <w:p w14:paraId="209613DE"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 block content %}</w:t>
      </w:r>
    </w:p>
    <w:p w14:paraId="3884DE13"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 endblock %}</w:t>
      </w:r>
    </w:p>
    <w:p w14:paraId="5C48621B"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&lt;/</w:t>
      </w:r>
      <w:r w:rsidRPr="00BB7677">
        <w:rPr>
          <w:rFonts w:ascii="LiberationMono" w:hAnsi="LiberationMono" w:cs="LiberationMono"/>
          <w:color w:val="E55649"/>
          <w:kern w:val="0"/>
          <w:sz w:val="22"/>
          <w:szCs w:val="22"/>
        </w:rPr>
        <w:t>div</w:t>
      </w:r>
      <w:r w:rsidRPr="00BB7677">
        <w:rPr>
          <w:rFonts w:ascii="LiberationMono" w:hAnsi="LiberationMono" w:cs="LiberationMono"/>
          <w:color w:val="383A42"/>
          <w:kern w:val="0"/>
          <w:sz w:val="22"/>
          <w:szCs w:val="22"/>
        </w:rPr>
        <w:t>&gt;</w:t>
      </w:r>
    </w:p>
    <w:p w14:paraId="5FE89287"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body</w:t>
      </w:r>
      <w:r w:rsidRPr="00BB7677">
        <w:rPr>
          <w:rFonts w:ascii="LiberationMono" w:hAnsi="LiberationMono" w:cs="LiberationMono"/>
          <w:color w:val="383A42"/>
          <w:kern w:val="0"/>
          <w:sz w:val="22"/>
          <w:szCs w:val="22"/>
        </w:rPr>
        <w:t>&gt;</w:t>
      </w:r>
    </w:p>
    <w:p w14:paraId="784A3462"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html</w:t>
      </w:r>
      <w:r w:rsidRPr="00BB7677">
        <w:rPr>
          <w:rFonts w:ascii="LiberationMono" w:hAnsi="LiberationMono" w:cs="LiberationMono"/>
          <w:color w:val="383A42"/>
          <w:kern w:val="0"/>
          <w:sz w:val="22"/>
          <w:szCs w:val="22"/>
        </w:rPr>
        <w:t>&gt;</w:t>
      </w:r>
    </w:p>
    <w:p w14:paraId="51C890A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6625D0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Make sure that no template tag is split across multiple lines.</w:t>
      </w:r>
    </w:p>
    <w:p w14:paraId="5697301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11C500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Notice the </w:t>
      </w:r>
      <w:r w:rsidRPr="00BB7677">
        <w:rPr>
          <w:rFonts w:ascii="LiberationMono" w:hAnsi="LiberationMono" w:cs="LiberationMono"/>
          <w:color w:val="000000"/>
          <w:kern w:val="0"/>
          <w:sz w:val="22"/>
          <w:szCs w:val="22"/>
        </w:rPr>
        <w:t xml:space="preserve">{% blocktranslate %} </w:t>
      </w:r>
      <w:r w:rsidRPr="00BB7677">
        <w:rPr>
          <w:rFonts w:ascii="LiberationSerif" w:hAnsi="LiberationSerif" w:cs="LiberationSerif"/>
          <w:color w:val="000000"/>
          <w:kern w:val="0"/>
          <w:sz w:val="30"/>
          <w:szCs w:val="30"/>
        </w:rPr>
        <w:t>tag to display the cart’s summary. The cart’s summary was previously as follows:</w:t>
      </w:r>
    </w:p>
    <w:p w14:paraId="3635D695"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total_items }} item{{ total_items|pluralize }},</w:t>
      </w:r>
    </w:p>
    <w:p w14:paraId="4A75F004"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cart.get_total_price }}</w:t>
      </w:r>
    </w:p>
    <w:p w14:paraId="29859F3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63B0CE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You changed it, and now you use </w:t>
      </w:r>
      <w:r w:rsidRPr="00BB7677">
        <w:rPr>
          <w:rFonts w:ascii="LiberationMono" w:hAnsi="LiberationMono" w:cs="LiberationMono"/>
          <w:color w:val="000000"/>
          <w:kern w:val="0"/>
          <w:sz w:val="22"/>
          <w:szCs w:val="22"/>
        </w:rPr>
        <w:t xml:space="preserve">{% blocktranslate with ... %} </w:t>
      </w:r>
      <w:r w:rsidRPr="00BB7677">
        <w:rPr>
          <w:rFonts w:ascii="LiberationSerif" w:hAnsi="LiberationSerif" w:cs="LiberationSerif"/>
          <w:color w:val="000000"/>
          <w:kern w:val="0"/>
          <w:sz w:val="30"/>
          <w:szCs w:val="30"/>
        </w:rPr>
        <w:t xml:space="preserve">to set up the placeholder </w:t>
      </w:r>
      <w:r w:rsidRPr="00BB7677">
        <w:rPr>
          <w:rFonts w:ascii="LiberationMono" w:hAnsi="LiberationMono" w:cs="LiberationMono"/>
          <w:color w:val="000000"/>
          <w:kern w:val="0"/>
          <w:sz w:val="22"/>
          <w:szCs w:val="22"/>
        </w:rPr>
        <w:t xml:space="preserve">total </w:t>
      </w:r>
      <w:r w:rsidRPr="00BB7677">
        <w:rPr>
          <w:rFonts w:ascii="LiberationSerif" w:hAnsi="LiberationSerif" w:cs="LiberationSerif"/>
          <w:color w:val="000000"/>
          <w:kern w:val="0"/>
          <w:sz w:val="30"/>
          <w:szCs w:val="30"/>
        </w:rPr>
        <w:t xml:space="preserve">with the value of </w:t>
      </w:r>
      <w:r w:rsidRPr="00BB7677">
        <w:rPr>
          <w:rFonts w:ascii="LiberationMono" w:hAnsi="LiberationMono" w:cs="LiberationMono"/>
          <w:color w:val="000000"/>
          <w:kern w:val="0"/>
          <w:sz w:val="22"/>
          <w:szCs w:val="22"/>
        </w:rPr>
        <w:t xml:space="preserve">cart.get_total_price </w:t>
      </w:r>
      <w:r w:rsidRPr="00BB7677">
        <w:rPr>
          <w:rFonts w:ascii="LiberationSerif" w:hAnsi="LiberationSerif" w:cs="LiberationSerif"/>
          <w:color w:val="000000"/>
          <w:kern w:val="0"/>
          <w:sz w:val="30"/>
          <w:szCs w:val="30"/>
        </w:rPr>
        <w:t xml:space="preserve">(the object method called here). You also use </w:t>
      </w:r>
      <w:r w:rsidRPr="00BB7677">
        <w:rPr>
          <w:rFonts w:ascii="LiberationMono" w:hAnsi="LiberationMono" w:cs="LiberationMono"/>
          <w:color w:val="000000"/>
          <w:kern w:val="0"/>
          <w:sz w:val="22"/>
          <w:szCs w:val="22"/>
        </w:rPr>
        <w:t xml:space="preserve">count </w:t>
      </w:r>
      <w:r w:rsidRPr="00BB7677">
        <w:rPr>
          <w:rFonts w:ascii="LiberationSerif" w:hAnsi="LiberationSerif" w:cs="LiberationSerif"/>
          <w:color w:val="000000"/>
          <w:kern w:val="0"/>
          <w:sz w:val="30"/>
          <w:szCs w:val="30"/>
        </w:rPr>
        <w:t xml:space="preserve">, which allows you to set a variable for counting objects for Django to select the right plural form. You set the </w:t>
      </w:r>
      <w:r w:rsidRPr="00BB7677">
        <w:rPr>
          <w:rFonts w:ascii="LiberationMono" w:hAnsi="LiberationMono" w:cs="LiberationMono"/>
          <w:color w:val="000000"/>
          <w:kern w:val="0"/>
          <w:sz w:val="22"/>
          <w:szCs w:val="22"/>
        </w:rPr>
        <w:t xml:space="preserve">items </w:t>
      </w:r>
      <w:r w:rsidRPr="00BB7677">
        <w:rPr>
          <w:rFonts w:ascii="LiberationSerif" w:hAnsi="LiberationSerif" w:cs="LiberationSerif"/>
          <w:color w:val="000000"/>
          <w:kern w:val="0"/>
          <w:sz w:val="30"/>
          <w:szCs w:val="30"/>
        </w:rPr>
        <w:t xml:space="preserve">variable to count objects with the value of </w:t>
      </w:r>
      <w:r w:rsidRPr="00BB7677">
        <w:rPr>
          <w:rFonts w:ascii="LiberationMono" w:hAnsi="LiberationMono" w:cs="LiberationMono"/>
          <w:color w:val="000000"/>
          <w:kern w:val="0"/>
          <w:sz w:val="22"/>
          <w:szCs w:val="22"/>
        </w:rPr>
        <w:t xml:space="preserve">total_items </w:t>
      </w:r>
      <w:r w:rsidRPr="00BB7677">
        <w:rPr>
          <w:rFonts w:ascii="LiberationSerif" w:hAnsi="LiberationSerif" w:cs="LiberationSerif"/>
          <w:color w:val="000000"/>
          <w:kern w:val="0"/>
          <w:sz w:val="30"/>
          <w:szCs w:val="30"/>
        </w:rPr>
        <w:t>.</w:t>
      </w:r>
    </w:p>
    <w:p w14:paraId="226ACBA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614191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This allows you to set a translation for the singular and plural forms, which you separate with the </w:t>
      </w:r>
      <w:r w:rsidRPr="00BB7677">
        <w:rPr>
          <w:rFonts w:ascii="LiberationMono" w:hAnsi="LiberationMono" w:cs="LiberationMono"/>
          <w:color w:val="000000"/>
          <w:kern w:val="0"/>
          <w:sz w:val="22"/>
          <w:szCs w:val="22"/>
        </w:rPr>
        <w:t xml:space="preserve">{% plural %} </w:t>
      </w:r>
      <w:r w:rsidRPr="00BB7677">
        <w:rPr>
          <w:rFonts w:ascii="LiberationSerif" w:hAnsi="LiberationSerif" w:cs="LiberationSerif"/>
          <w:color w:val="000000"/>
          <w:kern w:val="0"/>
          <w:sz w:val="30"/>
          <w:szCs w:val="30"/>
        </w:rPr>
        <w:t xml:space="preserve">tag within the </w:t>
      </w:r>
      <w:r w:rsidRPr="00BB7677">
        <w:rPr>
          <w:rFonts w:ascii="LiberationMono" w:hAnsi="LiberationMono" w:cs="LiberationMono"/>
          <w:color w:val="000000"/>
          <w:kern w:val="0"/>
          <w:sz w:val="22"/>
          <w:szCs w:val="22"/>
        </w:rPr>
        <w:t>{% blocktranslate %}</w:t>
      </w:r>
      <w:r w:rsidRPr="00BB7677">
        <w:rPr>
          <w:rFonts w:ascii="LiberationSerif" w:hAnsi="LiberationSerif" w:cs="LiberationSerif"/>
          <w:color w:val="000000"/>
          <w:kern w:val="0"/>
          <w:sz w:val="30"/>
          <w:szCs w:val="30"/>
        </w:rPr>
        <w:t xml:space="preserve"> block. The resulting code is:</w:t>
      </w:r>
    </w:p>
    <w:p w14:paraId="7C145E00"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blocktranslate with total=cart.get_total_price count items=to</w:t>
      </w:r>
    </w:p>
    <w:p w14:paraId="34671891"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 items }} item, ${{ total }}</w:t>
      </w:r>
    </w:p>
    <w:p w14:paraId="7226422C"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plural %}</w:t>
      </w:r>
    </w:p>
    <w:p w14:paraId="40C58779"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 items }} items, ${{ total }}</w:t>
      </w:r>
    </w:p>
    <w:p w14:paraId="74EAFF9A"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endblocktranslate %}</w:t>
      </w:r>
    </w:p>
    <w:p w14:paraId="765C9E3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A2DC9B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Next, edit the </w:t>
      </w:r>
      <w:r w:rsidRPr="00BB7677">
        <w:rPr>
          <w:rFonts w:ascii="LiberationMono" w:hAnsi="LiberationMono" w:cs="LiberationMono"/>
          <w:color w:val="000000"/>
          <w:kern w:val="0"/>
          <w:sz w:val="22"/>
          <w:szCs w:val="22"/>
        </w:rPr>
        <w:t xml:space="preserve">shop/product/detail.html </w:t>
      </w:r>
      <w:r w:rsidRPr="00BB7677">
        <w:rPr>
          <w:rFonts w:ascii="LiberationSerif" w:hAnsi="LiberationSerif" w:cs="LiberationSerif"/>
          <w:color w:val="000000"/>
          <w:kern w:val="0"/>
          <w:sz w:val="30"/>
          <w:szCs w:val="30"/>
        </w:rPr>
        <w:t xml:space="preserve">template of the </w:t>
      </w:r>
      <w:r w:rsidRPr="00BB7677">
        <w:rPr>
          <w:rFonts w:ascii="LiberationMono" w:hAnsi="LiberationMono" w:cs="LiberationMono"/>
          <w:color w:val="000000"/>
          <w:kern w:val="0"/>
          <w:sz w:val="22"/>
          <w:szCs w:val="22"/>
        </w:rPr>
        <w:t xml:space="preserve">shop </w:t>
      </w:r>
      <w:r w:rsidRPr="00BB7677">
        <w:rPr>
          <w:rFonts w:ascii="LiberationSerif" w:hAnsi="LiberationSerif" w:cs="LiberationSerif"/>
          <w:color w:val="000000"/>
          <w:kern w:val="0"/>
          <w:sz w:val="30"/>
          <w:szCs w:val="30"/>
        </w:rPr>
        <w:t xml:space="preserve">application and add </w:t>
      </w:r>
      <w:r w:rsidRPr="00BB7677">
        <w:rPr>
          <w:rFonts w:ascii="LiberationMono" w:hAnsi="LiberationMono" w:cs="LiberationMono"/>
          <w:color w:val="000000"/>
          <w:kern w:val="0"/>
          <w:sz w:val="22"/>
          <w:szCs w:val="22"/>
        </w:rPr>
        <w:t xml:space="preserve">i18n </w:t>
      </w:r>
      <w:r w:rsidRPr="00BB7677">
        <w:rPr>
          <w:rFonts w:ascii="LiberationSerif" w:hAnsi="LiberationSerif" w:cs="LiberationSerif"/>
          <w:color w:val="000000"/>
          <w:kern w:val="0"/>
          <w:sz w:val="30"/>
          <w:szCs w:val="30"/>
        </w:rPr>
        <w:t xml:space="preserve">to the </w:t>
      </w:r>
      <w:r w:rsidRPr="00BB7677">
        <w:rPr>
          <w:rFonts w:ascii="LiberationMono" w:hAnsi="LiberationMono" w:cs="LiberationMono"/>
          <w:color w:val="000000"/>
          <w:kern w:val="0"/>
          <w:sz w:val="22"/>
          <w:szCs w:val="22"/>
        </w:rPr>
        <w:t xml:space="preserve">{% load %} </w:t>
      </w:r>
      <w:r w:rsidRPr="00BB7677">
        <w:rPr>
          <w:rFonts w:ascii="LiberationSerif" w:hAnsi="LiberationSerif" w:cs="LiberationSerif"/>
          <w:color w:val="000000"/>
          <w:kern w:val="0"/>
          <w:sz w:val="30"/>
          <w:szCs w:val="30"/>
        </w:rPr>
        <w:t>tag:</w:t>
      </w:r>
    </w:p>
    <w:p w14:paraId="299F69F0"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extends "shop/base.html" %}</w:t>
      </w:r>
    </w:p>
    <w:p w14:paraId="63AFDF79"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load </w:t>
      </w:r>
      <w:r w:rsidRPr="00BB7677">
        <w:rPr>
          <w:rFonts w:ascii="LiberationMono-Bold" w:hAnsi="LiberationMono-Bold" w:cs="LiberationMono-Bold"/>
          <w:b/>
          <w:bCs/>
          <w:color w:val="383A42"/>
          <w:kern w:val="0"/>
          <w:sz w:val="22"/>
          <w:szCs w:val="22"/>
        </w:rPr>
        <w:t xml:space="preserve">i18n </w:t>
      </w:r>
      <w:r w:rsidRPr="00BB7677">
        <w:rPr>
          <w:rFonts w:ascii="LiberationMono" w:hAnsi="LiberationMono" w:cs="LiberationMono"/>
          <w:color w:val="383A42"/>
          <w:kern w:val="0"/>
          <w:sz w:val="22"/>
          <w:szCs w:val="22"/>
        </w:rPr>
        <w:t>static %}</w:t>
      </w:r>
    </w:p>
    <w:p w14:paraId="6D1D0324"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0D0E624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BDD34B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Note that </w:t>
      </w:r>
      <w:r w:rsidRPr="00BB7677">
        <w:rPr>
          <w:rFonts w:ascii="LiberationMono" w:hAnsi="LiberationMono" w:cs="LiberationMono"/>
          <w:color w:val="000000"/>
          <w:kern w:val="0"/>
          <w:sz w:val="22"/>
          <w:szCs w:val="22"/>
        </w:rPr>
        <w:t xml:space="preserve">{% load %} </w:t>
      </w:r>
      <w:r w:rsidRPr="00BB7677">
        <w:rPr>
          <w:rFonts w:ascii="LiberationSerif" w:hAnsi="LiberationSerif" w:cs="LiberationSerif"/>
          <w:color w:val="000000"/>
          <w:kern w:val="0"/>
          <w:sz w:val="30"/>
          <w:szCs w:val="30"/>
        </w:rPr>
        <w:t xml:space="preserve">allows you to load all template tags at once by including the modules separated by spaces. In this case, we load the </w:t>
      </w:r>
      <w:r w:rsidRPr="00BB7677">
        <w:rPr>
          <w:rFonts w:ascii="LiberationMono" w:hAnsi="LiberationMono" w:cs="LiberationMono"/>
          <w:color w:val="000000"/>
          <w:kern w:val="0"/>
          <w:sz w:val="22"/>
          <w:szCs w:val="22"/>
        </w:rPr>
        <w:t>i18n</w:t>
      </w:r>
      <w:r w:rsidRPr="00BB7677">
        <w:rPr>
          <w:rFonts w:ascii="LiberationSerif" w:hAnsi="LiberationSerif" w:cs="LiberationSerif"/>
          <w:color w:val="000000"/>
          <w:kern w:val="0"/>
          <w:sz w:val="30"/>
          <w:szCs w:val="30"/>
        </w:rPr>
        <w:t xml:space="preserve"> and </w:t>
      </w:r>
      <w:r w:rsidRPr="00BB7677">
        <w:rPr>
          <w:rFonts w:ascii="LiberationMono" w:hAnsi="LiberationMono" w:cs="LiberationMono"/>
          <w:color w:val="000000"/>
          <w:kern w:val="0"/>
          <w:sz w:val="22"/>
          <w:szCs w:val="22"/>
        </w:rPr>
        <w:t xml:space="preserve">static </w:t>
      </w:r>
      <w:r w:rsidRPr="00BB7677">
        <w:rPr>
          <w:rFonts w:ascii="LiberationSerif" w:hAnsi="LiberationSerif" w:cs="LiberationSerif"/>
          <w:color w:val="000000"/>
          <w:kern w:val="0"/>
          <w:sz w:val="30"/>
          <w:szCs w:val="30"/>
        </w:rPr>
        <w:t>modules that contain template tags.</w:t>
      </w:r>
    </w:p>
    <w:p w14:paraId="703BC15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Then, find the following line:</w:t>
      </w:r>
    </w:p>
    <w:p w14:paraId="3F7532CC"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 xml:space="preserve">input </w:t>
      </w:r>
      <w:r w:rsidRPr="00BB7677">
        <w:rPr>
          <w:rFonts w:ascii="LiberationMono" w:hAnsi="LiberationMono" w:cs="LiberationMono"/>
          <w:color w:val="996801"/>
          <w:kern w:val="0"/>
          <w:sz w:val="22"/>
          <w:szCs w:val="22"/>
        </w:rPr>
        <w:t>type</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 xml:space="preserve">"submit" </w:t>
      </w:r>
      <w:r w:rsidRPr="00BB7677">
        <w:rPr>
          <w:rFonts w:ascii="LiberationMono" w:hAnsi="LiberationMono" w:cs="LiberationMono"/>
          <w:color w:val="996801"/>
          <w:kern w:val="0"/>
          <w:sz w:val="22"/>
          <w:szCs w:val="22"/>
        </w:rPr>
        <w:t>value</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"Add to cart"</w:t>
      </w:r>
      <w:r w:rsidRPr="00BB7677">
        <w:rPr>
          <w:rFonts w:ascii="LiberationMono" w:hAnsi="LiberationMono" w:cs="LiberationMono"/>
          <w:color w:val="383A42"/>
          <w:kern w:val="0"/>
          <w:sz w:val="22"/>
          <w:szCs w:val="22"/>
        </w:rPr>
        <w:t>&gt;</w:t>
      </w:r>
    </w:p>
    <w:p w14:paraId="0E2A9042"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p>
    <w:p w14:paraId="11ECE6C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Replace it with the following:</w:t>
      </w:r>
    </w:p>
    <w:p w14:paraId="485E3FFA"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lastRenderedPageBreak/>
        <w:t>&lt;</w:t>
      </w:r>
      <w:r w:rsidRPr="00BB7677">
        <w:rPr>
          <w:rFonts w:ascii="LiberationMono" w:hAnsi="LiberationMono" w:cs="LiberationMono"/>
          <w:color w:val="E55649"/>
          <w:kern w:val="0"/>
          <w:sz w:val="22"/>
          <w:szCs w:val="22"/>
        </w:rPr>
        <w:t xml:space="preserve">input </w:t>
      </w:r>
      <w:r w:rsidRPr="00BB7677">
        <w:rPr>
          <w:rFonts w:ascii="LiberationMono" w:hAnsi="LiberationMono" w:cs="LiberationMono"/>
          <w:color w:val="996801"/>
          <w:kern w:val="0"/>
          <w:sz w:val="22"/>
          <w:szCs w:val="22"/>
        </w:rPr>
        <w:t>type</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 xml:space="preserve">"submit" </w:t>
      </w:r>
      <w:r w:rsidRPr="00BB7677">
        <w:rPr>
          <w:rFonts w:ascii="LiberationMono" w:hAnsi="LiberationMono" w:cs="LiberationMono"/>
          <w:color w:val="996801"/>
          <w:kern w:val="0"/>
          <w:sz w:val="22"/>
          <w:szCs w:val="22"/>
        </w:rPr>
        <w:t>value</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w:t>
      </w:r>
      <w:r w:rsidRPr="00BB7677">
        <w:rPr>
          <w:rFonts w:ascii="LiberationMono-Bold" w:hAnsi="LiberationMono-Bold" w:cs="LiberationMono-Bold"/>
          <w:b/>
          <w:bCs/>
          <w:color w:val="50A24F"/>
          <w:kern w:val="0"/>
          <w:sz w:val="22"/>
          <w:szCs w:val="22"/>
        </w:rPr>
        <w:t>{% translate "</w:t>
      </w:r>
      <w:r w:rsidRPr="00BB7677">
        <w:rPr>
          <w:rFonts w:ascii="LiberationMono-Bold" w:hAnsi="LiberationMono-Bold" w:cs="LiberationMono-Bold"/>
          <w:b/>
          <w:bCs/>
          <w:color w:val="996801"/>
          <w:kern w:val="0"/>
          <w:sz w:val="22"/>
          <w:szCs w:val="22"/>
        </w:rPr>
        <w:t>Add to cart</w:t>
      </w:r>
      <w:r w:rsidRPr="00BB7677">
        <w:rPr>
          <w:rFonts w:ascii="LiberationMono-Bold" w:hAnsi="LiberationMono-Bold" w:cs="LiberationMono-Bold"/>
          <w:b/>
          <w:bCs/>
          <w:color w:val="383A42"/>
          <w:kern w:val="0"/>
          <w:sz w:val="22"/>
          <w:szCs w:val="22"/>
        </w:rPr>
        <w:t>" %}</w:t>
      </w:r>
      <w:r w:rsidRPr="00BB7677">
        <w:rPr>
          <w:rFonts w:ascii="LiberationMono" w:hAnsi="LiberationMono" w:cs="LiberationMono"/>
          <w:color w:val="383A42"/>
          <w:kern w:val="0"/>
          <w:sz w:val="22"/>
          <w:szCs w:val="22"/>
        </w:rPr>
        <w:t>"&gt;</w:t>
      </w:r>
    </w:p>
    <w:p w14:paraId="62C931EF"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p>
    <w:p w14:paraId="5B8D8F0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Then, find the following line:</w:t>
      </w:r>
    </w:p>
    <w:p w14:paraId="60B55E14"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h3</w:t>
      </w:r>
      <w:r w:rsidRPr="00BB7677">
        <w:rPr>
          <w:rFonts w:ascii="LiberationMono" w:hAnsi="LiberationMono" w:cs="LiberationMono"/>
          <w:color w:val="383A42"/>
          <w:kern w:val="0"/>
          <w:sz w:val="22"/>
          <w:szCs w:val="22"/>
        </w:rPr>
        <w:t>&gt;People who bought this also bought&lt;/</w:t>
      </w:r>
      <w:r w:rsidRPr="00BB7677">
        <w:rPr>
          <w:rFonts w:ascii="LiberationMono" w:hAnsi="LiberationMono" w:cs="LiberationMono"/>
          <w:color w:val="E55649"/>
          <w:kern w:val="0"/>
          <w:sz w:val="22"/>
          <w:szCs w:val="22"/>
        </w:rPr>
        <w:t>h3</w:t>
      </w:r>
      <w:r w:rsidRPr="00BB7677">
        <w:rPr>
          <w:rFonts w:ascii="LiberationMono" w:hAnsi="LiberationMono" w:cs="LiberationMono"/>
          <w:color w:val="383A42"/>
          <w:kern w:val="0"/>
          <w:sz w:val="22"/>
          <w:szCs w:val="22"/>
        </w:rPr>
        <w:t>&gt;</w:t>
      </w:r>
    </w:p>
    <w:p w14:paraId="28E7113D"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p>
    <w:p w14:paraId="438D212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Replace it with the following:</w:t>
      </w:r>
    </w:p>
    <w:p w14:paraId="183EE19E"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h3</w:t>
      </w:r>
      <w:r w:rsidRPr="00BB7677">
        <w:rPr>
          <w:rFonts w:ascii="LiberationMono" w:hAnsi="LiberationMono" w:cs="LiberationMono"/>
          <w:color w:val="383A42"/>
          <w:kern w:val="0"/>
          <w:sz w:val="22"/>
          <w:szCs w:val="22"/>
        </w:rPr>
        <w:t>&gt;</w:t>
      </w:r>
      <w:r w:rsidRPr="00BB7677">
        <w:rPr>
          <w:rFonts w:ascii="LiberationMono-Bold" w:hAnsi="LiberationMono-Bold" w:cs="LiberationMono-Bold"/>
          <w:b/>
          <w:bCs/>
          <w:color w:val="383A42"/>
          <w:kern w:val="0"/>
          <w:sz w:val="22"/>
          <w:szCs w:val="22"/>
        </w:rPr>
        <w:t>{% translate "People who bought this also bought" %}</w:t>
      </w: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h3</w:t>
      </w:r>
      <w:r w:rsidRPr="00BB7677">
        <w:rPr>
          <w:rFonts w:ascii="LiberationMono" w:hAnsi="LiberationMono" w:cs="LiberationMono"/>
          <w:color w:val="383A42"/>
          <w:kern w:val="0"/>
          <w:sz w:val="22"/>
          <w:szCs w:val="22"/>
        </w:rPr>
        <w:t>&gt;</w:t>
      </w:r>
    </w:p>
    <w:p w14:paraId="3F622033"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p>
    <w:p w14:paraId="327A080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Now, translate the </w:t>
      </w:r>
      <w:r w:rsidRPr="00BB7677">
        <w:rPr>
          <w:rFonts w:ascii="LiberationMono" w:hAnsi="LiberationMono" w:cs="LiberationMono"/>
          <w:color w:val="000000"/>
          <w:kern w:val="0"/>
          <w:sz w:val="22"/>
          <w:szCs w:val="22"/>
        </w:rPr>
        <w:t xml:space="preserve">orders </w:t>
      </w:r>
      <w:r w:rsidRPr="00BB7677">
        <w:rPr>
          <w:rFonts w:ascii="LiberationSerif" w:hAnsi="LiberationSerif" w:cs="LiberationSerif"/>
          <w:color w:val="000000"/>
          <w:kern w:val="0"/>
          <w:sz w:val="30"/>
          <w:szCs w:val="30"/>
        </w:rPr>
        <w:t xml:space="preserve">application template. Edit the </w:t>
      </w:r>
      <w:r w:rsidRPr="00BB7677">
        <w:rPr>
          <w:rFonts w:ascii="LiberationMono" w:hAnsi="LiberationMono" w:cs="LiberationMono"/>
          <w:color w:val="000000"/>
          <w:kern w:val="0"/>
          <w:sz w:val="22"/>
          <w:szCs w:val="22"/>
        </w:rPr>
        <w:t xml:space="preserve">orders/order/create.html </w:t>
      </w:r>
      <w:r w:rsidRPr="00BB7677">
        <w:rPr>
          <w:rFonts w:ascii="LiberationSerif" w:hAnsi="LiberationSerif" w:cs="LiberationSerif"/>
          <w:color w:val="000000"/>
          <w:kern w:val="0"/>
          <w:sz w:val="30"/>
          <w:szCs w:val="30"/>
        </w:rPr>
        <w:t xml:space="preserve">template of the </w:t>
      </w:r>
      <w:r w:rsidRPr="00BB7677">
        <w:rPr>
          <w:rFonts w:ascii="LiberationMono" w:hAnsi="LiberationMono" w:cs="LiberationMono"/>
          <w:color w:val="000000"/>
          <w:kern w:val="0"/>
          <w:sz w:val="22"/>
          <w:szCs w:val="22"/>
        </w:rPr>
        <w:t xml:space="preserve">orders </w:t>
      </w:r>
      <w:r w:rsidRPr="00BB7677">
        <w:rPr>
          <w:rFonts w:ascii="LiberationSerif" w:hAnsi="LiberationSerif" w:cs="LiberationSerif"/>
          <w:color w:val="000000"/>
          <w:kern w:val="0"/>
          <w:sz w:val="30"/>
          <w:szCs w:val="30"/>
        </w:rPr>
        <w:t>application and mark the text for translation, as follows:</w:t>
      </w:r>
    </w:p>
    <w:p w14:paraId="0E93345D"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extends </w:t>
      </w:r>
      <w:r w:rsidRPr="00BB7677">
        <w:rPr>
          <w:rFonts w:ascii="LiberationMono" w:hAnsi="LiberationMono" w:cs="LiberationMono"/>
          <w:color w:val="50A24F"/>
          <w:kern w:val="0"/>
          <w:sz w:val="22"/>
          <w:szCs w:val="22"/>
        </w:rPr>
        <w:t xml:space="preserve">"shop/base.html" </w:t>
      </w:r>
      <w:r w:rsidRPr="00BB7677">
        <w:rPr>
          <w:rFonts w:ascii="LiberationMono" w:hAnsi="LiberationMono" w:cs="LiberationMono"/>
          <w:color w:val="383A42"/>
          <w:kern w:val="0"/>
          <w:sz w:val="22"/>
          <w:szCs w:val="22"/>
        </w:rPr>
        <w:t>%}</w:t>
      </w:r>
    </w:p>
    <w:p w14:paraId="404C8743"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 load i18n %}</w:t>
      </w:r>
    </w:p>
    <w:p w14:paraId="52EDE703"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block title %}</w:t>
      </w:r>
    </w:p>
    <w:p w14:paraId="0BC4377C"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 xml:space="preserve">    {% translate </w:t>
      </w:r>
      <w:r w:rsidRPr="00BB7677">
        <w:rPr>
          <w:rFonts w:ascii="LiberationMono-Bold" w:hAnsi="LiberationMono-Bold" w:cs="LiberationMono-Bold"/>
          <w:b/>
          <w:bCs/>
          <w:color w:val="50A24F"/>
          <w:kern w:val="0"/>
          <w:sz w:val="22"/>
          <w:szCs w:val="22"/>
        </w:rPr>
        <w:t xml:space="preserve">"Checkout" </w:t>
      </w:r>
      <w:r w:rsidRPr="00BB7677">
        <w:rPr>
          <w:rFonts w:ascii="LiberationMono-Bold" w:hAnsi="LiberationMono-Bold" w:cs="LiberationMono-Bold"/>
          <w:b/>
          <w:bCs/>
          <w:color w:val="383A42"/>
          <w:kern w:val="0"/>
          <w:sz w:val="22"/>
          <w:szCs w:val="22"/>
        </w:rPr>
        <w:t>%}</w:t>
      </w:r>
    </w:p>
    <w:p w14:paraId="019137EA"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endblock %}</w:t>
      </w:r>
    </w:p>
    <w:p w14:paraId="3B1AB166"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block content %}</w:t>
      </w:r>
    </w:p>
    <w:p w14:paraId="0A146209"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&lt;h1&gt;</w:t>
      </w:r>
      <w:r w:rsidRPr="00BB7677">
        <w:rPr>
          <w:rFonts w:ascii="LiberationMono-Bold" w:hAnsi="LiberationMono-Bold" w:cs="LiberationMono-Bold"/>
          <w:b/>
          <w:bCs/>
          <w:color w:val="383A42"/>
          <w:kern w:val="0"/>
          <w:sz w:val="22"/>
          <w:szCs w:val="22"/>
        </w:rPr>
        <w:t xml:space="preserve">{% translate </w:t>
      </w:r>
      <w:r w:rsidRPr="00BB7677">
        <w:rPr>
          <w:rFonts w:ascii="LiberationMono-Bold" w:hAnsi="LiberationMono-Bold" w:cs="LiberationMono-Bold"/>
          <w:b/>
          <w:bCs/>
          <w:color w:val="50A24F"/>
          <w:kern w:val="0"/>
          <w:sz w:val="22"/>
          <w:szCs w:val="22"/>
        </w:rPr>
        <w:t xml:space="preserve">"Checkout" </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&lt;/h1&gt;</w:t>
      </w:r>
    </w:p>
    <w:p w14:paraId="4B01B941"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&lt;div class=</w:t>
      </w:r>
      <w:r w:rsidRPr="00BB7677">
        <w:rPr>
          <w:rFonts w:ascii="LiberationMono" w:hAnsi="LiberationMono" w:cs="LiberationMono"/>
          <w:color w:val="50A24F"/>
          <w:kern w:val="0"/>
          <w:sz w:val="22"/>
          <w:szCs w:val="22"/>
        </w:rPr>
        <w:t>"order-info"</w:t>
      </w:r>
      <w:r w:rsidRPr="00BB7677">
        <w:rPr>
          <w:rFonts w:ascii="LiberationMono" w:hAnsi="LiberationMono" w:cs="LiberationMono"/>
          <w:color w:val="383A42"/>
          <w:kern w:val="0"/>
          <w:sz w:val="22"/>
          <w:szCs w:val="22"/>
        </w:rPr>
        <w:t>&gt;</w:t>
      </w:r>
    </w:p>
    <w:p w14:paraId="1C2CBF1E"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&lt;h3&gt;</w:t>
      </w:r>
      <w:r w:rsidRPr="00BB7677">
        <w:rPr>
          <w:rFonts w:ascii="LiberationMono-Bold" w:hAnsi="LiberationMono-Bold" w:cs="LiberationMono-Bold"/>
          <w:b/>
          <w:bCs/>
          <w:color w:val="383A42"/>
          <w:kern w:val="0"/>
          <w:sz w:val="22"/>
          <w:szCs w:val="22"/>
        </w:rPr>
        <w:t xml:space="preserve">{% translate </w:t>
      </w:r>
      <w:r w:rsidRPr="00BB7677">
        <w:rPr>
          <w:rFonts w:ascii="LiberationMono-Bold" w:hAnsi="LiberationMono-Bold" w:cs="LiberationMono-Bold"/>
          <w:b/>
          <w:bCs/>
          <w:color w:val="50A24F"/>
          <w:kern w:val="0"/>
          <w:sz w:val="22"/>
          <w:szCs w:val="22"/>
        </w:rPr>
        <w:t xml:space="preserve">"Your order" </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&lt;/h3&gt;</w:t>
      </w:r>
    </w:p>
    <w:p w14:paraId="7BACA6D4"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&lt;ul&gt;</w:t>
      </w:r>
    </w:p>
    <w:p w14:paraId="2989176A"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 </w:t>
      </w:r>
      <w:r w:rsidRPr="00BB7677">
        <w:rPr>
          <w:rFonts w:ascii="LiberationMono" w:hAnsi="LiberationMono" w:cs="LiberationMono"/>
          <w:color w:val="A726A5"/>
          <w:kern w:val="0"/>
          <w:sz w:val="22"/>
          <w:szCs w:val="22"/>
        </w:rPr>
        <w:t xml:space="preserve">for </w:t>
      </w:r>
      <w:r w:rsidRPr="00BB7677">
        <w:rPr>
          <w:rFonts w:ascii="LiberationMono" w:hAnsi="LiberationMono" w:cs="LiberationMono"/>
          <w:color w:val="383A42"/>
          <w:kern w:val="0"/>
          <w:sz w:val="22"/>
          <w:szCs w:val="22"/>
        </w:rPr>
        <w:t>item in cart %}</w:t>
      </w:r>
    </w:p>
    <w:p w14:paraId="0B5415DA"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&lt;li&gt;</w:t>
      </w:r>
    </w:p>
    <w:p w14:paraId="33D70597"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 item.quantity }}x {{ item.product.name }}</w:t>
      </w:r>
    </w:p>
    <w:p w14:paraId="5AFE50F0"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&lt;span&gt;${{ item.total_price }}&lt;/span&gt;</w:t>
      </w:r>
    </w:p>
    <w:p w14:paraId="6973F448"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&lt;/li&gt;</w:t>
      </w:r>
    </w:p>
    <w:p w14:paraId="206F59FB"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 endfor %}</w:t>
      </w:r>
    </w:p>
    <w:p w14:paraId="6ADBB445"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 </w:t>
      </w:r>
      <w:r w:rsidRPr="00BB7677">
        <w:rPr>
          <w:rFonts w:ascii="LiberationMono" w:hAnsi="LiberationMono" w:cs="LiberationMono"/>
          <w:color w:val="A726A5"/>
          <w:kern w:val="0"/>
          <w:sz w:val="22"/>
          <w:szCs w:val="22"/>
        </w:rPr>
        <w:t xml:space="preserve">if </w:t>
      </w:r>
      <w:r w:rsidRPr="00BB7677">
        <w:rPr>
          <w:rFonts w:ascii="LiberationMono" w:hAnsi="LiberationMono" w:cs="LiberationMono"/>
          <w:color w:val="383A42"/>
          <w:kern w:val="0"/>
          <w:sz w:val="22"/>
          <w:szCs w:val="22"/>
        </w:rPr>
        <w:t>cart.coupon %}</w:t>
      </w:r>
    </w:p>
    <w:p w14:paraId="099F9CDA"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w:t>
      </w:r>
      <w:r w:rsidRPr="00BB7677">
        <w:rPr>
          <w:rFonts w:ascii="LiberationMono" w:hAnsi="LiberationMono" w:cs="LiberationMono"/>
          <w:color w:val="383A42"/>
          <w:kern w:val="0"/>
          <w:sz w:val="22"/>
          <w:szCs w:val="22"/>
        </w:rPr>
        <w:tab/>
        <w:t>&lt;li&gt;</w:t>
      </w:r>
    </w:p>
    <w:p w14:paraId="4B510C52"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 xml:space="preserve">                 {% blocktranslate with code=cart.coupon.code discount=</w:t>
      </w:r>
    </w:p>
    <w:p w14:paraId="7F52774F"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50A24F"/>
          <w:kern w:val="0"/>
          <w:sz w:val="22"/>
          <w:szCs w:val="22"/>
        </w:rPr>
        <w:t xml:space="preserve">"{{ code }}" </w:t>
      </w:r>
      <w:r w:rsidRPr="00BB7677">
        <w:rPr>
          <w:rFonts w:ascii="LiberationMono-Bold" w:hAnsi="LiberationMono-Bold" w:cs="LiberationMono-Bold"/>
          <w:b/>
          <w:bCs/>
          <w:color w:val="383A42"/>
          <w:kern w:val="0"/>
          <w:sz w:val="22"/>
          <w:szCs w:val="22"/>
        </w:rPr>
        <w:t>({{ discount }}% off)</w:t>
      </w:r>
    </w:p>
    <w:p w14:paraId="19B80385" w14:textId="77777777" w:rsidR="00BB7677" w:rsidRPr="00BB7677" w:rsidRDefault="00BB7677" w:rsidP="00BB767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 xml:space="preserve">  {% endblocktranslate %}</w:t>
      </w:r>
    </w:p>
    <w:p w14:paraId="436BB57F"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&lt;span class=</w:t>
      </w:r>
      <w:r w:rsidRPr="00BB7677">
        <w:rPr>
          <w:rFonts w:ascii="LiberationMono" w:hAnsi="LiberationMono" w:cs="LiberationMono"/>
          <w:color w:val="50A24F"/>
          <w:kern w:val="0"/>
          <w:sz w:val="22"/>
          <w:szCs w:val="22"/>
        </w:rPr>
        <w:t>"neg"</w:t>
      </w:r>
      <w:r w:rsidRPr="00BB7677">
        <w:rPr>
          <w:rFonts w:ascii="LiberationMono" w:hAnsi="LiberationMono" w:cs="LiberationMono"/>
          <w:color w:val="383A42"/>
          <w:kern w:val="0"/>
          <w:sz w:val="22"/>
          <w:szCs w:val="22"/>
        </w:rPr>
        <w:t>&gt;- ${{ cart.get_discount|floatformat:</w:t>
      </w:r>
    </w:p>
    <w:p w14:paraId="161E9B1C"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&lt;/li&gt;</w:t>
      </w:r>
    </w:p>
    <w:p w14:paraId="2F315013"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 endif %}</w:t>
      </w:r>
    </w:p>
    <w:p w14:paraId="11D9A6A5"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&lt;/ul&gt;</w:t>
      </w:r>
    </w:p>
    <w:p w14:paraId="65DAD531"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&lt;p&gt;</w:t>
      </w:r>
      <w:r w:rsidRPr="00BB7677">
        <w:rPr>
          <w:rFonts w:ascii="LiberationMono-Bold" w:hAnsi="LiberationMono-Bold" w:cs="LiberationMono-Bold"/>
          <w:b/>
          <w:bCs/>
          <w:color w:val="383A42"/>
          <w:kern w:val="0"/>
          <w:sz w:val="22"/>
          <w:szCs w:val="22"/>
        </w:rPr>
        <w:t xml:space="preserve">{% translate </w:t>
      </w:r>
      <w:r w:rsidRPr="00BB7677">
        <w:rPr>
          <w:rFonts w:ascii="LiberationMono-Bold" w:hAnsi="LiberationMono-Bold" w:cs="LiberationMono-Bold"/>
          <w:b/>
          <w:bCs/>
          <w:color w:val="50A24F"/>
          <w:kern w:val="0"/>
          <w:sz w:val="22"/>
          <w:szCs w:val="22"/>
        </w:rPr>
        <w:t xml:space="preserve">"Total" </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 ${{</w:t>
      </w:r>
    </w:p>
    <w:p w14:paraId="17319D0F"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cart.get_total_price_after_discount|floatformat:</w:t>
      </w:r>
      <w:r w:rsidRPr="00BB7677">
        <w:rPr>
          <w:rFonts w:ascii="LiberationMono" w:hAnsi="LiberationMono" w:cs="LiberationMono"/>
          <w:color w:val="996801"/>
          <w:kern w:val="0"/>
          <w:sz w:val="22"/>
          <w:szCs w:val="22"/>
        </w:rPr>
        <w:t xml:space="preserve">2 </w:t>
      </w:r>
      <w:r w:rsidRPr="00BB7677">
        <w:rPr>
          <w:rFonts w:ascii="LiberationMono" w:hAnsi="LiberationMono" w:cs="LiberationMono"/>
          <w:color w:val="383A42"/>
          <w:kern w:val="0"/>
          <w:sz w:val="22"/>
          <w:szCs w:val="22"/>
        </w:rPr>
        <w:t>}}&lt;/p&gt;</w:t>
      </w:r>
    </w:p>
    <w:p w14:paraId="6562FD46"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&lt;/div&gt;</w:t>
      </w:r>
    </w:p>
    <w:p w14:paraId="219B4272"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&lt;form method=</w:t>
      </w:r>
      <w:r w:rsidRPr="00BB7677">
        <w:rPr>
          <w:rFonts w:ascii="LiberationMono" w:hAnsi="LiberationMono" w:cs="LiberationMono"/>
          <w:color w:val="50A24F"/>
          <w:kern w:val="0"/>
          <w:sz w:val="22"/>
          <w:szCs w:val="22"/>
        </w:rPr>
        <w:t xml:space="preserve">"post" </w:t>
      </w:r>
      <w:r w:rsidRPr="00BB7677">
        <w:rPr>
          <w:rFonts w:ascii="LiberationMono" w:hAnsi="LiberationMono" w:cs="LiberationMono"/>
          <w:color w:val="383A42"/>
          <w:kern w:val="0"/>
          <w:sz w:val="22"/>
          <w:szCs w:val="22"/>
        </w:rPr>
        <w:t>class=</w:t>
      </w:r>
      <w:r w:rsidRPr="00BB7677">
        <w:rPr>
          <w:rFonts w:ascii="LiberationMono" w:hAnsi="LiberationMono" w:cs="LiberationMono"/>
          <w:color w:val="50A24F"/>
          <w:kern w:val="0"/>
          <w:sz w:val="22"/>
          <w:szCs w:val="22"/>
        </w:rPr>
        <w:t>"order-form"</w:t>
      </w:r>
      <w:r w:rsidRPr="00BB7677">
        <w:rPr>
          <w:rFonts w:ascii="LiberationMono" w:hAnsi="LiberationMono" w:cs="LiberationMono"/>
          <w:color w:val="383A42"/>
          <w:kern w:val="0"/>
          <w:sz w:val="22"/>
          <w:szCs w:val="22"/>
        </w:rPr>
        <w:t>&gt;</w:t>
      </w:r>
    </w:p>
    <w:p w14:paraId="5C50C4FD"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 form.as_p }}</w:t>
      </w:r>
    </w:p>
    <w:p w14:paraId="21A1F2E2"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50A24F"/>
          <w:kern w:val="0"/>
          <w:sz w:val="22"/>
          <w:szCs w:val="22"/>
        </w:rPr>
      </w:pPr>
      <w:r w:rsidRPr="00BB7677">
        <w:rPr>
          <w:rFonts w:ascii="LiberationMono" w:hAnsi="LiberationMono" w:cs="LiberationMono"/>
          <w:color w:val="383A42"/>
          <w:kern w:val="0"/>
          <w:sz w:val="22"/>
          <w:szCs w:val="22"/>
        </w:rPr>
        <w:t xml:space="preserve">    &lt;p&gt;&lt;input type=</w:t>
      </w:r>
      <w:r w:rsidRPr="00BB7677">
        <w:rPr>
          <w:rFonts w:ascii="LiberationMono" w:hAnsi="LiberationMono" w:cs="LiberationMono"/>
          <w:color w:val="50A24F"/>
          <w:kern w:val="0"/>
          <w:sz w:val="22"/>
          <w:szCs w:val="22"/>
        </w:rPr>
        <w:t xml:space="preserve">"submit" </w:t>
      </w:r>
      <w:r w:rsidRPr="00BB7677">
        <w:rPr>
          <w:rFonts w:ascii="LiberationMono" w:hAnsi="LiberationMono" w:cs="LiberationMono"/>
          <w:color w:val="383A42"/>
          <w:kern w:val="0"/>
          <w:sz w:val="22"/>
          <w:szCs w:val="22"/>
        </w:rPr>
        <w:t>value=</w:t>
      </w:r>
      <w:r w:rsidRPr="00BB7677">
        <w:rPr>
          <w:rFonts w:ascii="LiberationMono" w:hAnsi="LiberationMono" w:cs="LiberationMono"/>
          <w:color w:val="50A24F"/>
          <w:kern w:val="0"/>
          <w:sz w:val="22"/>
          <w:szCs w:val="22"/>
        </w:rPr>
        <w:t>"</w:t>
      </w:r>
      <w:r w:rsidRPr="00BB7677">
        <w:rPr>
          <w:rFonts w:ascii="LiberationMono-Bold" w:hAnsi="LiberationMono-Bold" w:cs="LiberationMono-Bold"/>
          <w:b/>
          <w:bCs/>
          <w:color w:val="50A24F"/>
          <w:kern w:val="0"/>
          <w:sz w:val="22"/>
          <w:szCs w:val="22"/>
        </w:rPr>
        <w:t>{% translate "</w:t>
      </w:r>
      <w:r w:rsidRPr="00BB7677">
        <w:rPr>
          <w:rFonts w:ascii="LiberationMono-Bold" w:hAnsi="LiberationMono-Bold" w:cs="LiberationMono-Bold"/>
          <w:b/>
          <w:bCs/>
          <w:color w:val="383A42"/>
          <w:kern w:val="0"/>
          <w:sz w:val="22"/>
          <w:szCs w:val="22"/>
        </w:rPr>
        <w:t>Place order</w:t>
      </w:r>
      <w:r w:rsidRPr="00BB7677">
        <w:rPr>
          <w:rFonts w:ascii="LiberationMono-Bold" w:hAnsi="LiberationMono-Bold" w:cs="LiberationMono-Bold"/>
          <w:b/>
          <w:bCs/>
          <w:color w:val="50A24F"/>
          <w:kern w:val="0"/>
          <w:sz w:val="22"/>
          <w:szCs w:val="22"/>
        </w:rPr>
        <w:t>" %}</w:t>
      </w:r>
    </w:p>
    <w:p w14:paraId="5CEF7AD4"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 csrf_token %}</w:t>
      </w:r>
    </w:p>
    <w:p w14:paraId="6A47EFBA"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&lt;/form&gt;</w:t>
      </w:r>
    </w:p>
    <w:p w14:paraId="64C4B52B"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endblock %}</w:t>
      </w:r>
    </w:p>
    <w:p w14:paraId="69672376"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p>
    <w:p w14:paraId="34C854D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Make sure that no template tag is split across multiple lines. Take a look at the following files in the code that accompanies this chapter to see how the strings have been marked for translation:</w:t>
      </w:r>
    </w:p>
    <w:p w14:paraId="046B6FF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8B2D828" w14:textId="77777777" w:rsidR="00BB7677" w:rsidRPr="00BB7677" w:rsidRDefault="00BB7677" w:rsidP="00BB7677">
      <w:pPr>
        <w:numPr>
          <w:ilvl w:val="0"/>
          <w:numId w:val="123"/>
        </w:numPr>
        <w:autoSpaceDE w:val="0"/>
        <w:autoSpaceDN w:val="0"/>
        <w:adjustRightInd w:val="0"/>
        <w:spacing w:after="0" w:line="240" w:lineRule="auto"/>
        <w:contextualSpacing/>
        <w:rPr>
          <w:rFonts w:ascii="LiberationMono" w:hAnsi="LiberationMono" w:cs="LiberationMono"/>
          <w:color w:val="000000"/>
          <w:kern w:val="0"/>
          <w:sz w:val="22"/>
          <w:szCs w:val="22"/>
        </w:rPr>
      </w:pPr>
      <w:r w:rsidRPr="00BB7677">
        <w:rPr>
          <w:rFonts w:ascii="LiberationSerif" w:hAnsi="LiberationSerif" w:cs="LiberationSerif"/>
          <w:color w:val="000000"/>
          <w:kern w:val="0"/>
          <w:sz w:val="30"/>
          <w:szCs w:val="30"/>
        </w:rPr>
        <w:t xml:space="preserve">The </w:t>
      </w:r>
      <w:r w:rsidRPr="00BB7677">
        <w:rPr>
          <w:rFonts w:ascii="LiberationMono" w:hAnsi="LiberationMono" w:cs="LiberationMono"/>
          <w:color w:val="000000"/>
          <w:kern w:val="0"/>
          <w:sz w:val="22"/>
          <w:szCs w:val="22"/>
        </w:rPr>
        <w:t xml:space="preserve">shop </w:t>
      </w:r>
      <w:r w:rsidRPr="00BB7677">
        <w:rPr>
          <w:rFonts w:ascii="LiberationSerif" w:hAnsi="LiberationSerif" w:cs="LiberationSerif"/>
          <w:color w:val="000000"/>
          <w:kern w:val="0"/>
          <w:sz w:val="30"/>
          <w:szCs w:val="30"/>
        </w:rPr>
        <w:t xml:space="preserve">application: Template </w:t>
      </w:r>
      <w:r w:rsidRPr="00BB7677">
        <w:rPr>
          <w:rFonts w:ascii="LiberationMono" w:hAnsi="LiberationMono" w:cs="LiberationMono"/>
          <w:color w:val="000000"/>
          <w:kern w:val="0"/>
          <w:sz w:val="22"/>
          <w:szCs w:val="22"/>
        </w:rPr>
        <w:t>shop/product/list.html</w:t>
      </w:r>
    </w:p>
    <w:p w14:paraId="701B3B5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FBF6286" w14:textId="77777777" w:rsidR="00BB7677" w:rsidRPr="00BB7677" w:rsidRDefault="00BB7677" w:rsidP="00BB7677">
      <w:pPr>
        <w:numPr>
          <w:ilvl w:val="0"/>
          <w:numId w:val="123"/>
        </w:numPr>
        <w:autoSpaceDE w:val="0"/>
        <w:autoSpaceDN w:val="0"/>
        <w:adjustRightInd w:val="0"/>
        <w:spacing w:after="0" w:line="240" w:lineRule="auto"/>
        <w:contextualSpacing/>
        <w:rPr>
          <w:rFonts w:ascii="LiberationMono" w:hAnsi="LiberationMono" w:cs="LiberationMono"/>
          <w:color w:val="000000"/>
          <w:kern w:val="0"/>
          <w:sz w:val="22"/>
          <w:szCs w:val="22"/>
        </w:rPr>
      </w:pPr>
      <w:r w:rsidRPr="00BB7677">
        <w:rPr>
          <w:rFonts w:ascii="LiberationSerif" w:hAnsi="LiberationSerif" w:cs="LiberationSerif"/>
          <w:color w:val="000000"/>
          <w:kern w:val="0"/>
          <w:sz w:val="30"/>
          <w:szCs w:val="30"/>
        </w:rPr>
        <w:t xml:space="preserve">The </w:t>
      </w:r>
      <w:r w:rsidRPr="00BB7677">
        <w:rPr>
          <w:rFonts w:ascii="LiberationMono" w:hAnsi="LiberationMono" w:cs="LiberationMono"/>
          <w:color w:val="000000"/>
          <w:kern w:val="0"/>
          <w:sz w:val="22"/>
          <w:szCs w:val="22"/>
        </w:rPr>
        <w:t xml:space="preserve">orders </w:t>
      </w:r>
      <w:r w:rsidRPr="00BB7677">
        <w:rPr>
          <w:rFonts w:ascii="LiberationSerif" w:hAnsi="LiberationSerif" w:cs="LiberationSerif"/>
          <w:color w:val="000000"/>
          <w:kern w:val="0"/>
          <w:sz w:val="30"/>
          <w:szCs w:val="30"/>
        </w:rPr>
        <w:t xml:space="preserve">application: Template </w:t>
      </w:r>
      <w:r w:rsidRPr="00BB7677">
        <w:rPr>
          <w:rFonts w:ascii="LiberationMono" w:hAnsi="LiberationMono" w:cs="LiberationMono"/>
          <w:color w:val="000000"/>
          <w:kern w:val="0"/>
          <w:sz w:val="22"/>
          <w:szCs w:val="22"/>
        </w:rPr>
        <w:t>orders/order/pdf.html</w:t>
      </w:r>
    </w:p>
    <w:p w14:paraId="4C338F4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10BDC59" w14:textId="77777777" w:rsidR="00BB7677" w:rsidRPr="00BB7677" w:rsidRDefault="00BB7677" w:rsidP="00BB7677">
      <w:pPr>
        <w:numPr>
          <w:ilvl w:val="0"/>
          <w:numId w:val="123"/>
        </w:numPr>
        <w:autoSpaceDE w:val="0"/>
        <w:autoSpaceDN w:val="0"/>
        <w:adjustRightInd w:val="0"/>
        <w:spacing w:after="0" w:line="240" w:lineRule="auto"/>
        <w:contextualSpacing/>
        <w:rPr>
          <w:rFonts w:ascii="LiberationMono" w:hAnsi="LiberationMono" w:cs="LiberationMono"/>
          <w:color w:val="000000"/>
          <w:kern w:val="0"/>
          <w:sz w:val="22"/>
          <w:szCs w:val="22"/>
        </w:rPr>
      </w:pPr>
      <w:r w:rsidRPr="00BB7677">
        <w:rPr>
          <w:rFonts w:ascii="LiberationSerif" w:hAnsi="LiberationSerif" w:cs="LiberationSerif"/>
          <w:color w:val="000000"/>
          <w:kern w:val="0"/>
          <w:sz w:val="30"/>
          <w:szCs w:val="30"/>
        </w:rPr>
        <w:t xml:space="preserve">The </w:t>
      </w:r>
      <w:r w:rsidRPr="00BB7677">
        <w:rPr>
          <w:rFonts w:ascii="LiberationMono" w:hAnsi="LiberationMono" w:cs="LiberationMono"/>
          <w:color w:val="000000"/>
          <w:kern w:val="0"/>
          <w:sz w:val="22"/>
          <w:szCs w:val="22"/>
        </w:rPr>
        <w:t xml:space="preserve">cart </w:t>
      </w:r>
      <w:r w:rsidRPr="00BB7677">
        <w:rPr>
          <w:rFonts w:ascii="LiberationSerif" w:hAnsi="LiberationSerif" w:cs="LiberationSerif"/>
          <w:color w:val="000000"/>
          <w:kern w:val="0"/>
          <w:sz w:val="30"/>
          <w:szCs w:val="30"/>
        </w:rPr>
        <w:t xml:space="preserve">application: Template </w:t>
      </w:r>
      <w:r w:rsidRPr="00BB7677">
        <w:rPr>
          <w:rFonts w:ascii="LiberationMono" w:hAnsi="LiberationMono" w:cs="LiberationMono"/>
          <w:color w:val="000000"/>
          <w:kern w:val="0"/>
          <w:sz w:val="22"/>
          <w:szCs w:val="22"/>
        </w:rPr>
        <w:t>cart/detail.html</w:t>
      </w:r>
    </w:p>
    <w:p w14:paraId="6F11287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04A0087" w14:textId="77777777" w:rsidR="00BB7677" w:rsidRPr="00BB7677" w:rsidRDefault="00BB7677" w:rsidP="00BB7677">
      <w:pPr>
        <w:numPr>
          <w:ilvl w:val="0"/>
          <w:numId w:val="12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The </w:t>
      </w:r>
      <w:r w:rsidRPr="00BB7677">
        <w:rPr>
          <w:rFonts w:ascii="LiberationMono" w:hAnsi="LiberationMono" w:cs="LiberationMono"/>
          <w:color w:val="000000"/>
          <w:kern w:val="0"/>
          <w:sz w:val="22"/>
          <w:szCs w:val="22"/>
        </w:rPr>
        <w:t xml:space="preserve">payments </w:t>
      </w:r>
      <w:r w:rsidRPr="00BB7677">
        <w:rPr>
          <w:rFonts w:ascii="LiberationSerif" w:hAnsi="LiberationSerif" w:cs="LiberationSerif"/>
          <w:color w:val="000000"/>
          <w:kern w:val="0"/>
          <w:sz w:val="30"/>
          <w:szCs w:val="30"/>
        </w:rPr>
        <w:t xml:space="preserve">application: Templates </w:t>
      </w:r>
      <w:r w:rsidRPr="00BB7677">
        <w:rPr>
          <w:rFonts w:ascii="LiberationMono" w:hAnsi="LiberationMono" w:cs="LiberationMono"/>
          <w:color w:val="000000"/>
          <w:kern w:val="0"/>
          <w:sz w:val="22"/>
          <w:szCs w:val="22"/>
        </w:rPr>
        <w:t xml:space="preserve">payment/process.html </w:t>
      </w:r>
      <w:r w:rsidRPr="00BB7677">
        <w:rPr>
          <w:rFonts w:ascii="LiberationSerif" w:hAnsi="LiberationSerif" w:cs="LiberationSerif"/>
          <w:color w:val="000000"/>
          <w:kern w:val="0"/>
          <w:sz w:val="30"/>
          <w:szCs w:val="30"/>
        </w:rPr>
        <w:t xml:space="preserve">, </w:t>
      </w:r>
      <w:r w:rsidRPr="00BB7677">
        <w:rPr>
          <w:rFonts w:ascii="LiberationMono" w:hAnsi="LiberationMono" w:cs="LiberationMono"/>
          <w:color w:val="000000"/>
          <w:kern w:val="0"/>
          <w:sz w:val="22"/>
          <w:szCs w:val="22"/>
        </w:rPr>
        <w:t xml:space="preserve">payment/completed.html </w:t>
      </w:r>
      <w:r w:rsidRPr="00BB7677">
        <w:rPr>
          <w:rFonts w:ascii="LiberationSerif" w:hAnsi="LiberationSerif" w:cs="LiberationSerif"/>
          <w:color w:val="000000"/>
          <w:kern w:val="0"/>
          <w:sz w:val="30"/>
          <w:szCs w:val="30"/>
        </w:rPr>
        <w:t xml:space="preserve">, and </w:t>
      </w:r>
      <w:r w:rsidRPr="00BB7677">
        <w:rPr>
          <w:rFonts w:ascii="LiberationMono" w:hAnsi="LiberationMono" w:cs="LiberationMono"/>
          <w:color w:val="000000"/>
          <w:kern w:val="0"/>
          <w:sz w:val="22"/>
          <w:szCs w:val="22"/>
        </w:rPr>
        <w:t>payment/canceled.html</w:t>
      </w:r>
    </w:p>
    <w:p w14:paraId="3202DD7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2F5D37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mc:AlternateContent>
          <mc:Choice Requires="wps">
            <w:drawing>
              <wp:anchor distT="45720" distB="45720" distL="114300" distR="114300" simplePos="0" relativeHeight="251662336" behindDoc="0" locked="0" layoutInCell="1" allowOverlap="1" wp14:anchorId="64E0B2FB" wp14:editId="1B3F3614">
                <wp:simplePos x="0" y="0"/>
                <wp:positionH relativeFrom="column">
                  <wp:posOffset>807720</wp:posOffset>
                </wp:positionH>
                <wp:positionV relativeFrom="paragraph">
                  <wp:posOffset>10160</wp:posOffset>
                </wp:positionV>
                <wp:extent cx="5120640" cy="1097280"/>
                <wp:effectExtent l="0" t="0" r="22860" b="26670"/>
                <wp:wrapSquare wrapText="bothSides"/>
                <wp:docPr id="168044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1097280"/>
                        </a:xfrm>
                        <a:prstGeom prst="rect">
                          <a:avLst/>
                        </a:prstGeom>
                        <a:solidFill>
                          <a:srgbClr val="FFFFFF"/>
                        </a:solidFill>
                        <a:ln w="9525">
                          <a:solidFill>
                            <a:srgbClr val="000000"/>
                          </a:solidFill>
                          <a:miter lim="800000"/>
                          <a:headEnd/>
                          <a:tailEnd/>
                        </a:ln>
                      </wps:spPr>
                      <wps:txbx>
                        <w:txbxContent>
                          <w:p w14:paraId="7FF94FE0"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Remember that you can find the source code for this chapter</w:t>
                            </w:r>
                          </w:p>
                          <w:p w14:paraId="1A7A45DB"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at</w:t>
                            </w:r>
                          </w:p>
                          <w:p w14:paraId="5FD6913D" w14:textId="77777777" w:rsidR="00BB7677" w:rsidRPr="00CD61F1" w:rsidRDefault="00BB7677" w:rsidP="00BB7677">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https://github.com/PacktPublishing/Django-5-by-Example/tree/master/Chapter11</w:t>
                            </w:r>
                            <w:r>
                              <w:rPr>
                                <w:rFonts w:ascii="LiberationSerif" w:hAnsi="LiberationSerif" w:cs="LiberationSerif"/>
                                <w:color w:val="000000"/>
                                <w:kern w:val="0"/>
                                <w:sz w:val="30"/>
                                <w:szCs w:val="30"/>
                              </w:rPr>
                              <w:t>.</w:t>
                            </w:r>
                          </w:p>
                          <w:p w14:paraId="458EB138" w14:textId="77777777" w:rsidR="00BB7677" w:rsidRDefault="00BB7677" w:rsidP="00BB76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0B2FB" id="_x0000_s1029" type="#_x0000_t202" style="position:absolute;margin-left:63.6pt;margin-top:.8pt;width:403.2pt;height:86.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">
                <v:textbox>
                  <w:txbxContent>
                    <w:p w14:paraId="7FF94FE0"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Remember that you can find the source code for this chapter</w:t>
                      </w:r>
                    </w:p>
                    <w:p w14:paraId="1A7A45DB"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at</w:t>
                      </w:r>
                    </w:p>
                    <w:p w14:paraId="5FD6913D" w14:textId="77777777" w:rsidR="00BB7677" w:rsidRPr="00CD61F1" w:rsidRDefault="00BB7677" w:rsidP="00BB7677">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https://github.com/PacktPublishing/Django-5-by-Example/tree/master/Chapter11</w:t>
                      </w:r>
                      <w:r>
                        <w:rPr>
                          <w:rFonts w:ascii="LiberationSerif" w:hAnsi="LiberationSerif" w:cs="LiberationSerif"/>
                          <w:color w:val="000000"/>
                          <w:kern w:val="0"/>
                          <w:sz w:val="30"/>
                          <w:szCs w:val="30"/>
                        </w:rPr>
                        <w:t>.</w:t>
                      </w:r>
                    </w:p>
                    <w:p w14:paraId="458EB138" w14:textId="77777777" w:rsidR="00BB7677" w:rsidRDefault="00BB7677" w:rsidP="00BB7677"/>
                  </w:txbxContent>
                </v:textbox>
                <w10:wrap type="square"/>
              </v:shape>
            </w:pict>
          </mc:Fallback>
        </mc:AlternateContent>
      </w:r>
      <w:r w:rsidRPr="00BB7677">
        <w:rPr>
          <w:rFonts w:ascii="LiberationSerif" w:hAnsi="LiberationSerif" w:cs="LiberationSerif"/>
          <w:noProof/>
          <w:color w:val="000000"/>
          <w:kern w:val="0"/>
          <w:sz w:val="30"/>
          <w:szCs w:val="30"/>
        </w:rPr>
        <w:drawing>
          <wp:inline distT="0" distB="0" distL="0" distR="0" wp14:anchorId="630A7082" wp14:editId="228B23DD">
            <wp:extent cx="693420" cy="1112520"/>
            <wp:effectExtent l="0" t="0" r="0" b="0"/>
            <wp:docPr id="212639860"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420" cy="1112520"/>
                    </a:xfrm>
                    <a:prstGeom prst="rect">
                      <a:avLst/>
                    </a:prstGeom>
                    <a:noFill/>
                    <a:ln>
                      <a:noFill/>
                    </a:ln>
                  </pic:spPr>
                </pic:pic>
              </a:graphicData>
            </a:graphic>
          </wp:inline>
        </w:drawing>
      </w:r>
    </w:p>
    <w:p w14:paraId="1BBEC39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063452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Let’s update the message files to include the new translation strings:</w:t>
      </w:r>
    </w:p>
    <w:p w14:paraId="7B60272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Open the shell and run the following command:</w:t>
      </w:r>
    </w:p>
    <w:p w14:paraId="32CB0266"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django-admin makemessages --all</w:t>
      </w:r>
    </w:p>
    <w:p w14:paraId="3127D54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02CDC0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The </w:t>
      </w:r>
      <w:r w:rsidRPr="00BB7677">
        <w:rPr>
          <w:rFonts w:ascii="LiberationMono" w:hAnsi="LiberationMono" w:cs="LiberationMono"/>
          <w:color w:val="000000"/>
          <w:kern w:val="0"/>
          <w:sz w:val="22"/>
          <w:szCs w:val="22"/>
        </w:rPr>
        <w:t xml:space="preserve">.po </w:t>
      </w:r>
      <w:r w:rsidRPr="00BB7677">
        <w:rPr>
          <w:rFonts w:ascii="LiberationSerif" w:hAnsi="LiberationSerif" w:cs="LiberationSerif"/>
          <w:color w:val="000000"/>
          <w:kern w:val="0"/>
          <w:sz w:val="30"/>
          <w:szCs w:val="30"/>
        </w:rPr>
        <w:t xml:space="preserve">files are inside the </w:t>
      </w:r>
      <w:r w:rsidRPr="00BB7677">
        <w:rPr>
          <w:rFonts w:ascii="LiberationMono" w:hAnsi="LiberationMono" w:cs="LiberationMono"/>
          <w:color w:val="000000"/>
          <w:kern w:val="0"/>
          <w:sz w:val="22"/>
          <w:szCs w:val="22"/>
        </w:rPr>
        <w:t xml:space="preserve">locale </w:t>
      </w:r>
      <w:r w:rsidRPr="00BB7677">
        <w:rPr>
          <w:rFonts w:ascii="LiberationSerif" w:hAnsi="LiberationSerif" w:cs="LiberationSerif"/>
          <w:color w:val="000000"/>
          <w:kern w:val="0"/>
          <w:sz w:val="30"/>
          <w:szCs w:val="30"/>
        </w:rPr>
        <w:t xml:space="preserve">directory of the </w:t>
      </w:r>
      <w:r w:rsidRPr="00BB7677">
        <w:rPr>
          <w:rFonts w:ascii="LiberationMono" w:hAnsi="LiberationMono" w:cs="LiberationMono"/>
          <w:color w:val="000000"/>
          <w:kern w:val="0"/>
          <w:sz w:val="22"/>
          <w:szCs w:val="22"/>
        </w:rPr>
        <w:t xml:space="preserve">myshop </w:t>
      </w:r>
      <w:r w:rsidRPr="00BB7677">
        <w:rPr>
          <w:rFonts w:ascii="LiberationSerif" w:hAnsi="LiberationSerif" w:cs="LiberationSerif"/>
          <w:color w:val="000000"/>
          <w:kern w:val="0"/>
          <w:sz w:val="30"/>
          <w:szCs w:val="30"/>
        </w:rPr>
        <w:t xml:space="preserve">project, and you’ll see that the </w:t>
      </w:r>
      <w:r w:rsidRPr="00BB7677">
        <w:rPr>
          <w:rFonts w:ascii="LiberationMono" w:hAnsi="LiberationMono" w:cs="LiberationMono"/>
          <w:color w:val="000000"/>
          <w:kern w:val="0"/>
          <w:sz w:val="22"/>
          <w:szCs w:val="22"/>
        </w:rPr>
        <w:t xml:space="preserve">orders </w:t>
      </w:r>
      <w:r w:rsidRPr="00BB7677">
        <w:rPr>
          <w:rFonts w:ascii="LiberationSerif" w:hAnsi="LiberationSerif" w:cs="LiberationSerif"/>
          <w:color w:val="000000"/>
          <w:kern w:val="0"/>
          <w:sz w:val="30"/>
          <w:szCs w:val="30"/>
        </w:rPr>
        <w:t>application now contains all the strings that you marked for translation.</w:t>
      </w:r>
    </w:p>
    <w:p w14:paraId="3402DCD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CDE7F6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.po </w:t>
      </w:r>
      <w:r w:rsidRPr="00BB7677">
        <w:rPr>
          <w:rFonts w:ascii="LiberationSerif" w:hAnsi="LiberationSerif" w:cs="LiberationSerif"/>
          <w:color w:val="000000"/>
          <w:kern w:val="0"/>
          <w:sz w:val="30"/>
          <w:szCs w:val="30"/>
        </w:rPr>
        <w:t xml:space="preserve">translation files of the project and the </w:t>
      </w:r>
      <w:r w:rsidRPr="00BB7677">
        <w:rPr>
          <w:rFonts w:ascii="LiberationMono" w:hAnsi="LiberationMono" w:cs="LiberationMono"/>
          <w:color w:val="000000"/>
          <w:kern w:val="0"/>
          <w:sz w:val="22"/>
          <w:szCs w:val="22"/>
        </w:rPr>
        <w:t xml:space="preserve">orders </w:t>
      </w:r>
      <w:r w:rsidRPr="00BB7677">
        <w:rPr>
          <w:rFonts w:ascii="LiberationSerif" w:hAnsi="LiberationSerif" w:cs="LiberationSerif"/>
          <w:color w:val="000000"/>
          <w:kern w:val="0"/>
          <w:sz w:val="30"/>
          <w:szCs w:val="30"/>
        </w:rPr>
        <w:t xml:space="preserve">application, and include Spanish translations in </w:t>
      </w:r>
      <w:r w:rsidRPr="00BB7677">
        <w:rPr>
          <w:rFonts w:ascii="LiberationMono" w:hAnsi="LiberationMono" w:cs="LiberationMono"/>
          <w:color w:val="000000"/>
          <w:kern w:val="0"/>
          <w:sz w:val="22"/>
          <w:szCs w:val="22"/>
        </w:rPr>
        <w:t xml:space="preserve">msgstr </w:t>
      </w:r>
      <w:r w:rsidRPr="00BB7677">
        <w:rPr>
          <w:rFonts w:ascii="LiberationSerif" w:hAnsi="LiberationSerif" w:cs="LiberationSerif"/>
          <w:color w:val="000000"/>
          <w:kern w:val="0"/>
          <w:sz w:val="30"/>
          <w:szCs w:val="30"/>
        </w:rPr>
        <w:t xml:space="preserve">. You can also use the translated </w:t>
      </w:r>
      <w:r w:rsidRPr="00BB7677">
        <w:rPr>
          <w:rFonts w:ascii="LiberationMono" w:hAnsi="LiberationMono" w:cs="LiberationMono"/>
          <w:color w:val="000000"/>
          <w:kern w:val="0"/>
          <w:sz w:val="22"/>
          <w:szCs w:val="22"/>
        </w:rPr>
        <w:t>.po</w:t>
      </w:r>
      <w:r w:rsidRPr="00BB7677">
        <w:rPr>
          <w:rFonts w:ascii="LiberationSerif" w:hAnsi="LiberationSerif" w:cs="LiberationSerif"/>
          <w:color w:val="000000"/>
          <w:kern w:val="0"/>
          <w:sz w:val="30"/>
          <w:szCs w:val="30"/>
        </w:rPr>
        <w:t xml:space="preserve"> files in the source code that accompanies this chapter.</w:t>
      </w:r>
    </w:p>
    <w:p w14:paraId="2EC9F90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562F8A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Run the following command to compile the translation files:</w:t>
      </w:r>
    </w:p>
    <w:p w14:paraId="10E8FABA"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django-admin compilemessages</w:t>
      </w:r>
    </w:p>
    <w:p w14:paraId="54E77AE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F63A94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 will see the following output:</w:t>
      </w:r>
    </w:p>
    <w:p w14:paraId="3D61875F"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processing file django.po in myshop/locale/en/LC_MESSAGES</w:t>
      </w:r>
    </w:p>
    <w:p w14:paraId="6193100A"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processing file django.po in myshop/locale/es/LC_MESSAGES</w:t>
      </w:r>
    </w:p>
    <w:p w14:paraId="61DB493D"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processing file django.po in myshop/orders/locale/en/LC_MESSAGES</w:t>
      </w:r>
    </w:p>
    <w:p w14:paraId="3495A1CC"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processing file django.po in myshop/orders/locale/es/LC_MESSAGES</w:t>
      </w:r>
    </w:p>
    <w:p w14:paraId="6B6CD384"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p>
    <w:p w14:paraId="48FB68F0"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p>
    <w:p w14:paraId="6FF58DEF"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Serif" w:hAnsi="LiberationSerif" w:cs="LiberationSerif"/>
          <w:color w:val="000000"/>
          <w:kern w:val="0"/>
          <w:sz w:val="30"/>
          <w:szCs w:val="30"/>
        </w:rPr>
        <w:t xml:space="preserve">A </w:t>
      </w:r>
      <w:r w:rsidRPr="00BB7677">
        <w:rPr>
          <w:rFonts w:ascii="LiberationMono" w:hAnsi="LiberationMono" w:cs="LiberationMono"/>
          <w:color w:val="000000"/>
          <w:kern w:val="0"/>
          <w:sz w:val="22"/>
          <w:szCs w:val="22"/>
        </w:rPr>
        <w:t xml:space="preserve">.mo </w:t>
      </w:r>
      <w:r w:rsidRPr="00BB7677">
        <w:rPr>
          <w:rFonts w:ascii="LiberationSerif" w:hAnsi="LiberationSerif" w:cs="LiberationSerif"/>
          <w:color w:val="000000"/>
          <w:kern w:val="0"/>
          <w:sz w:val="30"/>
          <w:szCs w:val="30"/>
        </w:rPr>
        <w:t xml:space="preserve">file containing compiled translations has been generated for each </w:t>
      </w:r>
      <w:r w:rsidRPr="00BB7677">
        <w:rPr>
          <w:rFonts w:ascii="LiberationMono" w:hAnsi="LiberationMono" w:cs="LiberationMono"/>
          <w:color w:val="000000"/>
          <w:kern w:val="0"/>
          <w:sz w:val="22"/>
          <w:szCs w:val="22"/>
        </w:rPr>
        <w:t xml:space="preserve">.po </w:t>
      </w:r>
      <w:r w:rsidRPr="00BB7677">
        <w:rPr>
          <w:rFonts w:ascii="LiberationSerif" w:hAnsi="LiberationSerif" w:cs="LiberationSerif"/>
          <w:color w:val="000000"/>
          <w:kern w:val="0"/>
          <w:sz w:val="30"/>
          <w:szCs w:val="30"/>
        </w:rPr>
        <w:t>translation file.</w:t>
      </w:r>
    </w:p>
    <w:p w14:paraId="3A53065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E27A6B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Now, you have edited </w:t>
      </w:r>
      <w:r w:rsidRPr="00BB7677">
        <w:rPr>
          <w:rFonts w:ascii="LiberationMono" w:hAnsi="LiberationMono" w:cs="LiberationMono"/>
          <w:color w:val="000000"/>
          <w:kern w:val="0"/>
          <w:sz w:val="22"/>
          <w:szCs w:val="22"/>
        </w:rPr>
        <w:t xml:space="preserve">.po </w:t>
      </w:r>
      <w:r w:rsidRPr="00BB7677">
        <w:rPr>
          <w:rFonts w:ascii="LiberationSerif" w:hAnsi="LiberationSerif" w:cs="LiberationSerif"/>
          <w:color w:val="000000"/>
          <w:kern w:val="0"/>
          <w:sz w:val="30"/>
          <w:szCs w:val="30"/>
        </w:rPr>
        <w:t>files with a text editor or by using Poedit. Next, we are going to use a Django application to edit translations directly within the browser.</w:t>
      </w:r>
    </w:p>
    <w:p w14:paraId="72331277"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54"/>
          <w:szCs w:val="54"/>
        </w:rPr>
      </w:pPr>
    </w:p>
    <w:p w14:paraId="2C585F96"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54"/>
          <w:szCs w:val="54"/>
        </w:rPr>
      </w:pPr>
      <w:r w:rsidRPr="00BB7677">
        <w:rPr>
          <w:rFonts w:ascii="DejaVuSans-Bold" w:hAnsi="DejaVuSans-Bold" w:cs="DejaVuSans-Bold"/>
          <w:b/>
          <w:bCs/>
          <w:color w:val="000000"/>
          <w:kern w:val="0"/>
          <w:sz w:val="54"/>
          <w:szCs w:val="54"/>
        </w:rPr>
        <w:lastRenderedPageBreak/>
        <w:t>Using the Rosetta translation interface</w:t>
      </w:r>
    </w:p>
    <w:p w14:paraId="5557B6D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Rosetta is a third-party application that allows you to edit translations directly in the browser, using the same interface as the Django administration site. Rosetta makes it easy to edit </w:t>
      </w:r>
      <w:r w:rsidRPr="00BB7677">
        <w:rPr>
          <w:rFonts w:ascii="LiberationMono" w:hAnsi="LiberationMono" w:cs="LiberationMono"/>
          <w:color w:val="000000"/>
          <w:kern w:val="0"/>
          <w:sz w:val="22"/>
          <w:szCs w:val="22"/>
        </w:rPr>
        <w:t xml:space="preserve">.po </w:t>
      </w:r>
      <w:r w:rsidRPr="00BB7677">
        <w:rPr>
          <w:rFonts w:ascii="LiberationSerif" w:hAnsi="LiberationSerif" w:cs="LiberationSerif"/>
          <w:color w:val="000000"/>
          <w:kern w:val="0"/>
          <w:sz w:val="30"/>
          <w:szCs w:val="30"/>
        </w:rPr>
        <w:t>files, and it updates compiled translation files. This eliminates the need to download and upload translation files, and it supports collaborative editing by multiple users.</w:t>
      </w:r>
    </w:p>
    <w:p w14:paraId="210D21A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FD1DB1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Let’s integrate Rosetta into your project:</w:t>
      </w:r>
    </w:p>
    <w:p w14:paraId="00CDE04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Install Rosetta via </w:t>
      </w:r>
      <w:r w:rsidRPr="00BB7677">
        <w:rPr>
          <w:rFonts w:ascii="LiberationMono" w:hAnsi="LiberationMono" w:cs="LiberationMono"/>
          <w:color w:val="000000"/>
          <w:kern w:val="0"/>
          <w:sz w:val="22"/>
          <w:szCs w:val="22"/>
        </w:rPr>
        <w:t xml:space="preserve">pip </w:t>
      </w:r>
      <w:r w:rsidRPr="00BB7677">
        <w:rPr>
          <w:rFonts w:ascii="LiberationSerif" w:hAnsi="LiberationSerif" w:cs="LiberationSerif"/>
          <w:color w:val="000000"/>
          <w:kern w:val="0"/>
          <w:sz w:val="30"/>
          <w:szCs w:val="30"/>
        </w:rPr>
        <w:t>using this command:</w:t>
      </w:r>
    </w:p>
    <w:p w14:paraId="75212FF2"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python -m pip install django-rosetta==0.10.0</w:t>
      </w:r>
    </w:p>
    <w:p w14:paraId="15394D4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257680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Then, add </w:t>
      </w:r>
      <w:r w:rsidRPr="00BB7677">
        <w:rPr>
          <w:rFonts w:ascii="LiberationMono" w:hAnsi="LiberationMono" w:cs="LiberationMono"/>
          <w:color w:val="000000"/>
          <w:kern w:val="0"/>
          <w:sz w:val="22"/>
          <w:szCs w:val="22"/>
        </w:rPr>
        <w:t xml:space="preserve">'rosetta' </w:t>
      </w:r>
      <w:r w:rsidRPr="00BB7677">
        <w:rPr>
          <w:rFonts w:ascii="LiberationSerif" w:hAnsi="LiberationSerif" w:cs="LiberationSerif"/>
          <w:color w:val="000000"/>
          <w:kern w:val="0"/>
          <w:sz w:val="30"/>
          <w:szCs w:val="30"/>
        </w:rPr>
        <w:t xml:space="preserve">to the </w:t>
      </w:r>
      <w:r w:rsidRPr="00BB7677">
        <w:rPr>
          <w:rFonts w:ascii="LiberationMono" w:hAnsi="LiberationMono" w:cs="LiberationMono"/>
          <w:color w:val="000000"/>
          <w:kern w:val="0"/>
          <w:sz w:val="22"/>
          <w:szCs w:val="22"/>
        </w:rPr>
        <w:t xml:space="preserve">INSTALLED_APPS </w:t>
      </w:r>
      <w:r w:rsidRPr="00BB7677">
        <w:rPr>
          <w:rFonts w:ascii="LiberationSerif" w:hAnsi="LiberationSerif" w:cs="LiberationSerif"/>
          <w:color w:val="000000"/>
          <w:kern w:val="0"/>
          <w:sz w:val="30"/>
          <w:szCs w:val="30"/>
        </w:rPr>
        <w:t xml:space="preserve">setting in your project’s </w:t>
      </w:r>
      <w:r w:rsidRPr="00BB7677">
        <w:rPr>
          <w:rFonts w:ascii="LiberationMono" w:hAnsi="LiberationMono" w:cs="LiberationMono"/>
          <w:color w:val="000000"/>
          <w:kern w:val="0"/>
          <w:sz w:val="22"/>
          <w:szCs w:val="22"/>
        </w:rPr>
        <w:t xml:space="preserve">settings.py </w:t>
      </w:r>
      <w:r w:rsidRPr="00BB7677">
        <w:rPr>
          <w:rFonts w:ascii="LiberationSerif" w:hAnsi="LiberationSerif" w:cs="LiberationSerif"/>
          <w:color w:val="000000"/>
          <w:kern w:val="0"/>
          <w:sz w:val="30"/>
          <w:szCs w:val="30"/>
        </w:rPr>
        <w:t>file, as follows:</w:t>
      </w:r>
    </w:p>
    <w:p w14:paraId="7E3F95D5"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INSTALLED_APPS = [</w:t>
      </w:r>
    </w:p>
    <w:p w14:paraId="686407C9" w14:textId="77777777" w:rsidR="00BB7677" w:rsidRPr="00BB7677" w:rsidRDefault="00BB7677" w:rsidP="00BB767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w:t>
      </w:r>
    </w:p>
    <w:p w14:paraId="608B8A27"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50A24F"/>
          <w:kern w:val="0"/>
          <w:sz w:val="22"/>
          <w:szCs w:val="22"/>
        </w:rPr>
        <w:t>'rosetta'</w:t>
      </w:r>
      <w:r w:rsidRPr="00BB7677">
        <w:rPr>
          <w:rFonts w:ascii="LiberationMono-Bold" w:hAnsi="LiberationMono-Bold" w:cs="LiberationMono-Bold"/>
          <w:b/>
          <w:bCs/>
          <w:color w:val="383A42"/>
          <w:kern w:val="0"/>
          <w:sz w:val="22"/>
          <w:szCs w:val="22"/>
        </w:rPr>
        <w:t>,</w:t>
      </w:r>
    </w:p>
    <w:p w14:paraId="643FD5BA"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7FF73F6C"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p>
    <w:p w14:paraId="4B48FFE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You need to add Rosetta’s URLs to your main URL configuration. Edit the main </w:t>
      </w:r>
      <w:r w:rsidRPr="00BB7677">
        <w:rPr>
          <w:rFonts w:ascii="LiberationMono" w:hAnsi="LiberationMono" w:cs="LiberationMono"/>
          <w:color w:val="000000"/>
          <w:kern w:val="0"/>
          <w:sz w:val="22"/>
          <w:szCs w:val="22"/>
        </w:rPr>
        <w:t xml:space="preserve">urls.py </w:t>
      </w:r>
      <w:r w:rsidRPr="00BB7677">
        <w:rPr>
          <w:rFonts w:ascii="LiberationSerif" w:hAnsi="LiberationSerif" w:cs="LiberationSerif"/>
          <w:color w:val="000000"/>
          <w:kern w:val="0"/>
          <w:sz w:val="30"/>
          <w:szCs w:val="30"/>
        </w:rPr>
        <w:t>file of your project and add the following URL pattern highlighted in bold:</w:t>
      </w:r>
    </w:p>
    <w:p w14:paraId="4A8F244D"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urlpatterns = [</w:t>
      </w:r>
    </w:p>
    <w:p w14:paraId="70708BD1"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'admin/'</w:t>
      </w:r>
      <w:r w:rsidRPr="00BB7677">
        <w:rPr>
          <w:rFonts w:ascii="LiberationMono" w:hAnsi="LiberationMono" w:cs="LiberationMono"/>
          <w:color w:val="383A42"/>
          <w:kern w:val="0"/>
          <w:sz w:val="22"/>
          <w:szCs w:val="22"/>
        </w:rPr>
        <w:t>, admin.site.urls),</w:t>
      </w:r>
    </w:p>
    <w:p w14:paraId="28B0B5B5"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'cart/'</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'cart.urls'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'cart'</w:t>
      </w:r>
      <w:r w:rsidRPr="00BB7677">
        <w:rPr>
          <w:rFonts w:ascii="LiberationMono" w:hAnsi="LiberationMono" w:cs="LiberationMono"/>
          <w:color w:val="383A42"/>
          <w:kern w:val="0"/>
          <w:sz w:val="22"/>
          <w:szCs w:val="22"/>
        </w:rPr>
        <w:t>)),</w:t>
      </w:r>
    </w:p>
    <w:p w14:paraId="1E37A012"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'orders/'</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'orders.urls'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'orders'</w:t>
      </w:r>
      <w:r w:rsidRPr="00BB7677">
        <w:rPr>
          <w:rFonts w:ascii="LiberationMono" w:hAnsi="LiberationMono" w:cs="LiberationMono"/>
          <w:color w:val="383A42"/>
          <w:kern w:val="0"/>
          <w:sz w:val="22"/>
          <w:szCs w:val="22"/>
        </w:rPr>
        <w:t>)),</w:t>
      </w:r>
    </w:p>
    <w:p w14:paraId="570498AC"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'payment/'</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'payment.urls'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'payment'</w:t>
      </w:r>
    </w:p>
    <w:p w14:paraId="6661D8EC"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'coupons/'</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'coupons.urls'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'coupons'</w:t>
      </w:r>
    </w:p>
    <w:p w14:paraId="52CBB8CA" w14:textId="77777777" w:rsidR="00BB7677" w:rsidRPr="00BB7677" w:rsidRDefault="00BB7677" w:rsidP="00BB767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path(</w:t>
      </w:r>
      <w:r w:rsidRPr="00BB7677">
        <w:rPr>
          <w:rFonts w:ascii="LiberationMono-Bold" w:hAnsi="LiberationMono-Bold" w:cs="LiberationMono-Bold"/>
          <w:b/>
          <w:bCs/>
          <w:color w:val="50A24F"/>
          <w:kern w:val="0"/>
          <w:sz w:val="22"/>
          <w:szCs w:val="22"/>
        </w:rPr>
        <w:t>'rosetta/'</w:t>
      </w:r>
      <w:r w:rsidRPr="00BB7677">
        <w:rPr>
          <w:rFonts w:ascii="LiberationMono-Bold" w:hAnsi="LiberationMono-Bold" w:cs="LiberationMono-Bold"/>
          <w:b/>
          <w:bCs/>
          <w:color w:val="383A42"/>
          <w:kern w:val="0"/>
          <w:sz w:val="22"/>
          <w:szCs w:val="22"/>
        </w:rPr>
        <w:t>, include(</w:t>
      </w:r>
      <w:r w:rsidRPr="00BB7677">
        <w:rPr>
          <w:rFonts w:ascii="LiberationMono-Bold" w:hAnsi="LiberationMono-Bold" w:cs="LiberationMono-Bold"/>
          <w:b/>
          <w:bCs/>
          <w:color w:val="50A24F"/>
          <w:kern w:val="0"/>
          <w:sz w:val="22"/>
          <w:szCs w:val="22"/>
        </w:rPr>
        <w:t>'rosetta.urls'</w:t>
      </w:r>
      <w:r w:rsidRPr="00BB7677">
        <w:rPr>
          <w:rFonts w:ascii="LiberationMono-Bold" w:hAnsi="LiberationMono-Bold" w:cs="LiberationMono-Bold"/>
          <w:b/>
          <w:bCs/>
          <w:color w:val="383A42"/>
          <w:kern w:val="0"/>
          <w:sz w:val="22"/>
          <w:szCs w:val="22"/>
        </w:rPr>
        <w:t>)),</w:t>
      </w:r>
    </w:p>
    <w:p w14:paraId="6C7CFC2A"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'shop.urls'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'shop'</w:t>
      </w:r>
      <w:r w:rsidRPr="00BB7677">
        <w:rPr>
          <w:rFonts w:ascii="LiberationMono" w:hAnsi="LiberationMono" w:cs="LiberationMono"/>
          <w:color w:val="383A42"/>
          <w:kern w:val="0"/>
          <w:sz w:val="22"/>
          <w:szCs w:val="22"/>
        </w:rPr>
        <w:t>)),</w:t>
      </w:r>
    </w:p>
    <w:p w14:paraId="11E2CED9"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45260A69"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p>
    <w:p w14:paraId="5F6A451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Make sure you place it before the </w:t>
      </w:r>
      <w:r w:rsidRPr="00BB7677">
        <w:rPr>
          <w:rFonts w:ascii="LiberationMono" w:hAnsi="LiberationMono" w:cs="LiberationMono"/>
          <w:color w:val="000000"/>
          <w:kern w:val="0"/>
          <w:sz w:val="22"/>
          <w:szCs w:val="22"/>
        </w:rPr>
        <w:t xml:space="preserve">shop.urls </w:t>
      </w:r>
      <w:r w:rsidRPr="00BB7677">
        <w:rPr>
          <w:rFonts w:ascii="LiberationSerif" w:hAnsi="LiberationSerif" w:cs="LiberationSerif"/>
          <w:color w:val="000000"/>
          <w:kern w:val="0"/>
          <w:sz w:val="30"/>
          <w:szCs w:val="30"/>
        </w:rPr>
        <w:t>pattern to prevent an undesired pattern match.</w:t>
      </w:r>
    </w:p>
    <w:p w14:paraId="0AE9999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Open </w:t>
      </w:r>
      <w:r w:rsidRPr="00BB7677">
        <w:rPr>
          <w:rFonts w:ascii="LiberationMono" w:hAnsi="LiberationMono" w:cs="LiberationMono"/>
          <w:color w:val="000000"/>
          <w:kern w:val="0"/>
          <w:sz w:val="22"/>
          <w:szCs w:val="22"/>
        </w:rPr>
        <w:t xml:space="preserve">http://127.0.0.1:8000/admin/ </w:t>
      </w:r>
      <w:r w:rsidRPr="00BB7677">
        <w:rPr>
          <w:rFonts w:ascii="LiberationSerif" w:hAnsi="LiberationSerif" w:cs="LiberationSerif"/>
          <w:color w:val="000000"/>
          <w:kern w:val="0"/>
          <w:sz w:val="30"/>
          <w:szCs w:val="30"/>
        </w:rPr>
        <w:t xml:space="preserve">and log in as a superuser. Then, navigate to </w:t>
      </w:r>
      <w:r w:rsidRPr="00BB7677">
        <w:rPr>
          <w:rFonts w:ascii="LiberationMono" w:hAnsi="LiberationMono" w:cs="LiberationMono"/>
          <w:color w:val="000000"/>
          <w:kern w:val="0"/>
          <w:sz w:val="22"/>
          <w:szCs w:val="22"/>
        </w:rPr>
        <w:t xml:space="preserve">http://127.0.0.1:8000/rosetta/ </w:t>
      </w:r>
      <w:r w:rsidRPr="00BB7677">
        <w:rPr>
          <w:rFonts w:ascii="LiberationSerif" w:hAnsi="LiberationSerif" w:cs="LiberationSerif"/>
          <w:color w:val="000000"/>
          <w:kern w:val="0"/>
          <w:sz w:val="30"/>
          <w:szCs w:val="30"/>
        </w:rPr>
        <w:t xml:space="preserve">in your browser. In the </w:t>
      </w:r>
      <w:r w:rsidRPr="00BB7677">
        <w:rPr>
          <w:rFonts w:ascii="LiberationSerif-Bold" w:hAnsi="LiberationSerif-Bold" w:cs="LiberationSerif-Bold"/>
          <w:b/>
          <w:bCs/>
          <w:color w:val="000000"/>
          <w:kern w:val="0"/>
          <w:sz w:val="30"/>
          <w:szCs w:val="30"/>
        </w:rPr>
        <w:t>Filter</w:t>
      </w:r>
      <w:r w:rsidRPr="00BB7677">
        <w:rPr>
          <w:rFonts w:ascii="LiberationSerif" w:hAnsi="LiberationSerif" w:cs="LiberationSerif"/>
          <w:color w:val="000000"/>
          <w:kern w:val="0"/>
          <w:sz w:val="30"/>
          <w:szCs w:val="30"/>
        </w:rPr>
        <w:t xml:space="preserve"> menu, click </w:t>
      </w:r>
      <w:r w:rsidRPr="00BB7677">
        <w:rPr>
          <w:rFonts w:ascii="LiberationSerif-Bold" w:hAnsi="LiberationSerif-Bold" w:cs="LiberationSerif-Bold"/>
          <w:b/>
          <w:bCs/>
          <w:color w:val="000000"/>
          <w:kern w:val="0"/>
          <w:sz w:val="30"/>
          <w:szCs w:val="30"/>
        </w:rPr>
        <w:t xml:space="preserve">THIRD PARTY </w:t>
      </w:r>
      <w:r w:rsidRPr="00BB7677">
        <w:rPr>
          <w:rFonts w:ascii="LiberationSerif" w:hAnsi="LiberationSerif" w:cs="LiberationSerif"/>
          <w:color w:val="000000"/>
          <w:kern w:val="0"/>
          <w:sz w:val="30"/>
          <w:szCs w:val="30"/>
        </w:rPr>
        <w:t xml:space="preserve">to display all the available message files, including those that belong to the </w:t>
      </w:r>
      <w:r w:rsidRPr="00BB7677">
        <w:rPr>
          <w:rFonts w:ascii="LiberationMono" w:hAnsi="LiberationMono" w:cs="LiberationMono"/>
          <w:color w:val="000000"/>
          <w:kern w:val="0"/>
          <w:sz w:val="22"/>
          <w:szCs w:val="22"/>
        </w:rPr>
        <w:t xml:space="preserve">orders </w:t>
      </w:r>
      <w:r w:rsidRPr="00BB7677">
        <w:rPr>
          <w:rFonts w:ascii="LiberationSerif" w:hAnsi="LiberationSerif" w:cs="LiberationSerif"/>
          <w:color w:val="000000"/>
          <w:kern w:val="0"/>
          <w:sz w:val="30"/>
          <w:szCs w:val="30"/>
        </w:rPr>
        <w:t>application.</w:t>
      </w:r>
    </w:p>
    <w:p w14:paraId="3EB5F09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 should see a list of existing languages, as follows:</w:t>
      </w:r>
    </w:p>
    <w:p w14:paraId="64DC0701"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lastRenderedPageBreak/>
        <w:drawing>
          <wp:inline distT="0" distB="0" distL="0" distR="0" wp14:anchorId="4EEB99B2" wp14:editId="3F741549">
            <wp:extent cx="6697980" cy="3070860"/>
            <wp:effectExtent l="0" t="0" r="7620" b="0"/>
            <wp:docPr id="1151392071"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7980" cy="3070860"/>
                    </a:xfrm>
                    <a:prstGeom prst="rect">
                      <a:avLst/>
                    </a:prstGeom>
                    <a:noFill/>
                    <a:ln>
                      <a:noFill/>
                    </a:ln>
                  </pic:spPr>
                </pic:pic>
              </a:graphicData>
            </a:graphic>
          </wp:inline>
        </w:drawing>
      </w:r>
    </w:p>
    <w:p w14:paraId="6805A101" w14:textId="77777777" w:rsidR="00BB7677" w:rsidRPr="00BB7677" w:rsidRDefault="00BB7677" w:rsidP="00BB767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B7677">
        <w:rPr>
          <w:rFonts w:ascii="LiberationSerif-Italic" w:hAnsi="LiberationSerif-Italic" w:cs="LiberationSerif-Italic"/>
          <w:i/>
          <w:iCs/>
          <w:color w:val="000000"/>
          <w:kern w:val="0"/>
          <w:sz w:val="22"/>
          <w:szCs w:val="22"/>
        </w:rPr>
        <w:t>Figure 11.2: The Rosetta administration interface</w:t>
      </w:r>
    </w:p>
    <w:p w14:paraId="3AFE95E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3CA9AE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Click the </w:t>
      </w:r>
      <w:r w:rsidRPr="00BB7677">
        <w:rPr>
          <w:rFonts w:ascii="LiberationSerif-Bold" w:hAnsi="LiberationSerif-Bold" w:cs="LiberationSerif-Bold"/>
          <w:b/>
          <w:bCs/>
          <w:color w:val="000000"/>
          <w:kern w:val="0"/>
          <w:sz w:val="30"/>
          <w:szCs w:val="30"/>
        </w:rPr>
        <w:t xml:space="preserve">Myshop </w:t>
      </w:r>
      <w:r w:rsidRPr="00BB7677">
        <w:rPr>
          <w:rFonts w:ascii="LiberationSerif" w:hAnsi="LiberationSerif" w:cs="LiberationSerif"/>
          <w:color w:val="000000"/>
          <w:kern w:val="0"/>
          <w:sz w:val="30"/>
          <w:szCs w:val="30"/>
        </w:rPr>
        <w:t xml:space="preserve">link in the </w:t>
      </w:r>
      <w:r w:rsidRPr="00BB7677">
        <w:rPr>
          <w:rFonts w:ascii="LiberationSerif-Bold" w:hAnsi="LiberationSerif-Bold" w:cs="LiberationSerif-Bold"/>
          <w:b/>
          <w:bCs/>
          <w:color w:val="000000"/>
          <w:kern w:val="0"/>
          <w:sz w:val="30"/>
          <w:szCs w:val="30"/>
        </w:rPr>
        <w:t xml:space="preserve">Spanish </w:t>
      </w:r>
      <w:r w:rsidRPr="00BB7677">
        <w:rPr>
          <w:rFonts w:ascii="LiberationSerif" w:hAnsi="LiberationSerif" w:cs="LiberationSerif"/>
          <w:color w:val="000000"/>
          <w:kern w:val="0"/>
          <w:sz w:val="30"/>
          <w:szCs w:val="30"/>
        </w:rPr>
        <w:t>section to edit the Spanish translations. You should see a list of translation strings, as follows:</w:t>
      </w:r>
    </w:p>
    <w:p w14:paraId="1EA4BEA0"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drawing>
          <wp:inline distT="0" distB="0" distL="0" distR="0" wp14:anchorId="63616044" wp14:editId="29B70D3C">
            <wp:extent cx="6697980" cy="3695700"/>
            <wp:effectExtent l="0" t="0" r="7620" b="0"/>
            <wp:docPr id="197916799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7980" cy="3695700"/>
                    </a:xfrm>
                    <a:prstGeom prst="rect">
                      <a:avLst/>
                    </a:prstGeom>
                    <a:noFill/>
                    <a:ln>
                      <a:noFill/>
                    </a:ln>
                  </pic:spPr>
                </pic:pic>
              </a:graphicData>
            </a:graphic>
          </wp:inline>
        </w:drawing>
      </w:r>
    </w:p>
    <w:p w14:paraId="3131B088" w14:textId="77777777" w:rsidR="00BB7677" w:rsidRPr="00BB7677" w:rsidRDefault="00BB7677" w:rsidP="00BB767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B7677">
        <w:rPr>
          <w:rFonts w:ascii="LiberationSerif-Italic" w:hAnsi="LiberationSerif-Italic" w:cs="LiberationSerif-Italic"/>
          <w:i/>
          <w:iCs/>
          <w:color w:val="000000"/>
          <w:kern w:val="0"/>
          <w:sz w:val="22"/>
          <w:szCs w:val="22"/>
        </w:rPr>
        <w:t>Figure 11.3: Editing Spanish translations using Rosetta</w:t>
      </w:r>
    </w:p>
    <w:p w14:paraId="5A4E11E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0124D4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You can enter the translations in the </w:t>
      </w:r>
      <w:r w:rsidRPr="00BB7677">
        <w:rPr>
          <w:rFonts w:ascii="LiberationSerif-Bold" w:hAnsi="LiberationSerif-Bold" w:cs="LiberationSerif-Bold"/>
          <w:b/>
          <w:bCs/>
          <w:color w:val="000000"/>
          <w:kern w:val="0"/>
          <w:sz w:val="30"/>
          <w:szCs w:val="30"/>
        </w:rPr>
        <w:t xml:space="preserve">SPANISH </w:t>
      </w:r>
      <w:r w:rsidRPr="00BB7677">
        <w:rPr>
          <w:rFonts w:ascii="LiberationSerif" w:hAnsi="LiberationSerif" w:cs="LiberationSerif"/>
          <w:color w:val="000000"/>
          <w:kern w:val="0"/>
          <w:sz w:val="30"/>
          <w:szCs w:val="30"/>
        </w:rPr>
        <w:t xml:space="preserve">column. The </w:t>
      </w:r>
      <w:r w:rsidRPr="00BB7677">
        <w:rPr>
          <w:rFonts w:ascii="LiberationSerif-Bold" w:hAnsi="LiberationSerif-Bold" w:cs="LiberationSerif-Bold"/>
          <w:b/>
          <w:bCs/>
          <w:color w:val="000000"/>
          <w:kern w:val="0"/>
          <w:sz w:val="30"/>
          <w:szCs w:val="30"/>
        </w:rPr>
        <w:t xml:space="preserve">OCCURRENCE(S) </w:t>
      </w:r>
      <w:r w:rsidRPr="00BB7677">
        <w:rPr>
          <w:rFonts w:ascii="LiberationSerif" w:hAnsi="LiberationSerif" w:cs="LiberationSerif"/>
          <w:color w:val="000000"/>
          <w:kern w:val="0"/>
          <w:sz w:val="30"/>
          <w:szCs w:val="30"/>
        </w:rPr>
        <w:t>column displays the files and lines of code where each translation string was found.</w:t>
      </w:r>
    </w:p>
    <w:p w14:paraId="592B354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Translations that include placeholders will appear as follows:</w:t>
      </w:r>
    </w:p>
    <w:p w14:paraId="69A8674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C8FA90B"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lastRenderedPageBreak/>
        <w:drawing>
          <wp:inline distT="0" distB="0" distL="0" distR="0" wp14:anchorId="6E838C4A" wp14:editId="47A9D663">
            <wp:extent cx="6697980" cy="1249680"/>
            <wp:effectExtent l="0" t="0" r="7620" b="7620"/>
            <wp:docPr id="1555476584"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7980" cy="1249680"/>
                    </a:xfrm>
                    <a:prstGeom prst="rect">
                      <a:avLst/>
                    </a:prstGeom>
                    <a:noFill/>
                    <a:ln>
                      <a:noFill/>
                    </a:ln>
                  </pic:spPr>
                </pic:pic>
              </a:graphicData>
            </a:graphic>
          </wp:inline>
        </w:drawing>
      </w:r>
    </w:p>
    <w:p w14:paraId="2E55146A" w14:textId="77777777" w:rsidR="00BB7677" w:rsidRPr="00BB7677" w:rsidRDefault="00BB7677" w:rsidP="00BB767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B7677">
        <w:rPr>
          <w:rFonts w:ascii="LiberationSerif-Italic" w:hAnsi="LiberationSerif-Italic" w:cs="LiberationSerif-Italic"/>
          <w:i/>
          <w:iCs/>
          <w:color w:val="000000"/>
          <w:kern w:val="0"/>
          <w:sz w:val="22"/>
          <w:szCs w:val="22"/>
        </w:rPr>
        <w:t>Figure 11.4: Translations including placeholders</w:t>
      </w:r>
    </w:p>
    <w:p w14:paraId="10FD057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5C69F3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Rosetta uses a different background color to display placeholders. When you translate content, make sure that you keep placeholders untranslated. For example, take the following string:</w:t>
      </w:r>
    </w:p>
    <w:p w14:paraId="3FD6A851"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%(items)s items, $%(total)s</w:t>
      </w:r>
    </w:p>
    <w:p w14:paraId="2904132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C5E9B7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It can be translated into Spanish as follows:</w:t>
      </w:r>
    </w:p>
    <w:p w14:paraId="747E6909"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%(items)s productos, $%(total)s</w:t>
      </w:r>
    </w:p>
    <w:p w14:paraId="30906B7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F769A8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 can take a look at the source code that comes with this chapter to use</w:t>
      </w:r>
    </w:p>
    <w:p w14:paraId="7413FE8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the same Spanish translations for your project.</w:t>
      </w:r>
    </w:p>
    <w:p w14:paraId="3E18125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C84DF09" w14:textId="77777777" w:rsidR="00BB7677" w:rsidRPr="00BB7677" w:rsidRDefault="00BB7677" w:rsidP="00BB7677">
      <w:pPr>
        <w:autoSpaceDE w:val="0"/>
        <w:autoSpaceDN w:val="0"/>
        <w:adjustRightInd w:val="0"/>
        <w:spacing w:after="0" w:line="240" w:lineRule="auto"/>
        <w:rPr>
          <w:rFonts w:ascii="LiberationSerif-Bold" w:hAnsi="LiberationSerif-Bold" w:cs="LiberationSerif-Bold"/>
          <w:b/>
          <w:bCs/>
          <w:color w:val="000000"/>
          <w:kern w:val="0"/>
          <w:sz w:val="30"/>
          <w:szCs w:val="30"/>
        </w:rPr>
      </w:pPr>
      <w:r w:rsidRPr="00BB7677">
        <w:rPr>
          <w:rFonts w:ascii="LiberationSerif" w:hAnsi="LiberationSerif" w:cs="LiberationSerif"/>
          <w:color w:val="000000"/>
          <w:kern w:val="0"/>
          <w:sz w:val="30"/>
          <w:szCs w:val="30"/>
        </w:rPr>
        <w:t xml:space="preserve">When you finish editing translations, click the </w:t>
      </w:r>
      <w:r w:rsidRPr="00BB7677">
        <w:rPr>
          <w:rFonts w:ascii="LiberationSerif-Bold" w:hAnsi="LiberationSerif-Bold" w:cs="LiberationSerif-Bold"/>
          <w:b/>
          <w:bCs/>
          <w:color w:val="000000"/>
          <w:kern w:val="0"/>
          <w:sz w:val="30"/>
          <w:szCs w:val="30"/>
        </w:rPr>
        <w:t xml:space="preserve">Save and translate next block </w:t>
      </w:r>
      <w:r w:rsidRPr="00BB7677">
        <w:rPr>
          <w:rFonts w:ascii="LiberationSerif" w:hAnsi="LiberationSerif" w:cs="LiberationSerif"/>
          <w:color w:val="000000"/>
          <w:kern w:val="0"/>
          <w:sz w:val="30"/>
          <w:szCs w:val="30"/>
        </w:rPr>
        <w:t xml:space="preserve">button to save the translations to the </w:t>
      </w:r>
      <w:r w:rsidRPr="00BB7677">
        <w:rPr>
          <w:rFonts w:ascii="LiberationMono" w:hAnsi="LiberationMono" w:cs="LiberationMono"/>
          <w:color w:val="000000"/>
          <w:kern w:val="0"/>
          <w:sz w:val="22"/>
          <w:szCs w:val="22"/>
        </w:rPr>
        <w:t xml:space="preserve">.po </w:t>
      </w:r>
      <w:r w:rsidRPr="00BB7677">
        <w:rPr>
          <w:rFonts w:ascii="LiberationSerif" w:hAnsi="LiberationSerif" w:cs="LiberationSerif"/>
          <w:color w:val="000000"/>
          <w:kern w:val="0"/>
          <w:sz w:val="30"/>
          <w:szCs w:val="30"/>
        </w:rPr>
        <w:t>file. Rosetta compiles the</w:t>
      </w:r>
      <w:r w:rsidRPr="00BB7677">
        <w:rPr>
          <w:rFonts w:ascii="LiberationSerif-Bold" w:hAnsi="LiberationSerif-Bold" w:cs="LiberationSerif-Bold"/>
          <w:b/>
          <w:bCs/>
          <w:color w:val="000000"/>
          <w:kern w:val="0"/>
          <w:sz w:val="30"/>
          <w:szCs w:val="30"/>
        </w:rPr>
        <w:t xml:space="preserve"> </w:t>
      </w:r>
      <w:r w:rsidRPr="00BB7677">
        <w:rPr>
          <w:rFonts w:ascii="LiberationSerif" w:hAnsi="LiberationSerif" w:cs="LiberationSerif"/>
          <w:color w:val="000000"/>
          <w:kern w:val="0"/>
          <w:sz w:val="30"/>
          <w:szCs w:val="30"/>
        </w:rPr>
        <w:t>message file when you save translations, so there is no need for you to run</w:t>
      </w:r>
      <w:r w:rsidRPr="00BB7677">
        <w:rPr>
          <w:rFonts w:ascii="LiberationSerif-Bold" w:hAnsi="LiberationSerif-Bold" w:cs="LiberationSerif-Bold"/>
          <w:b/>
          <w:bCs/>
          <w:color w:val="000000"/>
          <w:kern w:val="0"/>
          <w:sz w:val="30"/>
          <w:szCs w:val="30"/>
        </w:rPr>
        <w:t xml:space="preserve"> </w:t>
      </w:r>
      <w:r w:rsidRPr="00BB7677">
        <w:rPr>
          <w:rFonts w:ascii="LiberationSerif" w:hAnsi="LiberationSerif" w:cs="LiberationSerif"/>
          <w:color w:val="000000"/>
          <w:kern w:val="0"/>
          <w:sz w:val="30"/>
          <w:szCs w:val="30"/>
        </w:rPr>
        <w:t xml:space="preserve">the </w:t>
      </w:r>
      <w:r w:rsidRPr="00BB7677">
        <w:rPr>
          <w:rFonts w:ascii="LiberationMono" w:hAnsi="LiberationMono" w:cs="LiberationMono"/>
          <w:color w:val="000000"/>
          <w:kern w:val="0"/>
          <w:sz w:val="22"/>
          <w:szCs w:val="22"/>
        </w:rPr>
        <w:t xml:space="preserve">compilemessages </w:t>
      </w:r>
      <w:r w:rsidRPr="00BB7677">
        <w:rPr>
          <w:rFonts w:ascii="LiberationSerif" w:hAnsi="LiberationSerif" w:cs="LiberationSerif"/>
          <w:color w:val="000000"/>
          <w:kern w:val="0"/>
          <w:sz w:val="30"/>
          <w:szCs w:val="30"/>
        </w:rPr>
        <w:t>command. However, Rosetta requires write access to</w:t>
      </w:r>
      <w:r w:rsidRPr="00BB7677">
        <w:rPr>
          <w:rFonts w:ascii="LiberationSerif-Bold" w:hAnsi="LiberationSerif-Bold" w:cs="LiberationSerif-Bold"/>
          <w:b/>
          <w:bCs/>
          <w:color w:val="000000"/>
          <w:kern w:val="0"/>
          <w:sz w:val="30"/>
          <w:szCs w:val="30"/>
        </w:rPr>
        <w:t xml:space="preserve"> </w:t>
      </w:r>
      <w:r w:rsidRPr="00BB7677">
        <w:rPr>
          <w:rFonts w:ascii="LiberationSerif" w:hAnsi="LiberationSerif" w:cs="LiberationSerif"/>
          <w:color w:val="000000"/>
          <w:kern w:val="0"/>
          <w:sz w:val="30"/>
          <w:szCs w:val="30"/>
        </w:rPr>
        <w:t xml:space="preserve">the </w:t>
      </w:r>
      <w:r w:rsidRPr="00BB7677">
        <w:rPr>
          <w:rFonts w:ascii="LiberationMono" w:hAnsi="LiberationMono" w:cs="LiberationMono"/>
          <w:color w:val="000000"/>
          <w:kern w:val="0"/>
          <w:sz w:val="22"/>
          <w:szCs w:val="22"/>
        </w:rPr>
        <w:t xml:space="preserve">locale </w:t>
      </w:r>
      <w:r w:rsidRPr="00BB7677">
        <w:rPr>
          <w:rFonts w:ascii="LiberationSerif" w:hAnsi="LiberationSerif" w:cs="LiberationSerif"/>
          <w:color w:val="000000"/>
          <w:kern w:val="0"/>
          <w:sz w:val="30"/>
          <w:szCs w:val="30"/>
        </w:rPr>
        <w:t>directories to write the message files. Make sure that the</w:t>
      </w:r>
      <w:r w:rsidRPr="00BB7677">
        <w:rPr>
          <w:rFonts w:ascii="LiberationSerif-Bold" w:hAnsi="LiberationSerif-Bold" w:cs="LiberationSerif-Bold"/>
          <w:b/>
          <w:bCs/>
          <w:color w:val="000000"/>
          <w:kern w:val="0"/>
          <w:sz w:val="30"/>
          <w:szCs w:val="30"/>
        </w:rPr>
        <w:t xml:space="preserve"> </w:t>
      </w:r>
      <w:r w:rsidRPr="00BB7677">
        <w:rPr>
          <w:rFonts w:ascii="LiberationSerif" w:hAnsi="LiberationSerif" w:cs="LiberationSerif"/>
          <w:color w:val="000000"/>
          <w:kern w:val="0"/>
          <w:sz w:val="30"/>
          <w:szCs w:val="30"/>
        </w:rPr>
        <w:t>directories have valid permissions.</w:t>
      </w:r>
    </w:p>
    <w:p w14:paraId="506D3C0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9A4B7A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If you want other users to be able to edit translations, open</w:t>
      </w:r>
    </w:p>
    <w:p w14:paraId="0F25623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http://127.0.0.1:8000/admin/auth/group/add/ </w:t>
      </w:r>
      <w:r w:rsidRPr="00BB7677">
        <w:rPr>
          <w:rFonts w:ascii="LiberationSerif" w:hAnsi="LiberationSerif" w:cs="LiberationSerif"/>
          <w:color w:val="000000"/>
          <w:kern w:val="0"/>
          <w:sz w:val="30"/>
          <w:szCs w:val="30"/>
        </w:rPr>
        <w:t xml:space="preserve">in your browser and create a new group named </w:t>
      </w:r>
      <w:r w:rsidRPr="00BB7677">
        <w:rPr>
          <w:rFonts w:ascii="LiberationMono" w:hAnsi="LiberationMono" w:cs="LiberationMono"/>
          <w:color w:val="000000"/>
          <w:kern w:val="0"/>
          <w:sz w:val="22"/>
          <w:szCs w:val="22"/>
        </w:rPr>
        <w:t xml:space="preserve">translators </w:t>
      </w:r>
      <w:r w:rsidRPr="00BB7677">
        <w:rPr>
          <w:rFonts w:ascii="LiberationSerif" w:hAnsi="LiberationSerif" w:cs="LiberationSerif"/>
          <w:color w:val="000000"/>
          <w:kern w:val="0"/>
          <w:sz w:val="30"/>
          <w:szCs w:val="30"/>
        </w:rPr>
        <w:t xml:space="preserve">. Then, access </w:t>
      </w:r>
      <w:r w:rsidRPr="00BB7677">
        <w:rPr>
          <w:rFonts w:ascii="LiberationMono" w:hAnsi="LiberationMono" w:cs="LiberationMono"/>
          <w:color w:val="000000"/>
          <w:kern w:val="0"/>
          <w:sz w:val="22"/>
          <w:szCs w:val="22"/>
        </w:rPr>
        <w:t xml:space="preserve">http://127.0.0.1:8000/admin/auth/user/ </w:t>
      </w:r>
      <w:r w:rsidRPr="00BB7677">
        <w:rPr>
          <w:rFonts w:ascii="LiberationSerif" w:hAnsi="LiberationSerif" w:cs="LiberationSerif"/>
          <w:color w:val="000000"/>
          <w:kern w:val="0"/>
          <w:sz w:val="30"/>
          <w:szCs w:val="30"/>
        </w:rPr>
        <w:t>to edit the users to whom you</w:t>
      </w:r>
    </w:p>
    <w:p w14:paraId="2835EA2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want to grant permissions so that they can edit translations. When editing a user, under the </w:t>
      </w:r>
      <w:r w:rsidRPr="00BB7677">
        <w:rPr>
          <w:rFonts w:ascii="LiberationSerif-Bold" w:hAnsi="LiberationSerif-Bold" w:cs="LiberationSerif-Bold"/>
          <w:b/>
          <w:bCs/>
          <w:color w:val="000000"/>
          <w:kern w:val="0"/>
          <w:sz w:val="30"/>
          <w:szCs w:val="30"/>
        </w:rPr>
        <w:t xml:space="preserve">Permissions </w:t>
      </w:r>
      <w:r w:rsidRPr="00BB7677">
        <w:rPr>
          <w:rFonts w:ascii="LiberationSerif" w:hAnsi="LiberationSerif" w:cs="LiberationSerif"/>
          <w:color w:val="000000"/>
          <w:kern w:val="0"/>
          <w:sz w:val="30"/>
          <w:szCs w:val="30"/>
        </w:rPr>
        <w:t xml:space="preserve">section, add the </w:t>
      </w:r>
      <w:r w:rsidRPr="00BB7677">
        <w:rPr>
          <w:rFonts w:ascii="LiberationMono" w:hAnsi="LiberationMono" w:cs="LiberationMono"/>
          <w:color w:val="000000"/>
          <w:kern w:val="0"/>
          <w:sz w:val="22"/>
          <w:szCs w:val="22"/>
        </w:rPr>
        <w:t xml:space="preserve">translators </w:t>
      </w:r>
      <w:r w:rsidRPr="00BB7677">
        <w:rPr>
          <w:rFonts w:ascii="LiberationSerif" w:hAnsi="LiberationSerif" w:cs="LiberationSerif"/>
          <w:color w:val="000000"/>
          <w:kern w:val="0"/>
          <w:sz w:val="30"/>
          <w:szCs w:val="30"/>
        </w:rPr>
        <w:t xml:space="preserve">group to the </w:t>
      </w:r>
      <w:r w:rsidRPr="00BB7677">
        <w:rPr>
          <w:rFonts w:ascii="LiberationSerif-Bold" w:hAnsi="LiberationSerif-Bold" w:cs="LiberationSerif-Bold"/>
          <w:b/>
          <w:bCs/>
          <w:color w:val="000000"/>
          <w:kern w:val="0"/>
          <w:sz w:val="30"/>
          <w:szCs w:val="30"/>
        </w:rPr>
        <w:t xml:space="preserve">Chosen Groups </w:t>
      </w:r>
      <w:r w:rsidRPr="00BB7677">
        <w:rPr>
          <w:rFonts w:ascii="LiberationSerif" w:hAnsi="LiberationSerif" w:cs="LiberationSerif"/>
          <w:color w:val="000000"/>
          <w:kern w:val="0"/>
          <w:sz w:val="30"/>
          <w:szCs w:val="30"/>
        </w:rPr>
        <w:t xml:space="preserve">for each user. Rosetta is only available to superusers or users who belong to the </w:t>
      </w:r>
      <w:r w:rsidRPr="00BB7677">
        <w:rPr>
          <w:rFonts w:ascii="LiberationMono" w:hAnsi="LiberationMono" w:cs="LiberationMono"/>
          <w:color w:val="000000"/>
          <w:kern w:val="0"/>
          <w:sz w:val="22"/>
          <w:szCs w:val="22"/>
        </w:rPr>
        <w:t xml:space="preserve">translators </w:t>
      </w:r>
      <w:r w:rsidRPr="00BB7677">
        <w:rPr>
          <w:rFonts w:ascii="LiberationSerif" w:hAnsi="LiberationSerif" w:cs="LiberationSerif"/>
          <w:color w:val="000000"/>
          <w:kern w:val="0"/>
          <w:sz w:val="30"/>
          <w:szCs w:val="30"/>
        </w:rPr>
        <w:t>group.</w:t>
      </w:r>
    </w:p>
    <w:p w14:paraId="376535B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0CA4289"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EF"/>
          <w:kern w:val="0"/>
          <w:sz w:val="30"/>
          <w:szCs w:val="30"/>
        </w:rPr>
      </w:pPr>
      <w:r w:rsidRPr="00BB7677">
        <w:rPr>
          <w:rFonts w:ascii="LiberationSerif" w:hAnsi="LiberationSerif" w:cs="LiberationSerif"/>
          <w:color w:val="000000"/>
          <w:kern w:val="0"/>
          <w:sz w:val="30"/>
          <w:szCs w:val="30"/>
        </w:rPr>
        <w:t xml:space="preserve">You can read Rosetta’s documentation at </w:t>
      </w:r>
      <w:r w:rsidRPr="00BB7677">
        <w:rPr>
          <w:rFonts w:ascii="LiberationMono" w:hAnsi="LiberationMono" w:cs="LiberationMono"/>
          <w:color w:val="0000EF"/>
          <w:kern w:val="0"/>
          <w:sz w:val="30"/>
          <w:szCs w:val="30"/>
        </w:rPr>
        <w:t>https://djangorosetta.readthedocs.io/</w:t>
      </w:r>
      <w:r w:rsidRPr="00BB7677">
        <w:rPr>
          <w:rFonts w:ascii="LiberationSerif" w:hAnsi="LiberationSerif" w:cs="LiberationSerif"/>
          <w:color w:val="000000"/>
          <w:kern w:val="0"/>
          <w:sz w:val="30"/>
          <w:szCs w:val="30"/>
        </w:rPr>
        <w:t>.</w:t>
      </w:r>
    </w:p>
    <w:p w14:paraId="2A675D2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A6E9EA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mc:AlternateContent>
          <mc:Choice Requires="wps">
            <w:drawing>
              <wp:anchor distT="45720" distB="45720" distL="114300" distR="114300" simplePos="0" relativeHeight="251663360" behindDoc="0" locked="0" layoutInCell="1" allowOverlap="1" wp14:anchorId="59927632" wp14:editId="62CD3B05">
                <wp:simplePos x="0" y="0"/>
                <wp:positionH relativeFrom="column">
                  <wp:posOffset>815340</wp:posOffset>
                </wp:positionH>
                <wp:positionV relativeFrom="paragraph">
                  <wp:posOffset>6985</wp:posOffset>
                </wp:positionV>
                <wp:extent cx="4991100" cy="1333500"/>
                <wp:effectExtent l="0" t="0" r="19050" b="19050"/>
                <wp:wrapSquare wrapText="bothSides"/>
                <wp:docPr id="17505470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333500"/>
                        </a:xfrm>
                        <a:prstGeom prst="rect">
                          <a:avLst/>
                        </a:prstGeom>
                        <a:solidFill>
                          <a:srgbClr val="FFFFFF"/>
                        </a:solidFill>
                        <a:ln w="9525">
                          <a:solidFill>
                            <a:srgbClr val="000000"/>
                          </a:solidFill>
                          <a:miter lim="800000"/>
                          <a:headEnd/>
                          <a:tailEnd/>
                        </a:ln>
                      </wps:spPr>
                      <wps:txbx>
                        <w:txbxContent>
                          <w:p w14:paraId="1CEC24CD"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When you add new translations to your production</w:t>
                            </w:r>
                          </w:p>
                          <w:p w14:paraId="2A4C936E"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environment, if you serve Django with a real web server, you</w:t>
                            </w:r>
                          </w:p>
                          <w:p w14:paraId="56C0BD53"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will have to reload your server after running the</w:t>
                            </w:r>
                          </w:p>
                          <w:p w14:paraId="3B2BF53D"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compilemessages </w:t>
                            </w:r>
                            <w:r>
                              <w:rPr>
                                <w:rFonts w:ascii="LiberationSerif" w:hAnsi="LiberationSerif" w:cs="LiberationSerif"/>
                                <w:color w:val="000000"/>
                                <w:kern w:val="0"/>
                                <w:sz w:val="30"/>
                                <w:szCs w:val="30"/>
                              </w:rPr>
                              <w:t>command, or after saving the translations</w:t>
                            </w:r>
                          </w:p>
                          <w:p w14:paraId="206C0811"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with Rosetta, for any changes to take effect.</w:t>
                            </w:r>
                          </w:p>
                          <w:p w14:paraId="6B7E4505" w14:textId="77777777" w:rsidR="00BB7677" w:rsidRDefault="00BB7677" w:rsidP="00BB76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27632" id="_x0000_s1030" type="#_x0000_t202" style="position:absolute;margin-left:64.2pt;margin-top:.55pt;width:393pt;height:1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">
                <v:textbox>
                  <w:txbxContent>
                    <w:p w14:paraId="1CEC24CD"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When you add new translations to your production</w:t>
                      </w:r>
                    </w:p>
                    <w:p w14:paraId="2A4C936E"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environment, if you serve Django with a real web server, you</w:t>
                      </w:r>
                    </w:p>
                    <w:p w14:paraId="56C0BD53"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will have to reload your server after running the</w:t>
                      </w:r>
                    </w:p>
                    <w:p w14:paraId="3B2BF53D"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compilemessages </w:t>
                      </w:r>
                      <w:r>
                        <w:rPr>
                          <w:rFonts w:ascii="LiberationSerif" w:hAnsi="LiberationSerif" w:cs="LiberationSerif"/>
                          <w:color w:val="000000"/>
                          <w:kern w:val="0"/>
                          <w:sz w:val="30"/>
                          <w:szCs w:val="30"/>
                        </w:rPr>
                        <w:t>command, or after saving the translations</w:t>
                      </w:r>
                    </w:p>
                    <w:p w14:paraId="206C0811"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with Rosetta, for any changes to take effect.</w:t>
                      </w:r>
                    </w:p>
                    <w:p w14:paraId="6B7E4505" w14:textId="77777777" w:rsidR="00BB7677" w:rsidRDefault="00BB7677" w:rsidP="00BB7677"/>
                  </w:txbxContent>
                </v:textbox>
                <w10:wrap type="square"/>
              </v:shape>
            </w:pict>
          </mc:Fallback>
        </mc:AlternateContent>
      </w:r>
      <w:r w:rsidRPr="00BB7677">
        <w:rPr>
          <w:rFonts w:ascii="LiberationSerif" w:hAnsi="LiberationSerif" w:cs="LiberationSerif"/>
          <w:noProof/>
          <w:color w:val="000000"/>
          <w:kern w:val="0"/>
          <w:sz w:val="30"/>
          <w:szCs w:val="30"/>
        </w:rPr>
        <w:drawing>
          <wp:inline distT="0" distB="0" distL="0" distR="0" wp14:anchorId="765E2D5E" wp14:editId="15FF6756">
            <wp:extent cx="693420" cy="1318260"/>
            <wp:effectExtent l="0" t="0" r="0" b="0"/>
            <wp:docPr id="1103239736"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420" cy="1318260"/>
                    </a:xfrm>
                    <a:prstGeom prst="rect">
                      <a:avLst/>
                    </a:prstGeom>
                    <a:noFill/>
                    <a:ln>
                      <a:noFill/>
                    </a:ln>
                  </pic:spPr>
                </pic:pic>
              </a:graphicData>
            </a:graphic>
          </wp:inline>
        </w:drawing>
      </w:r>
    </w:p>
    <w:p w14:paraId="60C8560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09A79E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lastRenderedPageBreak/>
        <w:t xml:space="preserve">When editing translations, a translation can be marked as </w:t>
      </w:r>
      <w:r w:rsidRPr="00BB7677">
        <w:rPr>
          <w:rFonts w:ascii="LiberationSerif-Italic" w:hAnsi="LiberationSerif-Italic" w:cs="LiberationSerif-Italic"/>
          <w:i/>
          <w:iCs/>
          <w:color w:val="000000"/>
          <w:kern w:val="0"/>
          <w:sz w:val="30"/>
          <w:szCs w:val="30"/>
        </w:rPr>
        <w:t>fuzzy</w:t>
      </w:r>
      <w:r w:rsidRPr="00BB7677">
        <w:rPr>
          <w:rFonts w:ascii="LiberationSerif" w:hAnsi="LiberationSerif" w:cs="LiberationSerif"/>
          <w:color w:val="000000"/>
          <w:kern w:val="0"/>
          <w:sz w:val="30"/>
          <w:szCs w:val="30"/>
        </w:rPr>
        <w:t>. Let’s review what fuzzy translations are.</w:t>
      </w:r>
    </w:p>
    <w:p w14:paraId="414387C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6BDD176"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54"/>
          <w:szCs w:val="54"/>
        </w:rPr>
      </w:pPr>
      <w:r w:rsidRPr="00BB7677">
        <w:rPr>
          <w:rFonts w:ascii="DejaVuSans-Bold" w:hAnsi="DejaVuSans-Bold" w:cs="DejaVuSans-Bold"/>
          <w:b/>
          <w:bCs/>
          <w:color w:val="000000"/>
          <w:kern w:val="0"/>
          <w:sz w:val="54"/>
          <w:szCs w:val="54"/>
        </w:rPr>
        <w:t>Fuzzy translations</w:t>
      </w:r>
    </w:p>
    <w:p w14:paraId="4B19893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When editing translations in Rosetta, you can see a </w:t>
      </w:r>
      <w:r w:rsidRPr="00BB7677">
        <w:rPr>
          <w:rFonts w:ascii="LiberationSerif-Bold" w:hAnsi="LiberationSerif-Bold" w:cs="LiberationSerif-Bold"/>
          <w:b/>
          <w:bCs/>
          <w:color w:val="000000"/>
          <w:kern w:val="0"/>
          <w:sz w:val="30"/>
          <w:szCs w:val="30"/>
        </w:rPr>
        <w:t xml:space="preserve">FUZZY </w:t>
      </w:r>
      <w:r w:rsidRPr="00BB7677">
        <w:rPr>
          <w:rFonts w:ascii="LiberationSerif" w:hAnsi="LiberationSerif" w:cs="LiberationSerif"/>
          <w:color w:val="000000"/>
          <w:kern w:val="0"/>
          <w:sz w:val="30"/>
          <w:szCs w:val="30"/>
        </w:rPr>
        <w:t xml:space="preserve">column. This is not a Rosetta feature; it is provided by </w:t>
      </w:r>
      <w:r w:rsidRPr="00BB7677">
        <w:rPr>
          <w:rFonts w:ascii="LiberationMono" w:hAnsi="LiberationMono" w:cs="LiberationMono"/>
          <w:color w:val="000000"/>
          <w:kern w:val="0"/>
          <w:sz w:val="22"/>
          <w:szCs w:val="22"/>
        </w:rPr>
        <w:t xml:space="preserve">gettext </w:t>
      </w:r>
      <w:r w:rsidRPr="00BB7677">
        <w:rPr>
          <w:rFonts w:ascii="LiberationSerif" w:hAnsi="LiberationSerif" w:cs="LiberationSerif"/>
          <w:color w:val="000000"/>
          <w:kern w:val="0"/>
          <w:sz w:val="30"/>
          <w:szCs w:val="30"/>
        </w:rPr>
        <w:t xml:space="preserve">. If the </w:t>
      </w:r>
      <w:r w:rsidRPr="00BB7677">
        <w:rPr>
          <w:rFonts w:ascii="LiberationSerif-Bold" w:hAnsi="LiberationSerif-Bold" w:cs="LiberationSerif-Bold"/>
          <w:b/>
          <w:bCs/>
          <w:color w:val="000000"/>
          <w:kern w:val="0"/>
          <w:sz w:val="30"/>
          <w:szCs w:val="30"/>
        </w:rPr>
        <w:t xml:space="preserve">FUZZY </w:t>
      </w:r>
      <w:r w:rsidRPr="00BB7677">
        <w:rPr>
          <w:rFonts w:ascii="LiberationSerif" w:hAnsi="LiberationSerif" w:cs="LiberationSerif"/>
          <w:color w:val="000000"/>
          <w:kern w:val="0"/>
          <w:sz w:val="30"/>
          <w:szCs w:val="30"/>
        </w:rPr>
        <w:t xml:space="preserve">flag is active for a translation, it will not be included in the compiled message files. This flag marks translation strings that need to be reviewed by a translator. When </w:t>
      </w:r>
      <w:r w:rsidRPr="00BB7677">
        <w:rPr>
          <w:rFonts w:ascii="LiberationMono" w:hAnsi="LiberationMono" w:cs="LiberationMono"/>
          <w:color w:val="000000"/>
          <w:kern w:val="0"/>
          <w:sz w:val="22"/>
          <w:szCs w:val="22"/>
        </w:rPr>
        <w:t xml:space="preserve">.po </w:t>
      </w:r>
      <w:r w:rsidRPr="00BB7677">
        <w:rPr>
          <w:rFonts w:ascii="LiberationSerif" w:hAnsi="LiberationSerif" w:cs="LiberationSerif"/>
          <w:color w:val="000000"/>
          <w:kern w:val="0"/>
          <w:sz w:val="30"/>
          <w:szCs w:val="30"/>
        </w:rPr>
        <w:t xml:space="preserve">files are updated with new translation strings, it is possible that some translation strings will automatically be flagged as fuzzy. This happens when </w:t>
      </w:r>
      <w:r w:rsidRPr="00BB7677">
        <w:rPr>
          <w:rFonts w:ascii="LiberationMono" w:hAnsi="LiberationMono" w:cs="LiberationMono"/>
          <w:color w:val="000000"/>
          <w:kern w:val="0"/>
          <w:sz w:val="22"/>
          <w:szCs w:val="22"/>
        </w:rPr>
        <w:t xml:space="preserve">gettext </w:t>
      </w:r>
      <w:r w:rsidRPr="00BB7677">
        <w:rPr>
          <w:rFonts w:ascii="LiberationSerif" w:hAnsi="LiberationSerif" w:cs="LiberationSerif"/>
          <w:color w:val="000000"/>
          <w:kern w:val="0"/>
          <w:sz w:val="30"/>
          <w:szCs w:val="30"/>
        </w:rPr>
        <w:t xml:space="preserve">finds some </w:t>
      </w:r>
      <w:r w:rsidRPr="00BB7677">
        <w:rPr>
          <w:rFonts w:ascii="LiberationMono" w:hAnsi="LiberationMono" w:cs="LiberationMono"/>
          <w:color w:val="000000"/>
          <w:kern w:val="0"/>
          <w:sz w:val="22"/>
          <w:szCs w:val="22"/>
        </w:rPr>
        <w:t xml:space="preserve">msgid </w:t>
      </w:r>
      <w:r w:rsidRPr="00BB7677">
        <w:rPr>
          <w:rFonts w:ascii="LiberationSerif" w:hAnsi="LiberationSerif" w:cs="LiberationSerif"/>
          <w:color w:val="000000"/>
          <w:kern w:val="0"/>
          <w:sz w:val="30"/>
          <w:szCs w:val="30"/>
        </w:rPr>
        <w:t xml:space="preserve">that has been slightly modified. </w:t>
      </w:r>
      <w:r w:rsidRPr="00BB7677">
        <w:rPr>
          <w:rFonts w:ascii="LiberationMono" w:hAnsi="LiberationMono" w:cs="LiberationMono"/>
          <w:color w:val="000000"/>
          <w:kern w:val="0"/>
          <w:sz w:val="22"/>
          <w:szCs w:val="22"/>
        </w:rPr>
        <w:t xml:space="preserve">gettext </w:t>
      </w:r>
      <w:r w:rsidRPr="00BB7677">
        <w:rPr>
          <w:rFonts w:ascii="LiberationSerif" w:hAnsi="LiberationSerif" w:cs="LiberationSerif"/>
          <w:color w:val="000000"/>
          <w:kern w:val="0"/>
          <w:sz w:val="30"/>
          <w:szCs w:val="30"/>
        </w:rPr>
        <w:t xml:space="preserve">pairs it with what it thinks was the old translation and flags it as fuzzy for review. The translator should then review the fuzzy translations, remove the </w:t>
      </w:r>
      <w:r w:rsidRPr="00BB7677">
        <w:rPr>
          <w:rFonts w:ascii="LiberationSerif-Bold" w:hAnsi="LiberationSerif-Bold" w:cs="LiberationSerif-Bold"/>
          <w:b/>
          <w:bCs/>
          <w:color w:val="000000"/>
          <w:kern w:val="0"/>
          <w:sz w:val="30"/>
          <w:szCs w:val="30"/>
        </w:rPr>
        <w:t>FUZZY</w:t>
      </w:r>
      <w:r w:rsidRPr="00BB7677">
        <w:rPr>
          <w:rFonts w:ascii="LiberationSerif" w:hAnsi="LiberationSerif" w:cs="LiberationSerif"/>
          <w:color w:val="000000"/>
          <w:kern w:val="0"/>
          <w:sz w:val="30"/>
          <w:szCs w:val="30"/>
        </w:rPr>
        <w:t xml:space="preserve"> flag, and compile the translation file again.</w:t>
      </w:r>
    </w:p>
    <w:p w14:paraId="2DB0D0C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347248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 have translated your project’s interface, but internationalization doesn’t stop there. You can also translate URL patterns, offering custom URLs tailored for each supported language.</w:t>
      </w:r>
    </w:p>
    <w:p w14:paraId="0B5264D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2F3F667"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54"/>
          <w:szCs w:val="54"/>
        </w:rPr>
      </w:pPr>
      <w:r w:rsidRPr="00BB7677">
        <w:rPr>
          <w:rFonts w:ascii="DejaVuSans-Bold" w:hAnsi="DejaVuSans-Bold" w:cs="DejaVuSans-Bold"/>
          <w:b/>
          <w:bCs/>
          <w:color w:val="000000"/>
          <w:kern w:val="0"/>
          <w:sz w:val="54"/>
          <w:szCs w:val="54"/>
        </w:rPr>
        <w:t>URL patterns for internationalization</w:t>
      </w:r>
    </w:p>
    <w:p w14:paraId="1440CD4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Django offers internationalization capabilities for URLs. It includes two main features for internationalized URLs:</w:t>
      </w:r>
    </w:p>
    <w:p w14:paraId="150EBF3C" w14:textId="77777777" w:rsidR="00BB7677" w:rsidRPr="00BB7677" w:rsidRDefault="00BB7677" w:rsidP="00BB7677">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71CB1000" w14:textId="77777777" w:rsidR="00BB7677" w:rsidRPr="00BB7677" w:rsidRDefault="00BB7677" w:rsidP="00BB7677">
      <w:pPr>
        <w:numPr>
          <w:ilvl w:val="0"/>
          <w:numId w:val="12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Bold" w:hAnsi="LiberationSerif-Bold" w:cs="LiberationSerif-Bold"/>
          <w:b/>
          <w:bCs/>
          <w:color w:val="000000"/>
          <w:kern w:val="0"/>
          <w:sz w:val="30"/>
          <w:szCs w:val="30"/>
        </w:rPr>
        <w:t>A language prefix in URL patterns</w:t>
      </w:r>
      <w:r w:rsidRPr="00BB7677">
        <w:rPr>
          <w:rFonts w:ascii="LiberationSerif" w:hAnsi="LiberationSerif" w:cs="LiberationSerif"/>
          <w:color w:val="000000"/>
          <w:kern w:val="0"/>
          <w:sz w:val="30"/>
          <w:szCs w:val="30"/>
        </w:rPr>
        <w:t>: Adding a language prefix to URLs to serve each language version under a different base URL</w:t>
      </w:r>
    </w:p>
    <w:p w14:paraId="1631BA7A" w14:textId="77777777" w:rsidR="00BB7677" w:rsidRPr="00BB7677" w:rsidRDefault="00BB7677" w:rsidP="00BB7677">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0CCB9225" w14:textId="77777777" w:rsidR="00BB7677" w:rsidRPr="00BB7677" w:rsidRDefault="00BB7677" w:rsidP="00BB7677">
      <w:pPr>
        <w:numPr>
          <w:ilvl w:val="0"/>
          <w:numId w:val="12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Bold" w:hAnsi="LiberationSerif-Bold" w:cs="LiberationSerif-Bold"/>
          <w:b/>
          <w:bCs/>
          <w:color w:val="000000"/>
          <w:kern w:val="0"/>
          <w:sz w:val="30"/>
          <w:szCs w:val="30"/>
        </w:rPr>
        <w:t>Translated URL patterns</w:t>
      </w:r>
      <w:r w:rsidRPr="00BB7677">
        <w:rPr>
          <w:rFonts w:ascii="LiberationSerif" w:hAnsi="LiberationSerif" w:cs="LiberationSerif"/>
          <w:color w:val="000000"/>
          <w:kern w:val="0"/>
          <w:sz w:val="30"/>
          <w:szCs w:val="30"/>
        </w:rPr>
        <w:t>: Translating URL patterns so that every URL is different for each language</w:t>
      </w:r>
    </w:p>
    <w:p w14:paraId="78B2554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C7E7BB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One reason for translating URLs is to optimize your site for search engines. By adding a language prefix to your patterns, you will be able to index a URL for each language instead of a single URL for all of them. Furthermore, by translating URLs into each language, you will provide search engines with URLs that will rank better for each language.</w:t>
      </w:r>
    </w:p>
    <w:p w14:paraId="4B5C8C6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883D198"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p>
    <w:p w14:paraId="340C7D33"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p>
    <w:p w14:paraId="5E2BE438"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lastRenderedPageBreak/>
        <w:t>Adding a language prefix to URL patterns</w:t>
      </w:r>
    </w:p>
    <w:p w14:paraId="54DF184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Django allows you to add a language prefix to your URL patterns. For example, the English version of your site can be served by a path starting with </w:t>
      </w:r>
      <w:r w:rsidRPr="00BB7677">
        <w:rPr>
          <w:rFonts w:ascii="LiberationMono" w:hAnsi="LiberationMono" w:cs="LiberationMono"/>
          <w:color w:val="000000"/>
          <w:kern w:val="0"/>
          <w:sz w:val="22"/>
          <w:szCs w:val="22"/>
        </w:rPr>
        <w:t xml:space="preserve">/en/ </w:t>
      </w:r>
      <w:r w:rsidRPr="00BB7677">
        <w:rPr>
          <w:rFonts w:ascii="LiberationSerif" w:hAnsi="LiberationSerif" w:cs="LiberationSerif"/>
          <w:color w:val="000000"/>
          <w:kern w:val="0"/>
          <w:sz w:val="30"/>
          <w:szCs w:val="30"/>
        </w:rPr>
        <w:t xml:space="preserve">, and the Spanish version under </w:t>
      </w:r>
      <w:r w:rsidRPr="00BB7677">
        <w:rPr>
          <w:rFonts w:ascii="LiberationMono" w:hAnsi="LiberationMono" w:cs="LiberationMono"/>
          <w:color w:val="000000"/>
          <w:kern w:val="0"/>
          <w:sz w:val="22"/>
          <w:szCs w:val="22"/>
        </w:rPr>
        <w:t xml:space="preserve">/es/ </w:t>
      </w:r>
      <w:r w:rsidRPr="00BB7677">
        <w:rPr>
          <w:rFonts w:ascii="LiberationSerif" w:hAnsi="LiberationSerif" w:cs="LiberationSerif"/>
          <w:color w:val="000000"/>
          <w:kern w:val="0"/>
          <w:sz w:val="30"/>
          <w:szCs w:val="30"/>
        </w:rPr>
        <w:t xml:space="preserve">. To use languages in URL patterns, you have to use the </w:t>
      </w:r>
      <w:r w:rsidRPr="00BB7677">
        <w:rPr>
          <w:rFonts w:ascii="LiberationMono" w:hAnsi="LiberationMono" w:cs="LiberationMono"/>
          <w:color w:val="000000"/>
          <w:kern w:val="0"/>
          <w:sz w:val="22"/>
          <w:szCs w:val="22"/>
        </w:rPr>
        <w:t xml:space="preserve">LocaleMiddleware </w:t>
      </w:r>
      <w:r w:rsidRPr="00BB7677">
        <w:rPr>
          <w:rFonts w:ascii="LiberationSerif" w:hAnsi="LiberationSerif" w:cs="LiberationSerif"/>
          <w:color w:val="000000"/>
          <w:kern w:val="0"/>
          <w:sz w:val="30"/>
          <w:szCs w:val="30"/>
        </w:rPr>
        <w:t xml:space="preserve">provided by Django. The framework will use it to identify the current language from the requested URL. Previously, you added it to the </w:t>
      </w:r>
      <w:r w:rsidRPr="00BB7677">
        <w:rPr>
          <w:rFonts w:ascii="LiberationMono" w:hAnsi="LiberationMono" w:cs="LiberationMono"/>
          <w:color w:val="000000"/>
          <w:kern w:val="0"/>
          <w:sz w:val="22"/>
          <w:szCs w:val="22"/>
        </w:rPr>
        <w:t xml:space="preserve">MIDDLEWARE </w:t>
      </w:r>
      <w:r w:rsidRPr="00BB7677">
        <w:rPr>
          <w:rFonts w:ascii="LiberationSerif" w:hAnsi="LiberationSerif" w:cs="LiberationSerif"/>
          <w:color w:val="000000"/>
          <w:kern w:val="0"/>
          <w:sz w:val="30"/>
          <w:szCs w:val="30"/>
        </w:rPr>
        <w:t>setting of your project, so</w:t>
      </w:r>
    </w:p>
    <w:p w14:paraId="0DB23C4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 don’t need to do it now.</w:t>
      </w:r>
    </w:p>
    <w:p w14:paraId="09BF07E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09FAEF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Let’s add a language prefix to your URL patterns:</w:t>
      </w:r>
    </w:p>
    <w:p w14:paraId="090734F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Edit the main </w:t>
      </w:r>
      <w:r w:rsidRPr="00BB7677">
        <w:rPr>
          <w:rFonts w:ascii="LiberationMono" w:hAnsi="LiberationMono" w:cs="LiberationMono"/>
          <w:color w:val="000000"/>
          <w:kern w:val="0"/>
          <w:sz w:val="22"/>
          <w:szCs w:val="22"/>
        </w:rPr>
        <w:t xml:space="preserve">urls.py </w:t>
      </w:r>
      <w:r w:rsidRPr="00BB7677">
        <w:rPr>
          <w:rFonts w:ascii="LiberationSerif" w:hAnsi="LiberationSerif" w:cs="LiberationSerif"/>
          <w:color w:val="000000"/>
          <w:kern w:val="0"/>
          <w:sz w:val="30"/>
          <w:szCs w:val="30"/>
        </w:rPr>
        <w:t xml:space="preserve">file of the </w:t>
      </w:r>
      <w:r w:rsidRPr="00BB7677">
        <w:rPr>
          <w:rFonts w:ascii="LiberationMono" w:hAnsi="LiberationMono" w:cs="LiberationMono"/>
          <w:color w:val="000000"/>
          <w:kern w:val="0"/>
          <w:sz w:val="22"/>
          <w:szCs w:val="22"/>
        </w:rPr>
        <w:t xml:space="preserve">myshop </w:t>
      </w:r>
      <w:r w:rsidRPr="00BB7677">
        <w:rPr>
          <w:rFonts w:ascii="LiberationSerif" w:hAnsi="LiberationSerif" w:cs="LiberationSerif"/>
          <w:color w:val="000000"/>
          <w:kern w:val="0"/>
          <w:sz w:val="30"/>
          <w:szCs w:val="30"/>
        </w:rPr>
        <w:t xml:space="preserve">project and add </w:t>
      </w:r>
      <w:r w:rsidRPr="00BB7677">
        <w:rPr>
          <w:rFonts w:ascii="LiberationMono" w:hAnsi="LiberationMono" w:cs="LiberationMono"/>
          <w:color w:val="000000"/>
          <w:kern w:val="0"/>
          <w:sz w:val="22"/>
          <w:szCs w:val="22"/>
        </w:rPr>
        <w:t xml:space="preserve">i18n_patterns() </w:t>
      </w:r>
      <w:r w:rsidRPr="00BB7677">
        <w:rPr>
          <w:rFonts w:ascii="LiberationSerif" w:hAnsi="LiberationSerif" w:cs="LiberationSerif"/>
          <w:color w:val="000000"/>
          <w:kern w:val="0"/>
          <w:sz w:val="30"/>
          <w:szCs w:val="30"/>
        </w:rPr>
        <w:t>, as follows:</w:t>
      </w:r>
    </w:p>
    <w:p w14:paraId="748779F0"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A726A5"/>
          <w:kern w:val="0"/>
          <w:sz w:val="22"/>
          <w:szCs w:val="22"/>
        </w:rPr>
        <w:t xml:space="preserve">from </w:t>
      </w:r>
      <w:r w:rsidRPr="00BB7677">
        <w:rPr>
          <w:rFonts w:ascii="LiberationMono-Bold" w:hAnsi="LiberationMono-Bold" w:cs="LiberationMono-Bold"/>
          <w:b/>
          <w:bCs/>
          <w:color w:val="383A42"/>
          <w:kern w:val="0"/>
          <w:sz w:val="22"/>
          <w:szCs w:val="22"/>
        </w:rPr>
        <w:t xml:space="preserve">django.conf.urls.i18n </w:t>
      </w:r>
      <w:r w:rsidRPr="00BB7677">
        <w:rPr>
          <w:rFonts w:ascii="LiberationMono-Bold" w:hAnsi="LiberationMono-Bold" w:cs="LiberationMono-Bold"/>
          <w:b/>
          <w:bCs/>
          <w:color w:val="A726A5"/>
          <w:kern w:val="0"/>
          <w:sz w:val="22"/>
          <w:szCs w:val="22"/>
        </w:rPr>
        <w:t xml:space="preserve">import </w:t>
      </w:r>
      <w:r w:rsidRPr="00BB7677">
        <w:rPr>
          <w:rFonts w:ascii="LiberationMono-Bold" w:hAnsi="LiberationMono-Bold" w:cs="LiberationMono-Bold"/>
          <w:b/>
          <w:bCs/>
          <w:color w:val="383A42"/>
          <w:kern w:val="0"/>
          <w:sz w:val="22"/>
          <w:szCs w:val="22"/>
        </w:rPr>
        <w:t>i18n_patterns</w:t>
      </w:r>
    </w:p>
    <w:p w14:paraId="0C5DD6DA"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 w:hAnsi="LiberationMono" w:cs="LiberationMono"/>
          <w:color w:val="383A42"/>
          <w:kern w:val="0"/>
          <w:sz w:val="22"/>
          <w:szCs w:val="22"/>
        </w:rPr>
        <w:t xml:space="preserve">urlpatterns = </w:t>
      </w:r>
      <w:r w:rsidRPr="00BB7677">
        <w:rPr>
          <w:rFonts w:ascii="LiberationMono-Bold" w:hAnsi="LiberationMono-Bold" w:cs="LiberationMono-Bold"/>
          <w:b/>
          <w:bCs/>
          <w:color w:val="383A42"/>
          <w:kern w:val="0"/>
          <w:sz w:val="22"/>
          <w:szCs w:val="22"/>
        </w:rPr>
        <w:t>i18n_patterns(</w:t>
      </w:r>
    </w:p>
    <w:p w14:paraId="07081F39"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'admin/'</w:t>
      </w:r>
      <w:r w:rsidRPr="00BB7677">
        <w:rPr>
          <w:rFonts w:ascii="LiberationMono" w:hAnsi="LiberationMono" w:cs="LiberationMono"/>
          <w:color w:val="383A42"/>
          <w:kern w:val="0"/>
          <w:sz w:val="22"/>
          <w:szCs w:val="22"/>
        </w:rPr>
        <w:t>, admin.site.urls),</w:t>
      </w:r>
    </w:p>
    <w:p w14:paraId="5DA27FC2"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'cart/'</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'cart.urls'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'cart'</w:t>
      </w:r>
      <w:r w:rsidRPr="00BB7677">
        <w:rPr>
          <w:rFonts w:ascii="LiberationMono" w:hAnsi="LiberationMono" w:cs="LiberationMono"/>
          <w:color w:val="383A42"/>
          <w:kern w:val="0"/>
          <w:sz w:val="22"/>
          <w:szCs w:val="22"/>
        </w:rPr>
        <w:t>)),</w:t>
      </w:r>
    </w:p>
    <w:p w14:paraId="3E0C1C34"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'orders/'</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'orders.urls'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'orders'</w:t>
      </w:r>
      <w:r w:rsidRPr="00BB7677">
        <w:rPr>
          <w:rFonts w:ascii="LiberationMono" w:hAnsi="LiberationMono" w:cs="LiberationMono"/>
          <w:color w:val="383A42"/>
          <w:kern w:val="0"/>
          <w:sz w:val="22"/>
          <w:szCs w:val="22"/>
        </w:rPr>
        <w:t>)),</w:t>
      </w:r>
    </w:p>
    <w:p w14:paraId="71A2D1DA"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'payment/'</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'payment.urls'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'payment'</w:t>
      </w:r>
    </w:p>
    <w:p w14:paraId="0E5985AB"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'coupons/'</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'coupons.urls'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'coupons'</w:t>
      </w:r>
    </w:p>
    <w:p w14:paraId="1B69B323"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'rosetta/'</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'rosetta.urls'</w:t>
      </w:r>
      <w:r w:rsidRPr="00BB7677">
        <w:rPr>
          <w:rFonts w:ascii="LiberationMono" w:hAnsi="LiberationMono" w:cs="LiberationMono"/>
          <w:color w:val="383A42"/>
          <w:kern w:val="0"/>
          <w:sz w:val="22"/>
          <w:szCs w:val="22"/>
        </w:rPr>
        <w:t>)),</w:t>
      </w:r>
    </w:p>
    <w:p w14:paraId="4109FA2A"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'shop.urls'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'shop'</w:t>
      </w:r>
      <w:r w:rsidRPr="00BB7677">
        <w:rPr>
          <w:rFonts w:ascii="LiberationMono" w:hAnsi="LiberationMono" w:cs="LiberationMono"/>
          <w:color w:val="383A42"/>
          <w:kern w:val="0"/>
          <w:sz w:val="22"/>
          <w:szCs w:val="22"/>
        </w:rPr>
        <w:t>)),</w:t>
      </w:r>
    </w:p>
    <w:p w14:paraId="36CEFCCB"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w:t>
      </w:r>
    </w:p>
    <w:p w14:paraId="3DC4C1ED"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p>
    <w:p w14:paraId="4050743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You can combine non-translatable standard URL patterns and patterns under </w:t>
      </w:r>
      <w:r w:rsidRPr="00BB7677">
        <w:rPr>
          <w:rFonts w:ascii="LiberationMono" w:hAnsi="LiberationMono" w:cs="LiberationMono"/>
          <w:color w:val="000000"/>
          <w:kern w:val="0"/>
          <w:sz w:val="22"/>
          <w:szCs w:val="22"/>
        </w:rPr>
        <w:t xml:space="preserve">i18n_patterns </w:t>
      </w:r>
      <w:r w:rsidRPr="00BB7677">
        <w:rPr>
          <w:rFonts w:ascii="LiberationSerif" w:hAnsi="LiberationSerif" w:cs="LiberationSerif"/>
          <w:color w:val="000000"/>
          <w:kern w:val="0"/>
          <w:sz w:val="30"/>
          <w:szCs w:val="30"/>
        </w:rPr>
        <w:t>so that some patterns include a language prefix and others don’t. However, it’s better to use translated URLs only to avoid the possibility that a carelessly translated URL matches a non-translated URL pattern.</w:t>
      </w:r>
    </w:p>
    <w:p w14:paraId="6986667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417092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Run the development server and open </w:t>
      </w:r>
      <w:r w:rsidRPr="00BB7677">
        <w:rPr>
          <w:rFonts w:ascii="LiberationMono" w:hAnsi="LiberationMono" w:cs="LiberationMono"/>
          <w:color w:val="000000"/>
          <w:kern w:val="0"/>
          <w:sz w:val="22"/>
          <w:szCs w:val="22"/>
        </w:rPr>
        <w:t xml:space="preserve">http://127.0.0.1:8000/ </w:t>
      </w:r>
      <w:r w:rsidRPr="00BB7677">
        <w:rPr>
          <w:rFonts w:ascii="LiberationSerif" w:hAnsi="LiberationSerif" w:cs="LiberationSerif"/>
          <w:color w:val="000000"/>
          <w:kern w:val="0"/>
          <w:sz w:val="30"/>
          <w:szCs w:val="30"/>
        </w:rPr>
        <w:t xml:space="preserve">in your browser. Django will perform the steps described in the </w:t>
      </w:r>
      <w:r w:rsidRPr="00BB7677">
        <w:rPr>
          <w:rFonts w:ascii="LiberationSerif-Italic" w:hAnsi="LiberationSerif-Italic" w:cs="LiberationSerif-Italic"/>
          <w:i/>
          <w:iCs/>
          <w:color w:val="000000"/>
          <w:kern w:val="0"/>
          <w:sz w:val="30"/>
          <w:szCs w:val="30"/>
        </w:rPr>
        <w:t>How Django</w:t>
      </w:r>
      <w:r w:rsidRPr="00BB7677">
        <w:rPr>
          <w:rFonts w:ascii="LiberationSerif" w:hAnsi="LiberationSerif" w:cs="LiberationSerif"/>
          <w:color w:val="000000"/>
          <w:kern w:val="0"/>
          <w:sz w:val="30"/>
          <w:szCs w:val="30"/>
        </w:rPr>
        <w:t xml:space="preserve"> </w:t>
      </w:r>
      <w:r w:rsidRPr="00BB7677">
        <w:rPr>
          <w:rFonts w:ascii="LiberationSerif-Italic" w:hAnsi="LiberationSerif-Italic" w:cs="LiberationSerif-Italic"/>
          <w:i/>
          <w:iCs/>
          <w:color w:val="000000"/>
          <w:kern w:val="0"/>
          <w:sz w:val="30"/>
          <w:szCs w:val="30"/>
        </w:rPr>
        <w:t xml:space="preserve">determines the current language </w:t>
      </w:r>
      <w:r w:rsidRPr="00BB7677">
        <w:rPr>
          <w:rFonts w:ascii="LiberationSerif" w:hAnsi="LiberationSerif" w:cs="LiberationSerif"/>
          <w:color w:val="000000"/>
          <w:kern w:val="0"/>
          <w:sz w:val="30"/>
          <w:szCs w:val="30"/>
        </w:rPr>
        <w:t xml:space="preserve">section to determine the current language, and it will redirect you to the requested URL, including the language prefix. Take a look at the URL in your browser; it should now look like </w:t>
      </w:r>
      <w:r w:rsidRPr="00BB7677">
        <w:rPr>
          <w:rFonts w:ascii="LiberationMono" w:hAnsi="LiberationMono" w:cs="LiberationMono"/>
          <w:color w:val="000000"/>
          <w:kern w:val="0"/>
          <w:sz w:val="22"/>
          <w:szCs w:val="22"/>
        </w:rPr>
        <w:t xml:space="preserve">http://127.0.0.1:8000/en/ </w:t>
      </w:r>
      <w:r w:rsidRPr="00BB7677">
        <w:rPr>
          <w:rFonts w:ascii="LiberationSerif" w:hAnsi="LiberationSerif" w:cs="LiberationSerif"/>
          <w:color w:val="000000"/>
          <w:kern w:val="0"/>
          <w:sz w:val="30"/>
          <w:szCs w:val="30"/>
        </w:rPr>
        <w:t xml:space="preserve">. The current language is the one set by the </w:t>
      </w:r>
      <w:r w:rsidRPr="00BB7677">
        <w:rPr>
          <w:rFonts w:ascii="LiberationMono" w:hAnsi="LiberationMono" w:cs="LiberationMono"/>
          <w:color w:val="000000"/>
          <w:kern w:val="0"/>
          <w:sz w:val="22"/>
          <w:szCs w:val="22"/>
        </w:rPr>
        <w:t xml:space="preserve">Accept-Language </w:t>
      </w:r>
      <w:r w:rsidRPr="00BB7677">
        <w:rPr>
          <w:rFonts w:ascii="LiberationSerif" w:hAnsi="LiberationSerif" w:cs="LiberationSerif"/>
          <w:color w:val="000000"/>
          <w:kern w:val="0"/>
          <w:sz w:val="30"/>
          <w:szCs w:val="30"/>
        </w:rPr>
        <w:t xml:space="preserve">header of your browser if it is Spanish or English; otherwise, it is the default </w:t>
      </w:r>
      <w:r w:rsidRPr="00BB7677">
        <w:rPr>
          <w:rFonts w:ascii="LiberationMono" w:hAnsi="LiberationMono" w:cs="LiberationMono"/>
          <w:color w:val="000000"/>
          <w:kern w:val="0"/>
          <w:sz w:val="22"/>
          <w:szCs w:val="22"/>
        </w:rPr>
        <w:t xml:space="preserve">LANGUAGE_CODE </w:t>
      </w:r>
      <w:r w:rsidRPr="00BB7677">
        <w:rPr>
          <w:rFonts w:ascii="LiberationSerif" w:hAnsi="LiberationSerif" w:cs="LiberationSerif"/>
          <w:color w:val="000000"/>
          <w:kern w:val="0"/>
          <w:sz w:val="30"/>
          <w:szCs w:val="30"/>
        </w:rPr>
        <w:t>(English) defined in your settings.</w:t>
      </w:r>
    </w:p>
    <w:p w14:paraId="62C6F00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4F3856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 have added a language prefix to your URLs, generating a different URL for each language available. This helps you to index different versions in search engines.</w:t>
      </w:r>
    </w:p>
    <w:p w14:paraId="0D527F9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0F67BC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Next, we are going to translate URL patterns so that we can add fully translated URLs to our site.</w:t>
      </w:r>
    </w:p>
    <w:p w14:paraId="7AF7880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529CB90"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lastRenderedPageBreak/>
        <w:t>Translating URL patterns</w:t>
      </w:r>
    </w:p>
    <w:p w14:paraId="2F72F92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Django supports translated strings in URL patterns. You can use a different translation for each language for a single URL pattern. You can mark URL patterns for translation in the same way you would with literals, using the </w:t>
      </w:r>
      <w:r w:rsidRPr="00BB7677">
        <w:rPr>
          <w:rFonts w:ascii="LiberationMono" w:hAnsi="LiberationMono" w:cs="LiberationMono"/>
          <w:color w:val="000000"/>
          <w:kern w:val="0"/>
          <w:sz w:val="22"/>
          <w:szCs w:val="22"/>
        </w:rPr>
        <w:t xml:space="preserve">gettext_lazy() </w:t>
      </w:r>
      <w:r w:rsidRPr="00BB7677">
        <w:rPr>
          <w:rFonts w:ascii="LiberationSerif" w:hAnsi="LiberationSerif" w:cs="LiberationSerif"/>
          <w:color w:val="000000"/>
          <w:kern w:val="0"/>
          <w:sz w:val="30"/>
          <w:szCs w:val="30"/>
        </w:rPr>
        <w:t>function. To do this, follow these steps:</w:t>
      </w:r>
    </w:p>
    <w:p w14:paraId="68CD1C9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FCEBB6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Edit the main </w:t>
      </w:r>
      <w:r w:rsidRPr="00BB7677">
        <w:rPr>
          <w:rFonts w:ascii="LiberationMono" w:hAnsi="LiberationMono" w:cs="LiberationMono"/>
          <w:color w:val="000000"/>
          <w:kern w:val="0"/>
          <w:sz w:val="22"/>
          <w:szCs w:val="22"/>
        </w:rPr>
        <w:t xml:space="preserve">urls.py </w:t>
      </w:r>
      <w:r w:rsidRPr="00BB7677">
        <w:rPr>
          <w:rFonts w:ascii="LiberationSerif" w:hAnsi="LiberationSerif" w:cs="LiberationSerif"/>
          <w:color w:val="000000"/>
          <w:kern w:val="0"/>
          <w:sz w:val="30"/>
          <w:szCs w:val="30"/>
        </w:rPr>
        <w:t xml:space="preserve">file of the </w:t>
      </w:r>
      <w:r w:rsidRPr="00BB7677">
        <w:rPr>
          <w:rFonts w:ascii="LiberationMono" w:hAnsi="LiberationMono" w:cs="LiberationMono"/>
          <w:color w:val="000000"/>
          <w:kern w:val="0"/>
          <w:sz w:val="22"/>
          <w:szCs w:val="22"/>
        </w:rPr>
        <w:t xml:space="preserve">myshop </w:t>
      </w:r>
      <w:r w:rsidRPr="00BB7677">
        <w:rPr>
          <w:rFonts w:ascii="LiberationSerif" w:hAnsi="LiberationSerif" w:cs="LiberationSerif"/>
          <w:color w:val="000000"/>
          <w:kern w:val="0"/>
          <w:sz w:val="30"/>
          <w:szCs w:val="30"/>
        </w:rPr>
        <w:t xml:space="preserve">project and add translation strings to the regular expressions of the URL patterns for the </w:t>
      </w:r>
      <w:r w:rsidRPr="00BB7677">
        <w:rPr>
          <w:rFonts w:ascii="LiberationMono" w:hAnsi="LiberationMono" w:cs="LiberationMono"/>
          <w:color w:val="000000"/>
          <w:kern w:val="0"/>
          <w:sz w:val="22"/>
          <w:szCs w:val="22"/>
        </w:rPr>
        <w:t xml:space="preserve">cart </w:t>
      </w:r>
      <w:r w:rsidRPr="00BB7677">
        <w:rPr>
          <w:rFonts w:ascii="LiberationSerif" w:hAnsi="LiberationSerif" w:cs="LiberationSerif"/>
          <w:color w:val="000000"/>
          <w:kern w:val="0"/>
          <w:sz w:val="30"/>
          <w:szCs w:val="30"/>
        </w:rPr>
        <w:t xml:space="preserve">, </w:t>
      </w:r>
      <w:r w:rsidRPr="00BB7677">
        <w:rPr>
          <w:rFonts w:ascii="LiberationMono" w:hAnsi="LiberationMono" w:cs="LiberationMono"/>
          <w:color w:val="000000"/>
          <w:kern w:val="0"/>
          <w:sz w:val="22"/>
          <w:szCs w:val="22"/>
        </w:rPr>
        <w:t xml:space="preserve">orders </w:t>
      </w:r>
      <w:r w:rsidRPr="00BB7677">
        <w:rPr>
          <w:rFonts w:ascii="LiberationSerif" w:hAnsi="LiberationSerif" w:cs="LiberationSerif"/>
          <w:color w:val="000000"/>
          <w:kern w:val="0"/>
          <w:sz w:val="30"/>
          <w:szCs w:val="30"/>
        </w:rPr>
        <w:t xml:space="preserve">, </w:t>
      </w:r>
      <w:r w:rsidRPr="00BB7677">
        <w:rPr>
          <w:rFonts w:ascii="LiberationMono" w:hAnsi="LiberationMono" w:cs="LiberationMono"/>
          <w:color w:val="000000"/>
          <w:kern w:val="0"/>
          <w:sz w:val="22"/>
          <w:szCs w:val="22"/>
        </w:rPr>
        <w:t xml:space="preserve">payment </w:t>
      </w:r>
      <w:r w:rsidRPr="00BB7677">
        <w:rPr>
          <w:rFonts w:ascii="LiberationSerif" w:hAnsi="LiberationSerif" w:cs="LiberationSerif"/>
          <w:color w:val="000000"/>
          <w:kern w:val="0"/>
          <w:sz w:val="30"/>
          <w:szCs w:val="30"/>
        </w:rPr>
        <w:t xml:space="preserve">, and </w:t>
      </w:r>
      <w:r w:rsidRPr="00BB7677">
        <w:rPr>
          <w:rFonts w:ascii="LiberationMono" w:hAnsi="LiberationMono" w:cs="LiberationMono"/>
          <w:color w:val="000000"/>
          <w:kern w:val="0"/>
          <w:sz w:val="22"/>
          <w:szCs w:val="22"/>
        </w:rPr>
        <w:t xml:space="preserve">coupons </w:t>
      </w:r>
      <w:r w:rsidRPr="00BB7677">
        <w:rPr>
          <w:rFonts w:ascii="LiberationSerif" w:hAnsi="LiberationSerif" w:cs="LiberationSerif"/>
          <w:color w:val="000000"/>
          <w:kern w:val="0"/>
          <w:sz w:val="30"/>
          <w:szCs w:val="30"/>
        </w:rPr>
        <w:t>applications, as follows:</w:t>
      </w:r>
    </w:p>
    <w:p w14:paraId="58F728A4"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A726A5"/>
          <w:kern w:val="0"/>
          <w:sz w:val="22"/>
          <w:szCs w:val="22"/>
        </w:rPr>
        <w:t xml:space="preserve">from </w:t>
      </w:r>
      <w:r w:rsidRPr="00BB7677">
        <w:rPr>
          <w:rFonts w:ascii="LiberationMono-Bold" w:hAnsi="LiberationMono-Bold" w:cs="LiberationMono-Bold"/>
          <w:b/>
          <w:bCs/>
          <w:color w:val="383A42"/>
          <w:kern w:val="0"/>
          <w:sz w:val="22"/>
          <w:szCs w:val="22"/>
        </w:rPr>
        <w:t xml:space="preserve">django.utils.translation </w:t>
      </w:r>
      <w:r w:rsidRPr="00BB7677">
        <w:rPr>
          <w:rFonts w:ascii="LiberationMono-Bold" w:hAnsi="LiberationMono-Bold" w:cs="LiberationMono-Bold"/>
          <w:b/>
          <w:bCs/>
          <w:color w:val="A726A5"/>
          <w:kern w:val="0"/>
          <w:sz w:val="22"/>
          <w:szCs w:val="22"/>
        </w:rPr>
        <w:t xml:space="preserve">import </w:t>
      </w:r>
      <w:r w:rsidRPr="00BB7677">
        <w:rPr>
          <w:rFonts w:ascii="LiberationMono-Bold" w:hAnsi="LiberationMono-Bold" w:cs="LiberationMono-Bold"/>
          <w:b/>
          <w:bCs/>
          <w:color w:val="383A42"/>
          <w:kern w:val="0"/>
          <w:sz w:val="22"/>
          <w:szCs w:val="22"/>
        </w:rPr>
        <w:t xml:space="preserve">gettext_lazy </w:t>
      </w:r>
      <w:r w:rsidRPr="00BB7677">
        <w:rPr>
          <w:rFonts w:ascii="LiberationMono-Bold" w:hAnsi="LiberationMono-Bold" w:cs="LiberationMono-Bold"/>
          <w:b/>
          <w:bCs/>
          <w:color w:val="A726A5"/>
          <w:kern w:val="0"/>
          <w:sz w:val="22"/>
          <w:szCs w:val="22"/>
        </w:rPr>
        <w:t xml:space="preserve">as </w:t>
      </w:r>
      <w:r w:rsidRPr="00BB7677">
        <w:rPr>
          <w:rFonts w:ascii="LiberationMono-Bold" w:hAnsi="LiberationMono-Bold" w:cs="LiberationMono-Bold"/>
          <w:b/>
          <w:bCs/>
          <w:color w:val="383A42"/>
          <w:kern w:val="0"/>
          <w:sz w:val="22"/>
          <w:szCs w:val="22"/>
        </w:rPr>
        <w:t>_</w:t>
      </w:r>
    </w:p>
    <w:p w14:paraId="1CDF0275"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urlpatterns = i18n_patterns(</w:t>
      </w:r>
    </w:p>
    <w:p w14:paraId="326E050B"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'admin/'</w:t>
      </w:r>
      <w:r w:rsidRPr="00BB7677">
        <w:rPr>
          <w:rFonts w:ascii="LiberationMono" w:hAnsi="LiberationMono" w:cs="LiberationMono"/>
          <w:color w:val="383A42"/>
          <w:kern w:val="0"/>
          <w:sz w:val="22"/>
          <w:szCs w:val="22"/>
        </w:rPr>
        <w:t>, admin.site.urls),</w:t>
      </w:r>
    </w:p>
    <w:p w14:paraId="41C435DC"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Bold" w:hAnsi="LiberationMono-Bold" w:cs="LiberationMono-Bold"/>
          <w:b/>
          <w:bCs/>
          <w:color w:val="383A42"/>
          <w:kern w:val="0"/>
          <w:sz w:val="22"/>
          <w:szCs w:val="22"/>
        </w:rPr>
        <w:t>_(</w:t>
      </w:r>
      <w:r w:rsidRPr="00BB7677">
        <w:rPr>
          <w:rFonts w:ascii="LiberationMono" w:hAnsi="LiberationMono" w:cs="LiberationMono"/>
          <w:color w:val="50A24F"/>
          <w:kern w:val="0"/>
          <w:sz w:val="22"/>
          <w:szCs w:val="22"/>
        </w:rPr>
        <w:t>'cart/'</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'cart.urls'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'cart'</w:t>
      </w:r>
      <w:r w:rsidRPr="00BB7677">
        <w:rPr>
          <w:rFonts w:ascii="LiberationMono" w:hAnsi="LiberationMono" w:cs="LiberationMono"/>
          <w:color w:val="383A42"/>
          <w:kern w:val="0"/>
          <w:sz w:val="22"/>
          <w:szCs w:val="22"/>
        </w:rPr>
        <w:t>)),</w:t>
      </w:r>
    </w:p>
    <w:p w14:paraId="1F5321F9"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path(</w:t>
      </w:r>
      <w:r w:rsidRPr="00BB7677">
        <w:rPr>
          <w:rFonts w:ascii="LiberationMono-Bold" w:hAnsi="LiberationMono-Bold" w:cs="LiberationMono-Bold"/>
          <w:b/>
          <w:bCs/>
          <w:color w:val="383A42"/>
          <w:kern w:val="0"/>
          <w:sz w:val="22"/>
          <w:szCs w:val="22"/>
        </w:rPr>
        <w:t>_(</w:t>
      </w:r>
      <w:r w:rsidRPr="00BB7677">
        <w:rPr>
          <w:rFonts w:ascii="LiberationMono" w:hAnsi="LiberationMono" w:cs="LiberationMono"/>
          <w:color w:val="50A24F"/>
          <w:kern w:val="0"/>
          <w:sz w:val="22"/>
          <w:szCs w:val="22"/>
        </w:rPr>
        <w:t>'orders/'</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'orders.urls'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'orders'</w:t>
      </w:r>
    </w:p>
    <w:p w14:paraId="534B1A42"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path(</w:t>
      </w:r>
      <w:r w:rsidRPr="00BB7677">
        <w:rPr>
          <w:rFonts w:ascii="LiberationMono-Bold" w:hAnsi="LiberationMono-Bold" w:cs="LiberationMono-Bold"/>
          <w:b/>
          <w:bCs/>
          <w:color w:val="383A42"/>
          <w:kern w:val="0"/>
          <w:sz w:val="22"/>
          <w:szCs w:val="22"/>
        </w:rPr>
        <w:t>_(</w:t>
      </w:r>
      <w:r w:rsidRPr="00BB7677">
        <w:rPr>
          <w:rFonts w:ascii="LiberationMono" w:hAnsi="LiberationMono" w:cs="LiberationMono"/>
          <w:color w:val="50A24F"/>
          <w:kern w:val="0"/>
          <w:sz w:val="22"/>
          <w:szCs w:val="22"/>
        </w:rPr>
        <w:t>'payment/'</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'payment.urls'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'payme</w:t>
      </w:r>
    </w:p>
    <w:p w14:paraId="033B36CA"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path(</w:t>
      </w:r>
      <w:r w:rsidRPr="00BB7677">
        <w:rPr>
          <w:rFonts w:ascii="LiberationMono-Bold" w:hAnsi="LiberationMono-Bold" w:cs="LiberationMono-Bold"/>
          <w:b/>
          <w:bCs/>
          <w:color w:val="383A42"/>
          <w:kern w:val="0"/>
          <w:sz w:val="22"/>
          <w:szCs w:val="22"/>
        </w:rPr>
        <w:t>_(</w:t>
      </w:r>
      <w:r w:rsidRPr="00BB7677">
        <w:rPr>
          <w:rFonts w:ascii="LiberationMono" w:hAnsi="LiberationMono" w:cs="LiberationMono"/>
          <w:color w:val="50A24F"/>
          <w:kern w:val="0"/>
          <w:sz w:val="22"/>
          <w:szCs w:val="22"/>
        </w:rPr>
        <w:t>'coupons/'</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'coupons.urls'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'coupo</w:t>
      </w:r>
    </w:p>
    <w:p w14:paraId="11B18A93"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'rosetta/'</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'rosetta.urls'</w:t>
      </w:r>
      <w:r w:rsidRPr="00BB7677">
        <w:rPr>
          <w:rFonts w:ascii="LiberationMono" w:hAnsi="LiberationMono" w:cs="LiberationMono"/>
          <w:color w:val="383A42"/>
          <w:kern w:val="0"/>
          <w:sz w:val="22"/>
          <w:szCs w:val="22"/>
        </w:rPr>
        <w:t>)),</w:t>
      </w:r>
    </w:p>
    <w:p w14:paraId="631DDCCE"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'shop.urls'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'shop'</w:t>
      </w:r>
      <w:r w:rsidRPr="00BB7677">
        <w:rPr>
          <w:rFonts w:ascii="LiberationMono" w:hAnsi="LiberationMono" w:cs="LiberationMono"/>
          <w:color w:val="383A42"/>
          <w:kern w:val="0"/>
          <w:sz w:val="22"/>
          <w:szCs w:val="22"/>
        </w:rPr>
        <w:t>)),</w:t>
      </w:r>
    </w:p>
    <w:p w14:paraId="0BACAC8C"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7A6424F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EEA0039"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urls.py </w:t>
      </w:r>
      <w:r w:rsidRPr="00BB7677">
        <w:rPr>
          <w:rFonts w:ascii="LiberationSerif" w:hAnsi="LiberationSerif" w:cs="LiberationSerif"/>
          <w:color w:val="000000"/>
          <w:kern w:val="0"/>
          <w:sz w:val="30"/>
          <w:szCs w:val="30"/>
        </w:rPr>
        <w:t xml:space="preserve">file of the </w:t>
      </w:r>
      <w:r w:rsidRPr="00BB7677">
        <w:rPr>
          <w:rFonts w:ascii="LiberationMono" w:hAnsi="LiberationMono" w:cs="LiberationMono"/>
          <w:color w:val="000000"/>
          <w:kern w:val="0"/>
          <w:sz w:val="22"/>
          <w:szCs w:val="22"/>
        </w:rPr>
        <w:t xml:space="preserve">orders </w:t>
      </w:r>
      <w:r w:rsidRPr="00BB7677">
        <w:rPr>
          <w:rFonts w:ascii="LiberationSerif" w:hAnsi="LiberationSerif" w:cs="LiberationSerif"/>
          <w:color w:val="000000"/>
          <w:kern w:val="0"/>
          <w:sz w:val="30"/>
          <w:szCs w:val="30"/>
        </w:rPr>
        <w:t xml:space="preserve">application and mark the </w:t>
      </w:r>
      <w:r w:rsidRPr="00BB7677">
        <w:rPr>
          <w:rFonts w:ascii="LiberationMono" w:hAnsi="LiberationMono" w:cs="LiberationMono"/>
          <w:color w:val="000000"/>
          <w:kern w:val="0"/>
          <w:sz w:val="22"/>
          <w:szCs w:val="22"/>
        </w:rPr>
        <w:t xml:space="preserve">order_create </w:t>
      </w:r>
      <w:r w:rsidRPr="00BB7677">
        <w:rPr>
          <w:rFonts w:ascii="LiberationSerif" w:hAnsi="LiberationSerif" w:cs="LiberationSerif"/>
          <w:color w:val="000000"/>
          <w:kern w:val="0"/>
          <w:sz w:val="30"/>
          <w:szCs w:val="30"/>
        </w:rPr>
        <w:t>URL pattern for translation, as follows:</w:t>
      </w:r>
    </w:p>
    <w:p w14:paraId="2217806C"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A726A5"/>
          <w:kern w:val="0"/>
          <w:sz w:val="22"/>
          <w:szCs w:val="22"/>
        </w:rPr>
        <w:t xml:space="preserve">from </w:t>
      </w:r>
      <w:r w:rsidRPr="00BB7677">
        <w:rPr>
          <w:rFonts w:ascii="LiberationMono-Bold" w:hAnsi="LiberationMono-Bold" w:cs="LiberationMono-Bold"/>
          <w:b/>
          <w:bCs/>
          <w:color w:val="383A42"/>
          <w:kern w:val="0"/>
          <w:sz w:val="22"/>
          <w:szCs w:val="22"/>
        </w:rPr>
        <w:t xml:space="preserve">django.utils.translation </w:t>
      </w:r>
      <w:r w:rsidRPr="00BB7677">
        <w:rPr>
          <w:rFonts w:ascii="LiberationMono-Bold" w:hAnsi="LiberationMono-Bold" w:cs="LiberationMono-Bold"/>
          <w:b/>
          <w:bCs/>
          <w:color w:val="A726A5"/>
          <w:kern w:val="0"/>
          <w:sz w:val="22"/>
          <w:szCs w:val="22"/>
        </w:rPr>
        <w:t xml:space="preserve">import </w:t>
      </w:r>
      <w:r w:rsidRPr="00BB7677">
        <w:rPr>
          <w:rFonts w:ascii="LiberationMono-Bold" w:hAnsi="LiberationMono-Bold" w:cs="LiberationMono-Bold"/>
          <w:b/>
          <w:bCs/>
          <w:color w:val="383A42"/>
          <w:kern w:val="0"/>
          <w:sz w:val="22"/>
          <w:szCs w:val="22"/>
        </w:rPr>
        <w:t xml:space="preserve">gettext_lazy </w:t>
      </w:r>
      <w:r w:rsidRPr="00BB7677">
        <w:rPr>
          <w:rFonts w:ascii="LiberationMono-Bold" w:hAnsi="LiberationMono-Bold" w:cs="LiberationMono-Bold"/>
          <w:b/>
          <w:bCs/>
          <w:color w:val="A726A5"/>
          <w:kern w:val="0"/>
          <w:sz w:val="22"/>
          <w:szCs w:val="22"/>
        </w:rPr>
        <w:t xml:space="preserve">as </w:t>
      </w:r>
      <w:r w:rsidRPr="00BB7677">
        <w:rPr>
          <w:rFonts w:ascii="LiberationMono-Bold" w:hAnsi="LiberationMono-Bold" w:cs="LiberationMono-Bold"/>
          <w:b/>
          <w:bCs/>
          <w:color w:val="383A42"/>
          <w:kern w:val="0"/>
          <w:sz w:val="22"/>
          <w:szCs w:val="22"/>
        </w:rPr>
        <w:t>_</w:t>
      </w:r>
    </w:p>
    <w:p w14:paraId="7AA6707E"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urlpatterns = [</w:t>
      </w:r>
    </w:p>
    <w:p w14:paraId="5E3699FE"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Bold" w:hAnsi="LiberationMono-Bold" w:cs="LiberationMono-Bold"/>
          <w:b/>
          <w:bCs/>
          <w:color w:val="383A42"/>
          <w:kern w:val="0"/>
          <w:sz w:val="22"/>
          <w:szCs w:val="22"/>
        </w:rPr>
        <w:t>_(</w:t>
      </w:r>
      <w:r w:rsidRPr="00BB7677">
        <w:rPr>
          <w:rFonts w:ascii="LiberationMono" w:hAnsi="LiberationMono" w:cs="LiberationMono"/>
          <w:color w:val="50A24F"/>
          <w:kern w:val="0"/>
          <w:sz w:val="22"/>
          <w:szCs w:val="22"/>
        </w:rPr>
        <w:t>'create/'</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 views.order_create, name=</w:t>
      </w:r>
      <w:r w:rsidRPr="00BB7677">
        <w:rPr>
          <w:rFonts w:ascii="LiberationMono" w:hAnsi="LiberationMono" w:cs="LiberationMono"/>
          <w:color w:val="50A24F"/>
          <w:kern w:val="0"/>
          <w:sz w:val="22"/>
          <w:szCs w:val="22"/>
        </w:rPr>
        <w:t>'order_create'</w:t>
      </w:r>
      <w:r w:rsidRPr="00BB7677">
        <w:rPr>
          <w:rFonts w:ascii="LiberationMono" w:hAnsi="LiberationMono" w:cs="LiberationMono"/>
          <w:color w:val="383A42"/>
          <w:kern w:val="0"/>
          <w:sz w:val="22"/>
          <w:szCs w:val="22"/>
        </w:rPr>
        <w:t>),</w:t>
      </w:r>
    </w:p>
    <w:p w14:paraId="6FBE87CD" w14:textId="77777777" w:rsidR="00BB7677" w:rsidRPr="00BB7677" w:rsidRDefault="00BB7677" w:rsidP="00BB767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w:t>
      </w:r>
    </w:p>
    <w:p w14:paraId="7B6CBE34"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15C9BF1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7B5768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urls.py </w:t>
      </w:r>
      <w:r w:rsidRPr="00BB7677">
        <w:rPr>
          <w:rFonts w:ascii="LiberationSerif" w:hAnsi="LiberationSerif" w:cs="LiberationSerif"/>
          <w:color w:val="000000"/>
          <w:kern w:val="0"/>
          <w:sz w:val="30"/>
          <w:szCs w:val="30"/>
        </w:rPr>
        <w:t xml:space="preserve">file of the </w:t>
      </w:r>
      <w:r w:rsidRPr="00BB7677">
        <w:rPr>
          <w:rFonts w:ascii="LiberationMono" w:hAnsi="LiberationMono" w:cs="LiberationMono"/>
          <w:color w:val="000000"/>
          <w:kern w:val="0"/>
          <w:sz w:val="22"/>
          <w:szCs w:val="22"/>
        </w:rPr>
        <w:t xml:space="preserve">payment </w:t>
      </w:r>
      <w:r w:rsidRPr="00BB7677">
        <w:rPr>
          <w:rFonts w:ascii="LiberationSerif" w:hAnsi="LiberationSerif" w:cs="LiberationSerif"/>
          <w:color w:val="000000"/>
          <w:kern w:val="0"/>
          <w:sz w:val="30"/>
          <w:szCs w:val="30"/>
        </w:rPr>
        <w:t>application and change the code to the following:</w:t>
      </w:r>
    </w:p>
    <w:p w14:paraId="07900AD5"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A726A5"/>
          <w:kern w:val="0"/>
          <w:sz w:val="22"/>
          <w:szCs w:val="22"/>
        </w:rPr>
        <w:t xml:space="preserve">from </w:t>
      </w:r>
      <w:r w:rsidRPr="00BB7677">
        <w:rPr>
          <w:rFonts w:ascii="LiberationMono-Bold" w:hAnsi="LiberationMono-Bold" w:cs="LiberationMono-Bold"/>
          <w:b/>
          <w:bCs/>
          <w:color w:val="383A42"/>
          <w:kern w:val="0"/>
          <w:sz w:val="22"/>
          <w:szCs w:val="22"/>
        </w:rPr>
        <w:t xml:space="preserve">django.utils.translation </w:t>
      </w:r>
      <w:r w:rsidRPr="00BB7677">
        <w:rPr>
          <w:rFonts w:ascii="LiberationMono-Bold" w:hAnsi="LiberationMono-Bold" w:cs="LiberationMono-Bold"/>
          <w:b/>
          <w:bCs/>
          <w:color w:val="A726A5"/>
          <w:kern w:val="0"/>
          <w:sz w:val="22"/>
          <w:szCs w:val="22"/>
        </w:rPr>
        <w:t xml:space="preserve">import </w:t>
      </w:r>
      <w:r w:rsidRPr="00BB7677">
        <w:rPr>
          <w:rFonts w:ascii="LiberationMono-Bold" w:hAnsi="LiberationMono-Bold" w:cs="LiberationMono-Bold"/>
          <w:b/>
          <w:bCs/>
          <w:color w:val="383A42"/>
          <w:kern w:val="0"/>
          <w:sz w:val="22"/>
          <w:szCs w:val="22"/>
        </w:rPr>
        <w:t xml:space="preserve">gettext_lazy </w:t>
      </w:r>
      <w:r w:rsidRPr="00BB7677">
        <w:rPr>
          <w:rFonts w:ascii="LiberationMono-Bold" w:hAnsi="LiberationMono-Bold" w:cs="LiberationMono-Bold"/>
          <w:b/>
          <w:bCs/>
          <w:color w:val="A726A5"/>
          <w:kern w:val="0"/>
          <w:sz w:val="22"/>
          <w:szCs w:val="22"/>
        </w:rPr>
        <w:t xml:space="preserve">as </w:t>
      </w:r>
      <w:r w:rsidRPr="00BB7677">
        <w:rPr>
          <w:rFonts w:ascii="LiberationMono-Bold" w:hAnsi="LiberationMono-Bold" w:cs="LiberationMono-Bold"/>
          <w:b/>
          <w:bCs/>
          <w:color w:val="383A42"/>
          <w:kern w:val="0"/>
          <w:sz w:val="22"/>
          <w:szCs w:val="22"/>
        </w:rPr>
        <w:t>_</w:t>
      </w:r>
    </w:p>
    <w:p w14:paraId="3BFC4A72"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urlpatterns = [</w:t>
      </w:r>
    </w:p>
    <w:p w14:paraId="58C0D2AD"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Bold" w:hAnsi="LiberationMono-Bold" w:cs="LiberationMono-Bold"/>
          <w:b/>
          <w:bCs/>
          <w:color w:val="383A42"/>
          <w:kern w:val="0"/>
          <w:sz w:val="22"/>
          <w:szCs w:val="22"/>
        </w:rPr>
        <w:t>_(</w:t>
      </w:r>
      <w:r w:rsidRPr="00BB7677">
        <w:rPr>
          <w:rFonts w:ascii="LiberationMono" w:hAnsi="LiberationMono" w:cs="LiberationMono"/>
          <w:color w:val="50A24F"/>
          <w:kern w:val="0"/>
          <w:sz w:val="22"/>
          <w:szCs w:val="22"/>
        </w:rPr>
        <w:t>'process/'</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 views.payment_process, name=</w:t>
      </w:r>
      <w:r w:rsidRPr="00BB7677">
        <w:rPr>
          <w:rFonts w:ascii="LiberationMono" w:hAnsi="LiberationMono" w:cs="LiberationMono"/>
          <w:color w:val="50A24F"/>
          <w:kern w:val="0"/>
          <w:sz w:val="22"/>
          <w:szCs w:val="22"/>
        </w:rPr>
        <w:t>'process'</w:t>
      </w:r>
      <w:r w:rsidRPr="00BB7677">
        <w:rPr>
          <w:rFonts w:ascii="LiberationMono" w:hAnsi="LiberationMono" w:cs="LiberationMono"/>
          <w:color w:val="383A42"/>
          <w:kern w:val="0"/>
          <w:sz w:val="22"/>
          <w:szCs w:val="22"/>
        </w:rPr>
        <w:t>),</w:t>
      </w:r>
    </w:p>
    <w:p w14:paraId="785F19D3"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path(</w:t>
      </w:r>
      <w:r w:rsidRPr="00BB7677">
        <w:rPr>
          <w:rFonts w:ascii="LiberationMono-Bold" w:hAnsi="LiberationMono-Bold" w:cs="LiberationMono-Bold"/>
          <w:b/>
          <w:bCs/>
          <w:color w:val="383A42"/>
          <w:kern w:val="0"/>
          <w:sz w:val="22"/>
          <w:szCs w:val="22"/>
        </w:rPr>
        <w:t>_(</w:t>
      </w:r>
      <w:r w:rsidRPr="00BB7677">
        <w:rPr>
          <w:rFonts w:ascii="LiberationMono-Bold" w:hAnsi="LiberationMono-Bold" w:cs="LiberationMono-Bold"/>
          <w:b/>
          <w:bCs/>
          <w:color w:val="50A24F"/>
          <w:kern w:val="0"/>
          <w:sz w:val="22"/>
          <w:szCs w:val="22"/>
        </w:rPr>
        <w:t>'</w:t>
      </w:r>
      <w:r w:rsidRPr="00BB7677">
        <w:rPr>
          <w:rFonts w:ascii="LiberationMono" w:hAnsi="LiberationMono" w:cs="LiberationMono"/>
          <w:color w:val="50A24F"/>
          <w:kern w:val="0"/>
          <w:sz w:val="22"/>
          <w:szCs w:val="22"/>
        </w:rPr>
        <w:t>completed/'</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 views.payment_completed, name=</w:t>
      </w:r>
      <w:r w:rsidRPr="00BB7677">
        <w:rPr>
          <w:rFonts w:ascii="LiberationMono" w:hAnsi="LiberationMono" w:cs="LiberationMono"/>
          <w:color w:val="50A24F"/>
          <w:kern w:val="0"/>
          <w:sz w:val="22"/>
          <w:szCs w:val="22"/>
        </w:rPr>
        <w:t>'complet</w:t>
      </w:r>
    </w:p>
    <w:p w14:paraId="736EB1D4"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path(</w:t>
      </w:r>
      <w:r w:rsidRPr="00BB7677">
        <w:rPr>
          <w:rFonts w:ascii="LiberationMono-Bold" w:hAnsi="LiberationMono-Bold" w:cs="LiberationMono-Bold"/>
          <w:b/>
          <w:bCs/>
          <w:color w:val="383A42"/>
          <w:kern w:val="0"/>
          <w:sz w:val="22"/>
          <w:szCs w:val="22"/>
        </w:rPr>
        <w:t>_(</w:t>
      </w:r>
      <w:r w:rsidRPr="00BB7677">
        <w:rPr>
          <w:rFonts w:ascii="LiberationMono" w:hAnsi="LiberationMono" w:cs="LiberationMono"/>
          <w:color w:val="50A24F"/>
          <w:kern w:val="0"/>
          <w:sz w:val="22"/>
          <w:szCs w:val="22"/>
        </w:rPr>
        <w:t>'canceled/'</w:t>
      </w:r>
      <w:r w:rsidRPr="00BB7677">
        <w:rPr>
          <w:rFonts w:ascii="LiberationMono-Bold" w:hAnsi="LiberationMono-Bold" w:cs="LiberationMono-Bold"/>
          <w:b/>
          <w:bCs/>
          <w:color w:val="383A42"/>
          <w:kern w:val="0"/>
          <w:sz w:val="22"/>
          <w:szCs w:val="22"/>
        </w:rPr>
        <w:t>)</w:t>
      </w:r>
      <w:r w:rsidRPr="00BB7677">
        <w:rPr>
          <w:rFonts w:ascii="LiberationMono" w:hAnsi="LiberationMono" w:cs="LiberationMono"/>
          <w:color w:val="383A42"/>
          <w:kern w:val="0"/>
          <w:sz w:val="22"/>
          <w:szCs w:val="22"/>
        </w:rPr>
        <w:t>, views.payment_canceled, name=</w:t>
      </w:r>
      <w:r w:rsidRPr="00BB7677">
        <w:rPr>
          <w:rFonts w:ascii="LiberationMono" w:hAnsi="LiberationMono" w:cs="LiberationMono"/>
          <w:color w:val="50A24F"/>
          <w:kern w:val="0"/>
          <w:sz w:val="22"/>
          <w:szCs w:val="22"/>
        </w:rPr>
        <w:t>'canceled'</w:t>
      </w:r>
    </w:p>
    <w:p w14:paraId="78A90DB8"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'webhook/'</w:t>
      </w:r>
      <w:r w:rsidRPr="00BB7677">
        <w:rPr>
          <w:rFonts w:ascii="LiberationMono" w:hAnsi="LiberationMono" w:cs="LiberationMono"/>
          <w:color w:val="383A42"/>
          <w:kern w:val="0"/>
          <w:sz w:val="22"/>
          <w:szCs w:val="22"/>
        </w:rPr>
        <w:t>, webhooks.stripe_webhook, name=</w:t>
      </w:r>
      <w:r w:rsidRPr="00BB7677">
        <w:rPr>
          <w:rFonts w:ascii="LiberationMono" w:hAnsi="LiberationMono" w:cs="LiberationMono"/>
          <w:color w:val="50A24F"/>
          <w:kern w:val="0"/>
          <w:sz w:val="22"/>
          <w:szCs w:val="22"/>
        </w:rPr>
        <w:t>'stripe-webho</w:t>
      </w:r>
    </w:p>
    <w:p w14:paraId="088047DB"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3C514159"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p>
    <w:p w14:paraId="1444D44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Note that these URL patterns will include a language prefix because they are included under </w:t>
      </w:r>
      <w:r w:rsidRPr="00BB7677">
        <w:rPr>
          <w:rFonts w:ascii="LiberationMono" w:hAnsi="LiberationMono" w:cs="LiberationMono"/>
          <w:color w:val="000000"/>
          <w:kern w:val="0"/>
          <w:sz w:val="22"/>
          <w:szCs w:val="22"/>
        </w:rPr>
        <w:t xml:space="preserve">i18n_patterns() </w:t>
      </w:r>
      <w:r w:rsidRPr="00BB7677">
        <w:rPr>
          <w:rFonts w:ascii="LiberationSerif" w:hAnsi="LiberationSerif" w:cs="LiberationSerif"/>
          <w:color w:val="000000"/>
          <w:kern w:val="0"/>
          <w:sz w:val="30"/>
          <w:szCs w:val="30"/>
        </w:rPr>
        <w:t xml:space="preserve">in the main </w:t>
      </w:r>
      <w:r w:rsidRPr="00BB7677">
        <w:rPr>
          <w:rFonts w:ascii="LiberationMono" w:hAnsi="LiberationMono" w:cs="LiberationMono"/>
          <w:color w:val="000000"/>
          <w:kern w:val="0"/>
          <w:sz w:val="22"/>
          <w:szCs w:val="22"/>
        </w:rPr>
        <w:t xml:space="preserve">urls.py </w:t>
      </w:r>
      <w:r w:rsidRPr="00BB7677">
        <w:rPr>
          <w:rFonts w:ascii="LiberationSerif" w:hAnsi="LiberationSerif" w:cs="LiberationSerif"/>
          <w:color w:val="000000"/>
          <w:kern w:val="0"/>
          <w:sz w:val="30"/>
          <w:szCs w:val="30"/>
        </w:rPr>
        <w:t xml:space="preserve">file of the project. This will make each URL pattern have a different URI for each available language, one starting with </w:t>
      </w:r>
      <w:r w:rsidRPr="00BB7677">
        <w:rPr>
          <w:rFonts w:ascii="LiberationMono" w:hAnsi="LiberationMono" w:cs="LiberationMono"/>
          <w:color w:val="000000"/>
          <w:kern w:val="0"/>
          <w:sz w:val="22"/>
          <w:szCs w:val="22"/>
        </w:rPr>
        <w:t xml:space="preserve">/en/ </w:t>
      </w:r>
      <w:r w:rsidRPr="00BB7677">
        <w:rPr>
          <w:rFonts w:ascii="LiberationSerif" w:hAnsi="LiberationSerif" w:cs="LiberationSerif"/>
          <w:color w:val="000000"/>
          <w:kern w:val="0"/>
          <w:sz w:val="30"/>
          <w:szCs w:val="30"/>
        </w:rPr>
        <w:t xml:space="preserve">, another one with </w:t>
      </w:r>
      <w:r w:rsidRPr="00BB7677">
        <w:rPr>
          <w:rFonts w:ascii="LiberationMono" w:hAnsi="LiberationMono" w:cs="LiberationMono"/>
          <w:color w:val="000000"/>
          <w:kern w:val="0"/>
          <w:sz w:val="22"/>
          <w:szCs w:val="22"/>
        </w:rPr>
        <w:t xml:space="preserve">/es/ </w:t>
      </w:r>
      <w:r w:rsidRPr="00BB7677">
        <w:rPr>
          <w:rFonts w:ascii="LiberationSerif" w:hAnsi="LiberationSerif" w:cs="LiberationSerif"/>
          <w:color w:val="000000"/>
          <w:kern w:val="0"/>
          <w:sz w:val="30"/>
          <w:szCs w:val="30"/>
        </w:rPr>
        <w:t>, and so on.</w:t>
      </w:r>
    </w:p>
    <w:p w14:paraId="2F90F65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7486C0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lastRenderedPageBreak/>
        <w:t xml:space="preserve">However, we need a single URL for Stripe to notify events, and we need to avoid language prefixes in the </w:t>
      </w:r>
      <w:r w:rsidRPr="00BB7677">
        <w:rPr>
          <w:rFonts w:ascii="LiberationMono" w:hAnsi="LiberationMono" w:cs="LiberationMono"/>
          <w:color w:val="000000"/>
          <w:kern w:val="0"/>
          <w:sz w:val="22"/>
          <w:szCs w:val="22"/>
        </w:rPr>
        <w:t xml:space="preserve">webhook </w:t>
      </w:r>
      <w:r w:rsidRPr="00BB7677">
        <w:rPr>
          <w:rFonts w:ascii="LiberationSerif" w:hAnsi="LiberationSerif" w:cs="LiberationSerif"/>
          <w:color w:val="000000"/>
          <w:kern w:val="0"/>
          <w:sz w:val="30"/>
          <w:szCs w:val="30"/>
        </w:rPr>
        <w:t xml:space="preserve">URL. Remove the </w:t>
      </w:r>
      <w:r w:rsidRPr="00BB7677">
        <w:rPr>
          <w:rFonts w:ascii="LiberationMono" w:hAnsi="LiberationMono" w:cs="LiberationMono"/>
          <w:color w:val="000000"/>
          <w:kern w:val="0"/>
          <w:sz w:val="22"/>
          <w:szCs w:val="22"/>
        </w:rPr>
        <w:t xml:space="preserve">webhook </w:t>
      </w:r>
      <w:r w:rsidRPr="00BB7677">
        <w:rPr>
          <w:rFonts w:ascii="LiberationSerif" w:hAnsi="LiberationSerif" w:cs="LiberationSerif"/>
          <w:color w:val="000000"/>
          <w:kern w:val="0"/>
          <w:sz w:val="30"/>
          <w:szCs w:val="30"/>
        </w:rPr>
        <w:t xml:space="preserve">URL pattern from the </w:t>
      </w:r>
      <w:r w:rsidRPr="00BB7677">
        <w:rPr>
          <w:rFonts w:ascii="LiberationMono" w:hAnsi="LiberationMono" w:cs="LiberationMono"/>
          <w:color w:val="000000"/>
          <w:kern w:val="0"/>
          <w:sz w:val="22"/>
          <w:szCs w:val="22"/>
        </w:rPr>
        <w:t xml:space="preserve">urls.py </w:t>
      </w:r>
      <w:r w:rsidRPr="00BB7677">
        <w:rPr>
          <w:rFonts w:ascii="LiberationSerif" w:hAnsi="LiberationSerif" w:cs="LiberationSerif"/>
          <w:color w:val="000000"/>
          <w:kern w:val="0"/>
          <w:sz w:val="30"/>
          <w:szCs w:val="30"/>
        </w:rPr>
        <w:t xml:space="preserve">file of the </w:t>
      </w:r>
      <w:r w:rsidRPr="00BB7677">
        <w:rPr>
          <w:rFonts w:ascii="LiberationMono" w:hAnsi="LiberationMono" w:cs="LiberationMono"/>
          <w:color w:val="000000"/>
          <w:kern w:val="0"/>
          <w:sz w:val="22"/>
          <w:szCs w:val="22"/>
        </w:rPr>
        <w:t>payment</w:t>
      </w:r>
      <w:r w:rsidRPr="00BB7677">
        <w:rPr>
          <w:rFonts w:ascii="LiberationSerif" w:hAnsi="LiberationSerif" w:cs="LiberationSerif"/>
          <w:color w:val="000000"/>
          <w:kern w:val="0"/>
          <w:sz w:val="30"/>
          <w:szCs w:val="30"/>
        </w:rPr>
        <w:t xml:space="preserve"> application. The file should now look like the following:</w:t>
      </w:r>
    </w:p>
    <w:p w14:paraId="606560B8"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from </w:t>
      </w:r>
      <w:r w:rsidRPr="00BB7677">
        <w:rPr>
          <w:rFonts w:ascii="LiberationMono" w:hAnsi="LiberationMono" w:cs="LiberationMono"/>
          <w:color w:val="383A42"/>
          <w:kern w:val="0"/>
          <w:sz w:val="22"/>
          <w:szCs w:val="22"/>
        </w:rPr>
        <w:t xml:space="preserve">django.utils.translation </w:t>
      </w:r>
      <w:r w:rsidRPr="00BB7677">
        <w:rPr>
          <w:rFonts w:ascii="LiberationMono" w:hAnsi="LiberationMono" w:cs="LiberationMono"/>
          <w:color w:val="A726A5"/>
          <w:kern w:val="0"/>
          <w:sz w:val="22"/>
          <w:szCs w:val="22"/>
        </w:rPr>
        <w:t xml:space="preserve">import </w:t>
      </w:r>
      <w:r w:rsidRPr="00BB7677">
        <w:rPr>
          <w:rFonts w:ascii="LiberationMono" w:hAnsi="LiberationMono" w:cs="LiberationMono"/>
          <w:color w:val="383A42"/>
          <w:kern w:val="0"/>
          <w:sz w:val="22"/>
          <w:szCs w:val="22"/>
        </w:rPr>
        <w:t xml:space="preserve">gettext_lazy </w:t>
      </w:r>
      <w:r w:rsidRPr="00BB7677">
        <w:rPr>
          <w:rFonts w:ascii="LiberationMono" w:hAnsi="LiberationMono" w:cs="LiberationMono"/>
          <w:color w:val="A726A5"/>
          <w:kern w:val="0"/>
          <w:sz w:val="22"/>
          <w:szCs w:val="22"/>
        </w:rPr>
        <w:t xml:space="preserve">as </w:t>
      </w:r>
      <w:r w:rsidRPr="00BB7677">
        <w:rPr>
          <w:rFonts w:ascii="LiberationMono" w:hAnsi="LiberationMono" w:cs="LiberationMono"/>
          <w:color w:val="383A42"/>
          <w:kern w:val="0"/>
          <w:sz w:val="22"/>
          <w:szCs w:val="22"/>
        </w:rPr>
        <w:t>_</w:t>
      </w:r>
    </w:p>
    <w:p w14:paraId="2C3C6FAD"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urlpatterns = [</w:t>
      </w:r>
    </w:p>
    <w:p w14:paraId="25950ADA"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path(_(</w:t>
      </w:r>
      <w:r w:rsidRPr="00BB7677">
        <w:rPr>
          <w:rFonts w:ascii="LiberationMono" w:hAnsi="LiberationMono" w:cs="LiberationMono"/>
          <w:color w:val="50A24F"/>
          <w:kern w:val="0"/>
          <w:sz w:val="22"/>
          <w:szCs w:val="22"/>
        </w:rPr>
        <w:t>'process/'</w:t>
      </w:r>
      <w:r w:rsidRPr="00BB7677">
        <w:rPr>
          <w:rFonts w:ascii="LiberationMono" w:hAnsi="LiberationMono" w:cs="LiberationMono"/>
          <w:color w:val="383A42"/>
          <w:kern w:val="0"/>
          <w:sz w:val="22"/>
          <w:szCs w:val="22"/>
        </w:rPr>
        <w:t>), views.payment_process, name=</w:t>
      </w:r>
      <w:r w:rsidRPr="00BB7677">
        <w:rPr>
          <w:rFonts w:ascii="LiberationMono" w:hAnsi="LiberationMono" w:cs="LiberationMono"/>
          <w:color w:val="50A24F"/>
          <w:kern w:val="0"/>
          <w:sz w:val="22"/>
          <w:szCs w:val="22"/>
        </w:rPr>
        <w:t>'process'</w:t>
      </w:r>
      <w:r w:rsidRPr="00BB7677">
        <w:rPr>
          <w:rFonts w:ascii="LiberationMono" w:hAnsi="LiberationMono" w:cs="LiberationMono"/>
          <w:color w:val="383A42"/>
          <w:kern w:val="0"/>
          <w:sz w:val="22"/>
          <w:szCs w:val="22"/>
        </w:rPr>
        <w:t>),</w:t>
      </w:r>
    </w:p>
    <w:p w14:paraId="61CE2037"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path(_(</w:t>
      </w:r>
      <w:r w:rsidRPr="00BB7677">
        <w:rPr>
          <w:rFonts w:ascii="LiberationMono" w:hAnsi="LiberationMono" w:cs="LiberationMono"/>
          <w:color w:val="50A24F"/>
          <w:kern w:val="0"/>
          <w:sz w:val="22"/>
          <w:szCs w:val="22"/>
        </w:rPr>
        <w:t>'completed/'</w:t>
      </w:r>
      <w:r w:rsidRPr="00BB7677">
        <w:rPr>
          <w:rFonts w:ascii="LiberationMono" w:hAnsi="LiberationMono" w:cs="LiberationMono"/>
          <w:color w:val="383A42"/>
          <w:kern w:val="0"/>
          <w:sz w:val="22"/>
          <w:szCs w:val="22"/>
        </w:rPr>
        <w:t>), views.payment_completed, name=</w:t>
      </w:r>
      <w:r w:rsidRPr="00BB7677">
        <w:rPr>
          <w:rFonts w:ascii="LiberationMono" w:hAnsi="LiberationMono" w:cs="LiberationMono"/>
          <w:color w:val="50A24F"/>
          <w:kern w:val="0"/>
          <w:sz w:val="22"/>
          <w:szCs w:val="22"/>
        </w:rPr>
        <w:t>'complet</w:t>
      </w:r>
    </w:p>
    <w:p w14:paraId="3BB6C1B6"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path(_(</w:t>
      </w:r>
      <w:r w:rsidRPr="00BB7677">
        <w:rPr>
          <w:rFonts w:ascii="LiberationMono" w:hAnsi="LiberationMono" w:cs="LiberationMono"/>
          <w:color w:val="50A24F"/>
          <w:kern w:val="0"/>
          <w:sz w:val="22"/>
          <w:szCs w:val="22"/>
        </w:rPr>
        <w:t>'canceled/'</w:t>
      </w:r>
      <w:r w:rsidRPr="00BB7677">
        <w:rPr>
          <w:rFonts w:ascii="LiberationMono" w:hAnsi="LiberationMono" w:cs="LiberationMono"/>
          <w:color w:val="383A42"/>
          <w:kern w:val="0"/>
          <w:sz w:val="22"/>
          <w:szCs w:val="22"/>
        </w:rPr>
        <w:t>), views.payment_canceled, name=</w:t>
      </w:r>
      <w:r w:rsidRPr="00BB7677">
        <w:rPr>
          <w:rFonts w:ascii="LiberationMono" w:hAnsi="LiberationMono" w:cs="LiberationMono"/>
          <w:color w:val="50A24F"/>
          <w:kern w:val="0"/>
          <w:sz w:val="22"/>
          <w:szCs w:val="22"/>
        </w:rPr>
        <w:t>'canceled'</w:t>
      </w:r>
    </w:p>
    <w:p w14:paraId="6D3233E3"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39FD845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DCA3D8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Then, add the following </w:t>
      </w:r>
      <w:r w:rsidRPr="00BB7677">
        <w:rPr>
          <w:rFonts w:ascii="LiberationMono" w:hAnsi="LiberationMono" w:cs="LiberationMono"/>
          <w:color w:val="000000"/>
          <w:kern w:val="0"/>
          <w:sz w:val="22"/>
          <w:szCs w:val="22"/>
        </w:rPr>
        <w:t xml:space="preserve">webhook </w:t>
      </w:r>
      <w:r w:rsidRPr="00BB7677">
        <w:rPr>
          <w:rFonts w:ascii="LiberationSerif" w:hAnsi="LiberationSerif" w:cs="LiberationSerif"/>
          <w:color w:val="000000"/>
          <w:kern w:val="0"/>
          <w:sz w:val="30"/>
          <w:szCs w:val="30"/>
        </w:rPr>
        <w:t xml:space="preserve">URL pattern to the main </w:t>
      </w:r>
      <w:r w:rsidRPr="00BB7677">
        <w:rPr>
          <w:rFonts w:ascii="LiberationMono" w:hAnsi="LiberationMono" w:cs="LiberationMono"/>
          <w:color w:val="000000"/>
          <w:kern w:val="0"/>
          <w:sz w:val="22"/>
          <w:szCs w:val="22"/>
        </w:rPr>
        <w:t xml:space="preserve">urls.py </w:t>
      </w:r>
      <w:r w:rsidRPr="00BB7677">
        <w:rPr>
          <w:rFonts w:ascii="LiberationSerif" w:hAnsi="LiberationSerif" w:cs="LiberationSerif"/>
          <w:color w:val="000000"/>
          <w:kern w:val="0"/>
          <w:sz w:val="30"/>
          <w:szCs w:val="30"/>
        </w:rPr>
        <w:t xml:space="preserve">file of the </w:t>
      </w:r>
      <w:r w:rsidRPr="00BB7677">
        <w:rPr>
          <w:rFonts w:ascii="LiberationMono" w:hAnsi="LiberationMono" w:cs="LiberationMono"/>
          <w:color w:val="000000"/>
          <w:kern w:val="0"/>
          <w:sz w:val="22"/>
          <w:szCs w:val="22"/>
        </w:rPr>
        <w:t xml:space="preserve">myshop </w:t>
      </w:r>
      <w:r w:rsidRPr="00BB7677">
        <w:rPr>
          <w:rFonts w:ascii="LiberationSerif" w:hAnsi="LiberationSerif" w:cs="LiberationSerif"/>
          <w:color w:val="000000"/>
          <w:kern w:val="0"/>
          <w:sz w:val="30"/>
          <w:szCs w:val="30"/>
        </w:rPr>
        <w:t>project. The new code is highlighted in bold:</w:t>
      </w:r>
    </w:p>
    <w:p w14:paraId="62A7CBB8"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from </w:t>
      </w:r>
      <w:r w:rsidRPr="00BB7677">
        <w:rPr>
          <w:rFonts w:ascii="LiberationMono" w:hAnsi="LiberationMono" w:cs="LiberationMono"/>
          <w:color w:val="383A42"/>
          <w:kern w:val="0"/>
          <w:sz w:val="22"/>
          <w:szCs w:val="22"/>
        </w:rPr>
        <w:t xml:space="preserve">django.utils.translation </w:t>
      </w:r>
      <w:r w:rsidRPr="00BB7677">
        <w:rPr>
          <w:rFonts w:ascii="LiberationMono" w:hAnsi="LiberationMono" w:cs="LiberationMono"/>
          <w:color w:val="A726A5"/>
          <w:kern w:val="0"/>
          <w:sz w:val="22"/>
          <w:szCs w:val="22"/>
        </w:rPr>
        <w:t xml:space="preserve">import </w:t>
      </w:r>
      <w:r w:rsidRPr="00BB7677">
        <w:rPr>
          <w:rFonts w:ascii="LiberationMono" w:hAnsi="LiberationMono" w:cs="LiberationMono"/>
          <w:color w:val="383A42"/>
          <w:kern w:val="0"/>
          <w:sz w:val="22"/>
          <w:szCs w:val="22"/>
        </w:rPr>
        <w:t xml:space="preserve">gettext_lazy </w:t>
      </w:r>
      <w:r w:rsidRPr="00BB7677">
        <w:rPr>
          <w:rFonts w:ascii="LiberationMono" w:hAnsi="LiberationMono" w:cs="LiberationMono"/>
          <w:color w:val="A726A5"/>
          <w:kern w:val="0"/>
          <w:sz w:val="22"/>
          <w:szCs w:val="22"/>
        </w:rPr>
        <w:t xml:space="preserve">as </w:t>
      </w:r>
      <w:r w:rsidRPr="00BB7677">
        <w:rPr>
          <w:rFonts w:ascii="LiberationMono" w:hAnsi="LiberationMono" w:cs="LiberationMono"/>
          <w:color w:val="383A42"/>
          <w:kern w:val="0"/>
          <w:sz w:val="22"/>
          <w:szCs w:val="22"/>
        </w:rPr>
        <w:t>_</w:t>
      </w:r>
    </w:p>
    <w:p w14:paraId="5A3F43F5"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A726A5"/>
          <w:kern w:val="0"/>
          <w:sz w:val="22"/>
          <w:szCs w:val="22"/>
        </w:rPr>
        <w:t xml:space="preserve">from </w:t>
      </w:r>
      <w:r w:rsidRPr="00BB7677">
        <w:rPr>
          <w:rFonts w:ascii="LiberationMono-Bold" w:hAnsi="LiberationMono-Bold" w:cs="LiberationMono-Bold"/>
          <w:b/>
          <w:bCs/>
          <w:color w:val="383A42"/>
          <w:kern w:val="0"/>
          <w:sz w:val="22"/>
          <w:szCs w:val="22"/>
        </w:rPr>
        <w:t xml:space="preserve">payment </w:t>
      </w:r>
      <w:r w:rsidRPr="00BB7677">
        <w:rPr>
          <w:rFonts w:ascii="LiberationMono-Bold" w:hAnsi="LiberationMono-Bold" w:cs="LiberationMono-Bold"/>
          <w:b/>
          <w:bCs/>
          <w:color w:val="A726A5"/>
          <w:kern w:val="0"/>
          <w:sz w:val="22"/>
          <w:szCs w:val="22"/>
        </w:rPr>
        <w:t xml:space="preserve">import </w:t>
      </w:r>
      <w:r w:rsidRPr="00BB7677">
        <w:rPr>
          <w:rFonts w:ascii="LiberationMono-Bold" w:hAnsi="LiberationMono-Bold" w:cs="LiberationMono-Bold"/>
          <w:b/>
          <w:bCs/>
          <w:color w:val="383A42"/>
          <w:kern w:val="0"/>
          <w:sz w:val="22"/>
          <w:szCs w:val="22"/>
        </w:rPr>
        <w:t>webhooks</w:t>
      </w:r>
    </w:p>
    <w:p w14:paraId="481F0058"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urlpatterns = i18n_patterns(</w:t>
      </w:r>
    </w:p>
    <w:p w14:paraId="685D10D9"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'admin/'</w:t>
      </w:r>
      <w:r w:rsidRPr="00BB7677">
        <w:rPr>
          <w:rFonts w:ascii="LiberationMono" w:hAnsi="LiberationMono" w:cs="LiberationMono"/>
          <w:color w:val="383A42"/>
          <w:kern w:val="0"/>
          <w:sz w:val="22"/>
          <w:szCs w:val="22"/>
        </w:rPr>
        <w:t>, admin.site.urls),</w:t>
      </w:r>
    </w:p>
    <w:p w14:paraId="555C4FB7"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path(_(</w:t>
      </w:r>
      <w:r w:rsidRPr="00BB7677">
        <w:rPr>
          <w:rFonts w:ascii="LiberationMono" w:hAnsi="LiberationMono" w:cs="LiberationMono"/>
          <w:color w:val="50A24F"/>
          <w:kern w:val="0"/>
          <w:sz w:val="22"/>
          <w:szCs w:val="22"/>
        </w:rPr>
        <w:t>'cart/'</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'cart.urls'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'cart'</w:t>
      </w:r>
      <w:r w:rsidRPr="00BB7677">
        <w:rPr>
          <w:rFonts w:ascii="LiberationMono" w:hAnsi="LiberationMono" w:cs="LiberationMono"/>
          <w:color w:val="383A42"/>
          <w:kern w:val="0"/>
          <w:sz w:val="22"/>
          <w:szCs w:val="22"/>
        </w:rPr>
        <w:t>)),</w:t>
      </w:r>
    </w:p>
    <w:p w14:paraId="516AF51F"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path(_(</w:t>
      </w:r>
      <w:r w:rsidRPr="00BB7677">
        <w:rPr>
          <w:rFonts w:ascii="LiberationMono" w:hAnsi="LiberationMono" w:cs="LiberationMono"/>
          <w:color w:val="50A24F"/>
          <w:kern w:val="0"/>
          <w:sz w:val="22"/>
          <w:szCs w:val="22"/>
        </w:rPr>
        <w:t>'orders/'</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'orders.urls'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'orders'</w:t>
      </w:r>
    </w:p>
    <w:p w14:paraId="0F4A97B5"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path(_(</w:t>
      </w:r>
      <w:r w:rsidRPr="00BB7677">
        <w:rPr>
          <w:rFonts w:ascii="LiberationMono" w:hAnsi="LiberationMono" w:cs="LiberationMono"/>
          <w:color w:val="50A24F"/>
          <w:kern w:val="0"/>
          <w:sz w:val="22"/>
          <w:szCs w:val="22"/>
        </w:rPr>
        <w:t>'payment/'</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'payment.urls'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'payme</w:t>
      </w:r>
    </w:p>
    <w:p w14:paraId="3BAAAE61"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path(_(</w:t>
      </w:r>
      <w:r w:rsidRPr="00BB7677">
        <w:rPr>
          <w:rFonts w:ascii="LiberationMono" w:hAnsi="LiberationMono" w:cs="LiberationMono"/>
          <w:color w:val="50A24F"/>
          <w:kern w:val="0"/>
          <w:sz w:val="22"/>
          <w:szCs w:val="22"/>
        </w:rPr>
        <w:t>'coupons/'</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'coupons.urls'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'coupo</w:t>
      </w:r>
    </w:p>
    <w:p w14:paraId="1DF09ED9" w14:textId="77777777" w:rsidR="00BB7677" w:rsidRPr="00BB7677" w:rsidRDefault="00BB7677" w:rsidP="00BB7677">
      <w:pPr>
        <w:autoSpaceDE w:val="0"/>
        <w:autoSpaceDN w:val="0"/>
        <w:adjustRightInd w:val="0"/>
        <w:spacing w:after="0" w:line="240" w:lineRule="auto"/>
        <w:ind w:left="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'rosetta/'</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'rosetta.urls'</w:t>
      </w:r>
      <w:r w:rsidRPr="00BB7677">
        <w:rPr>
          <w:rFonts w:ascii="LiberationMono" w:hAnsi="LiberationMono" w:cs="LiberationMono"/>
          <w:color w:val="383A42"/>
          <w:kern w:val="0"/>
          <w:sz w:val="22"/>
          <w:szCs w:val="22"/>
        </w:rPr>
        <w:t>)),</w:t>
      </w:r>
    </w:p>
    <w:p w14:paraId="330ABBFB"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path(</w:t>
      </w:r>
      <w:r w:rsidRPr="00BB7677">
        <w:rPr>
          <w:rFonts w:ascii="LiberationMono" w:hAnsi="LiberationMono" w:cs="LiberationMono"/>
          <w:color w:val="50A24F"/>
          <w:kern w:val="0"/>
          <w:sz w:val="22"/>
          <w:szCs w:val="22"/>
        </w:rPr>
        <w:t>''</w:t>
      </w:r>
      <w:r w:rsidRPr="00BB7677">
        <w:rPr>
          <w:rFonts w:ascii="LiberationMono" w:hAnsi="LiberationMono" w:cs="LiberationMono"/>
          <w:color w:val="383A42"/>
          <w:kern w:val="0"/>
          <w:sz w:val="22"/>
          <w:szCs w:val="22"/>
        </w:rPr>
        <w:t>, include(</w:t>
      </w:r>
      <w:r w:rsidRPr="00BB7677">
        <w:rPr>
          <w:rFonts w:ascii="LiberationMono" w:hAnsi="LiberationMono" w:cs="LiberationMono"/>
          <w:color w:val="50A24F"/>
          <w:kern w:val="0"/>
          <w:sz w:val="22"/>
          <w:szCs w:val="22"/>
        </w:rPr>
        <w:t>'shop.urls'</w:t>
      </w:r>
      <w:r w:rsidRPr="00BB7677">
        <w:rPr>
          <w:rFonts w:ascii="LiberationMono" w:hAnsi="LiberationMono" w:cs="LiberationMono"/>
          <w:color w:val="383A42"/>
          <w:kern w:val="0"/>
          <w:sz w:val="22"/>
          <w:szCs w:val="22"/>
        </w:rPr>
        <w:t>, namespace=</w:t>
      </w:r>
      <w:r w:rsidRPr="00BB7677">
        <w:rPr>
          <w:rFonts w:ascii="LiberationMono" w:hAnsi="LiberationMono" w:cs="LiberationMono"/>
          <w:color w:val="50A24F"/>
          <w:kern w:val="0"/>
          <w:sz w:val="22"/>
          <w:szCs w:val="22"/>
        </w:rPr>
        <w:t>'shop'</w:t>
      </w:r>
      <w:r w:rsidRPr="00BB7677">
        <w:rPr>
          <w:rFonts w:ascii="LiberationMono" w:hAnsi="LiberationMono" w:cs="LiberationMono"/>
          <w:color w:val="383A42"/>
          <w:kern w:val="0"/>
          <w:sz w:val="22"/>
          <w:szCs w:val="22"/>
        </w:rPr>
        <w:t>)),</w:t>
      </w:r>
    </w:p>
    <w:p w14:paraId="3DDA5B29"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7CE7F89A"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urlpatterns += [</w:t>
      </w:r>
    </w:p>
    <w:p w14:paraId="6A391B70" w14:textId="77777777" w:rsidR="00BB7677" w:rsidRPr="00BB7677" w:rsidRDefault="00BB7677" w:rsidP="00BB767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path(</w:t>
      </w:r>
    </w:p>
    <w:p w14:paraId="2BDE7C51" w14:textId="77777777" w:rsidR="00BB7677" w:rsidRPr="00BB7677" w:rsidRDefault="00BB7677" w:rsidP="00BB767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50A24F"/>
          <w:kern w:val="0"/>
          <w:sz w:val="22"/>
          <w:szCs w:val="22"/>
        </w:rPr>
        <w:t>'payment/webhook/'</w:t>
      </w:r>
      <w:r w:rsidRPr="00BB7677">
        <w:rPr>
          <w:rFonts w:ascii="LiberationMono-Bold" w:hAnsi="LiberationMono-Bold" w:cs="LiberationMono-Bold"/>
          <w:b/>
          <w:bCs/>
          <w:color w:val="383A42"/>
          <w:kern w:val="0"/>
          <w:sz w:val="22"/>
          <w:szCs w:val="22"/>
        </w:rPr>
        <w:t>,</w:t>
      </w:r>
    </w:p>
    <w:p w14:paraId="11540718" w14:textId="77777777" w:rsidR="00BB7677" w:rsidRPr="00BB7677" w:rsidRDefault="00BB7677" w:rsidP="00BB767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webhooks.stripe_webhook,</w:t>
      </w:r>
    </w:p>
    <w:p w14:paraId="5FA0EB20" w14:textId="77777777" w:rsidR="00BB7677" w:rsidRPr="00BB7677" w:rsidRDefault="00BB7677" w:rsidP="00BB7677">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BB7677">
        <w:rPr>
          <w:rFonts w:ascii="LiberationMono-Bold" w:hAnsi="LiberationMono-Bold" w:cs="LiberationMono-Bold"/>
          <w:b/>
          <w:bCs/>
          <w:color w:val="383A42"/>
          <w:kern w:val="0"/>
          <w:sz w:val="22"/>
          <w:szCs w:val="22"/>
        </w:rPr>
        <w:t>name=</w:t>
      </w:r>
      <w:r w:rsidRPr="00BB7677">
        <w:rPr>
          <w:rFonts w:ascii="LiberationMono-Bold" w:hAnsi="LiberationMono-Bold" w:cs="LiberationMono-Bold"/>
          <w:b/>
          <w:bCs/>
          <w:color w:val="50A24F"/>
          <w:kern w:val="0"/>
          <w:sz w:val="22"/>
          <w:szCs w:val="22"/>
        </w:rPr>
        <w:t>'stripe-webhook'</w:t>
      </w:r>
    </w:p>
    <w:p w14:paraId="3B690870" w14:textId="77777777" w:rsidR="00BB7677" w:rsidRPr="00BB7677" w:rsidRDefault="00BB7677" w:rsidP="00BB767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w:t>
      </w:r>
    </w:p>
    <w:p w14:paraId="4775740C"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w:t>
      </w:r>
    </w:p>
    <w:p w14:paraId="7FF1D582"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if </w:t>
      </w:r>
      <w:r w:rsidRPr="00BB7677">
        <w:rPr>
          <w:rFonts w:ascii="LiberationMono" w:hAnsi="LiberationMono" w:cs="LiberationMono"/>
          <w:color w:val="383A42"/>
          <w:kern w:val="0"/>
          <w:sz w:val="22"/>
          <w:szCs w:val="22"/>
        </w:rPr>
        <w:t>settings.DEBUG:</w:t>
      </w:r>
    </w:p>
    <w:p w14:paraId="7B98E4AB"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urlpatterns += static(</w:t>
      </w:r>
    </w:p>
    <w:p w14:paraId="33896B7C"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settings.MEDIA_URL, document_root=settings.MEDIA_ROOT</w:t>
      </w:r>
    </w:p>
    <w:p w14:paraId="39ED3529"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5C1D39D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83FCB2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We have added the </w:t>
      </w:r>
      <w:r w:rsidRPr="00BB7677">
        <w:rPr>
          <w:rFonts w:ascii="LiberationMono" w:hAnsi="LiberationMono" w:cs="LiberationMono"/>
          <w:color w:val="000000"/>
          <w:kern w:val="0"/>
          <w:sz w:val="22"/>
          <w:szCs w:val="22"/>
        </w:rPr>
        <w:t xml:space="preserve">webhook </w:t>
      </w:r>
      <w:r w:rsidRPr="00BB7677">
        <w:rPr>
          <w:rFonts w:ascii="LiberationSerif" w:hAnsi="LiberationSerif" w:cs="LiberationSerif"/>
          <w:color w:val="000000"/>
          <w:kern w:val="0"/>
          <w:sz w:val="30"/>
          <w:szCs w:val="30"/>
        </w:rPr>
        <w:t xml:space="preserve">URL pattern to </w:t>
      </w:r>
      <w:r w:rsidRPr="00BB7677">
        <w:rPr>
          <w:rFonts w:ascii="LiberationMono" w:hAnsi="LiberationMono" w:cs="LiberationMono"/>
          <w:color w:val="000000"/>
          <w:kern w:val="0"/>
          <w:sz w:val="22"/>
          <w:szCs w:val="22"/>
        </w:rPr>
        <w:t xml:space="preserve">urlpatterns </w:t>
      </w:r>
      <w:r w:rsidRPr="00BB7677">
        <w:rPr>
          <w:rFonts w:ascii="LiberationSerif" w:hAnsi="LiberationSerif" w:cs="LiberationSerif"/>
          <w:color w:val="000000"/>
          <w:kern w:val="0"/>
          <w:sz w:val="30"/>
          <w:szCs w:val="30"/>
        </w:rPr>
        <w:t xml:space="preserve">outside of </w:t>
      </w:r>
      <w:r w:rsidRPr="00BB7677">
        <w:rPr>
          <w:rFonts w:ascii="LiberationMono" w:hAnsi="LiberationMono" w:cs="LiberationMono"/>
          <w:color w:val="000000"/>
          <w:kern w:val="0"/>
          <w:sz w:val="22"/>
          <w:szCs w:val="22"/>
        </w:rPr>
        <w:t xml:space="preserve">i18n_patterns() </w:t>
      </w:r>
      <w:r w:rsidRPr="00BB7677">
        <w:rPr>
          <w:rFonts w:ascii="LiberationSerif" w:hAnsi="LiberationSerif" w:cs="LiberationSerif"/>
          <w:color w:val="000000"/>
          <w:kern w:val="0"/>
          <w:sz w:val="30"/>
          <w:szCs w:val="30"/>
        </w:rPr>
        <w:t>to ensure we maintain a single URL for Stripe event notifications.</w:t>
      </w:r>
    </w:p>
    <w:p w14:paraId="7262B61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FF19A4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You don’t need to translate the URL patterns of the </w:t>
      </w:r>
      <w:r w:rsidRPr="00BB7677">
        <w:rPr>
          <w:rFonts w:ascii="LiberationMono" w:hAnsi="LiberationMono" w:cs="LiberationMono"/>
          <w:color w:val="000000"/>
          <w:kern w:val="0"/>
          <w:sz w:val="22"/>
          <w:szCs w:val="22"/>
        </w:rPr>
        <w:t xml:space="preserve">shop </w:t>
      </w:r>
      <w:r w:rsidRPr="00BB7677">
        <w:rPr>
          <w:rFonts w:ascii="LiberationSerif" w:hAnsi="LiberationSerif" w:cs="LiberationSerif"/>
          <w:color w:val="000000"/>
          <w:kern w:val="0"/>
          <w:sz w:val="30"/>
          <w:szCs w:val="30"/>
        </w:rPr>
        <w:t>application, as they are built with variables and do not include any other literals.</w:t>
      </w:r>
    </w:p>
    <w:p w14:paraId="02B7851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57A405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Open the shell and run the next command to update the message files with</w:t>
      </w:r>
    </w:p>
    <w:p w14:paraId="4E021F4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the new translations:</w:t>
      </w:r>
    </w:p>
    <w:p w14:paraId="4277761C"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django-admin makemessages --all</w:t>
      </w:r>
    </w:p>
    <w:p w14:paraId="7BFADF4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255394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Make sure the development server is running with the following command:</w:t>
      </w:r>
    </w:p>
    <w:p w14:paraId="7A8259F0"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python manage.py runserver</w:t>
      </w:r>
    </w:p>
    <w:p w14:paraId="75C1388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lastRenderedPageBreak/>
        <w:t xml:space="preserve">Open </w:t>
      </w:r>
      <w:r w:rsidRPr="00BB7677">
        <w:rPr>
          <w:rFonts w:ascii="LiberationMono" w:hAnsi="LiberationMono" w:cs="LiberationMono"/>
          <w:color w:val="000000"/>
          <w:kern w:val="0"/>
          <w:sz w:val="22"/>
          <w:szCs w:val="22"/>
        </w:rPr>
        <w:t xml:space="preserve">http://127.0.0.1:8000/en/rosetta/ </w:t>
      </w:r>
      <w:r w:rsidRPr="00BB7677">
        <w:rPr>
          <w:rFonts w:ascii="LiberationSerif" w:hAnsi="LiberationSerif" w:cs="LiberationSerif"/>
          <w:color w:val="000000"/>
          <w:kern w:val="0"/>
          <w:sz w:val="30"/>
          <w:szCs w:val="30"/>
        </w:rPr>
        <w:t xml:space="preserve">in your browser and click the </w:t>
      </w:r>
      <w:r w:rsidRPr="00BB7677">
        <w:rPr>
          <w:rFonts w:ascii="LiberationSerif-Bold" w:hAnsi="LiberationSerif-Bold" w:cs="LiberationSerif-Bold"/>
          <w:b/>
          <w:bCs/>
          <w:color w:val="000000"/>
          <w:kern w:val="0"/>
          <w:sz w:val="30"/>
          <w:szCs w:val="30"/>
        </w:rPr>
        <w:t xml:space="preserve">Myshop </w:t>
      </w:r>
      <w:r w:rsidRPr="00BB7677">
        <w:rPr>
          <w:rFonts w:ascii="LiberationSerif" w:hAnsi="LiberationSerif" w:cs="LiberationSerif"/>
          <w:color w:val="000000"/>
          <w:kern w:val="0"/>
          <w:sz w:val="30"/>
          <w:szCs w:val="30"/>
        </w:rPr>
        <w:t xml:space="preserve">link under the </w:t>
      </w:r>
      <w:r w:rsidRPr="00BB7677">
        <w:rPr>
          <w:rFonts w:ascii="LiberationSerif-Bold" w:hAnsi="LiberationSerif-Bold" w:cs="LiberationSerif-Bold"/>
          <w:b/>
          <w:bCs/>
          <w:color w:val="000000"/>
          <w:kern w:val="0"/>
          <w:sz w:val="30"/>
          <w:szCs w:val="30"/>
        </w:rPr>
        <w:t xml:space="preserve">Spanish </w:t>
      </w:r>
      <w:r w:rsidRPr="00BB7677">
        <w:rPr>
          <w:rFonts w:ascii="LiberationSerif" w:hAnsi="LiberationSerif" w:cs="LiberationSerif"/>
          <w:color w:val="000000"/>
          <w:kern w:val="0"/>
          <w:sz w:val="30"/>
          <w:szCs w:val="30"/>
        </w:rPr>
        <w:t xml:space="preserve">section. Click on </w:t>
      </w:r>
      <w:r w:rsidRPr="00BB7677">
        <w:rPr>
          <w:rFonts w:ascii="LiberationSerif-Bold" w:hAnsi="LiberationSerif-Bold" w:cs="LiberationSerif-Bold"/>
          <w:b/>
          <w:bCs/>
          <w:color w:val="000000"/>
          <w:kern w:val="0"/>
          <w:sz w:val="30"/>
          <w:szCs w:val="30"/>
        </w:rPr>
        <w:t>UNTRANSLATED</w:t>
      </w:r>
      <w:r w:rsidRPr="00BB7677">
        <w:rPr>
          <w:rFonts w:ascii="LiberationSerif" w:hAnsi="LiberationSerif" w:cs="LiberationSerif"/>
          <w:color w:val="000000"/>
          <w:kern w:val="0"/>
          <w:sz w:val="30"/>
          <w:szCs w:val="30"/>
        </w:rPr>
        <w:t xml:space="preserve"> </w:t>
      </w:r>
      <w:r w:rsidRPr="00BB7677">
        <w:rPr>
          <w:rFonts w:ascii="LiberationSerif-Bold" w:hAnsi="LiberationSerif-Bold" w:cs="LiberationSerif-Bold"/>
          <w:b/>
          <w:bCs/>
          <w:color w:val="000000"/>
          <w:kern w:val="0"/>
          <w:sz w:val="30"/>
          <w:szCs w:val="30"/>
        </w:rPr>
        <w:t xml:space="preserve">ONLY </w:t>
      </w:r>
      <w:r w:rsidRPr="00BB7677">
        <w:rPr>
          <w:rFonts w:ascii="LiberationSerif" w:hAnsi="LiberationSerif" w:cs="LiberationSerif"/>
          <w:color w:val="000000"/>
          <w:kern w:val="0"/>
          <w:sz w:val="30"/>
          <w:szCs w:val="30"/>
        </w:rPr>
        <w:t xml:space="preserve">to only see the strings that have not been translated yet. Now, you will see the URL patterns for translation, as shown in </w:t>
      </w:r>
      <w:r w:rsidRPr="00BB7677">
        <w:rPr>
          <w:rFonts w:ascii="LiberationSerif-Italic" w:hAnsi="LiberationSerif-Italic" w:cs="LiberationSerif-Italic"/>
          <w:i/>
          <w:iCs/>
          <w:color w:val="000000"/>
          <w:kern w:val="0"/>
          <w:sz w:val="30"/>
          <w:szCs w:val="30"/>
        </w:rPr>
        <w:t>Figure 11.5</w:t>
      </w:r>
      <w:r w:rsidRPr="00BB7677">
        <w:rPr>
          <w:rFonts w:ascii="LiberationSerif" w:hAnsi="LiberationSerif" w:cs="LiberationSerif"/>
          <w:color w:val="000000"/>
          <w:kern w:val="0"/>
          <w:sz w:val="30"/>
          <w:szCs w:val="30"/>
        </w:rPr>
        <w:t>:</w:t>
      </w:r>
    </w:p>
    <w:p w14:paraId="10A2AC6D"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drawing>
          <wp:inline distT="0" distB="0" distL="0" distR="0" wp14:anchorId="022C0F36" wp14:editId="6F502A3C">
            <wp:extent cx="6697980" cy="3558540"/>
            <wp:effectExtent l="0" t="0" r="7620" b="3810"/>
            <wp:docPr id="1230719336"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7980" cy="3558540"/>
                    </a:xfrm>
                    <a:prstGeom prst="rect">
                      <a:avLst/>
                    </a:prstGeom>
                    <a:noFill/>
                    <a:ln>
                      <a:noFill/>
                    </a:ln>
                  </pic:spPr>
                </pic:pic>
              </a:graphicData>
            </a:graphic>
          </wp:inline>
        </w:drawing>
      </w:r>
    </w:p>
    <w:p w14:paraId="4BBD7E2E" w14:textId="77777777" w:rsidR="00BB7677" w:rsidRPr="00BB7677" w:rsidRDefault="00BB7677" w:rsidP="00BB767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B7677">
        <w:rPr>
          <w:rFonts w:ascii="LiberationSerif-Italic" w:hAnsi="LiberationSerif-Italic" w:cs="LiberationSerif-Italic"/>
          <w:i/>
          <w:iCs/>
          <w:color w:val="000000"/>
          <w:kern w:val="0"/>
          <w:sz w:val="22"/>
          <w:szCs w:val="22"/>
        </w:rPr>
        <w:t>Figure 11.5: URL patterns for translation in the Rosetta interface</w:t>
      </w:r>
    </w:p>
    <w:p w14:paraId="3F9E877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FC001D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Add a different translation string for each URL. Don’t forget to include a slash character, </w:t>
      </w:r>
      <w:r w:rsidRPr="00BB7677">
        <w:rPr>
          <w:rFonts w:ascii="LiberationMono" w:hAnsi="LiberationMono" w:cs="LiberationMono"/>
          <w:color w:val="000000"/>
          <w:kern w:val="0"/>
          <w:sz w:val="22"/>
          <w:szCs w:val="22"/>
        </w:rPr>
        <w:t xml:space="preserve">/ </w:t>
      </w:r>
      <w:r w:rsidRPr="00BB7677">
        <w:rPr>
          <w:rFonts w:ascii="LiberationSerif" w:hAnsi="LiberationSerif" w:cs="LiberationSerif"/>
          <w:color w:val="000000"/>
          <w:kern w:val="0"/>
          <w:sz w:val="30"/>
          <w:szCs w:val="30"/>
        </w:rPr>
        <w:t xml:space="preserve">, at the end of each URL, as shown in </w:t>
      </w:r>
      <w:r w:rsidRPr="00BB7677">
        <w:rPr>
          <w:rFonts w:ascii="LiberationSerif-Italic" w:hAnsi="LiberationSerif-Italic" w:cs="LiberationSerif-Italic"/>
          <w:i/>
          <w:iCs/>
          <w:color w:val="000000"/>
          <w:kern w:val="0"/>
          <w:sz w:val="30"/>
          <w:szCs w:val="30"/>
        </w:rPr>
        <w:t>Figure 11.6</w:t>
      </w:r>
      <w:r w:rsidRPr="00BB7677">
        <w:rPr>
          <w:rFonts w:ascii="LiberationSerif" w:hAnsi="LiberationSerif" w:cs="LiberationSerif"/>
          <w:color w:val="000000"/>
          <w:kern w:val="0"/>
          <w:sz w:val="30"/>
          <w:szCs w:val="30"/>
        </w:rPr>
        <w:t>:</w:t>
      </w:r>
    </w:p>
    <w:p w14:paraId="4413DA51"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drawing>
          <wp:inline distT="0" distB="0" distL="0" distR="0" wp14:anchorId="717132A9" wp14:editId="1EB17FB2">
            <wp:extent cx="6697980" cy="3459480"/>
            <wp:effectExtent l="0" t="0" r="7620" b="7620"/>
            <wp:docPr id="94185645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7980" cy="3459480"/>
                    </a:xfrm>
                    <a:prstGeom prst="rect">
                      <a:avLst/>
                    </a:prstGeom>
                    <a:noFill/>
                    <a:ln>
                      <a:noFill/>
                    </a:ln>
                  </pic:spPr>
                </pic:pic>
              </a:graphicData>
            </a:graphic>
          </wp:inline>
        </w:drawing>
      </w:r>
    </w:p>
    <w:p w14:paraId="48AB3243" w14:textId="77777777" w:rsidR="00BB7677" w:rsidRPr="00BB7677" w:rsidRDefault="00BB7677" w:rsidP="00BB767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B7677">
        <w:rPr>
          <w:rFonts w:ascii="LiberationSerif-Italic" w:hAnsi="LiberationSerif-Italic" w:cs="LiberationSerif-Italic"/>
          <w:i/>
          <w:iCs/>
          <w:color w:val="000000"/>
          <w:kern w:val="0"/>
          <w:sz w:val="22"/>
          <w:szCs w:val="22"/>
        </w:rPr>
        <w:t>Figure 11.6: Spanish translations for URL patterns in the Rosetta interface</w:t>
      </w:r>
    </w:p>
    <w:p w14:paraId="6AB4103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lastRenderedPageBreak/>
        <w:t xml:space="preserve">When you have finished, click </w:t>
      </w:r>
      <w:r w:rsidRPr="00BB7677">
        <w:rPr>
          <w:rFonts w:ascii="LiberationSerif-Bold" w:hAnsi="LiberationSerif-Bold" w:cs="LiberationSerif-Bold"/>
          <w:b/>
          <w:bCs/>
          <w:color w:val="000000"/>
          <w:kern w:val="0"/>
          <w:sz w:val="30"/>
          <w:szCs w:val="30"/>
        </w:rPr>
        <w:t>SAVE AND TRANSLATE NEXT BLOCK</w:t>
      </w:r>
      <w:r w:rsidRPr="00BB7677">
        <w:rPr>
          <w:rFonts w:ascii="LiberationSerif" w:hAnsi="LiberationSerif" w:cs="LiberationSerif"/>
          <w:color w:val="000000"/>
          <w:kern w:val="0"/>
          <w:sz w:val="30"/>
          <w:szCs w:val="30"/>
        </w:rPr>
        <w:t>.</w:t>
      </w:r>
    </w:p>
    <w:p w14:paraId="18DE68E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76AD00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Then, click on </w:t>
      </w:r>
      <w:r w:rsidRPr="00BB7677">
        <w:rPr>
          <w:rFonts w:ascii="LiberationSerif-Bold" w:hAnsi="LiberationSerif-Bold" w:cs="LiberationSerif-Bold"/>
          <w:b/>
          <w:bCs/>
          <w:color w:val="000000"/>
          <w:kern w:val="0"/>
          <w:sz w:val="30"/>
          <w:szCs w:val="30"/>
        </w:rPr>
        <w:t>FUZZY ONLY</w:t>
      </w:r>
      <w:r w:rsidRPr="00BB7677">
        <w:rPr>
          <w:rFonts w:ascii="LiberationSerif" w:hAnsi="LiberationSerif" w:cs="LiberationSerif"/>
          <w:color w:val="000000"/>
          <w:kern w:val="0"/>
          <w:sz w:val="30"/>
          <w:szCs w:val="30"/>
        </w:rPr>
        <w:t xml:space="preserve">. You will see translations that have been flagged as fuzzy because they were paired with the old translation of a similar original string. In the case displayed in </w:t>
      </w:r>
      <w:r w:rsidRPr="00BB7677">
        <w:rPr>
          <w:rFonts w:ascii="LiberationSerif-Italic" w:hAnsi="LiberationSerif-Italic" w:cs="LiberationSerif-Italic"/>
          <w:i/>
          <w:iCs/>
          <w:color w:val="000000"/>
          <w:kern w:val="0"/>
          <w:sz w:val="30"/>
          <w:szCs w:val="30"/>
        </w:rPr>
        <w:t>Figure 11.7</w:t>
      </w:r>
      <w:r w:rsidRPr="00BB7677">
        <w:rPr>
          <w:rFonts w:ascii="LiberationSerif" w:hAnsi="LiberationSerif" w:cs="LiberationSerif"/>
          <w:color w:val="000000"/>
          <w:kern w:val="0"/>
          <w:sz w:val="30"/>
          <w:szCs w:val="30"/>
        </w:rPr>
        <w:t>, the translations are incorrect and need to be corrected:</w:t>
      </w:r>
    </w:p>
    <w:p w14:paraId="47BBE7F9"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drawing>
          <wp:inline distT="0" distB="0" distL="0" distR="0" wp14:anchorId="1A7CA4B6" wp14:editId="3AC793D0">
            <wp:extent cx="6697980" cy="2415540"/>
            <wp:effectExtent l="0" t="0" r="7620" b="3810"/>
            <wp:docPr id="1384408678"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7980" cy="2415540"/>
                    </a:xfrm>
                    <a:prstGeom prst="rect">
                      <a:avLst/>
                    </a:prstGeom>
                    <a:noFill/>
                    <a:ln>
                      <a:noFill/>
                    </a:ln>
                  </pic:spPr>
                </pic:pic>
              </a:graphicData>
            </a:graphic>
          </wp:inline>
        </w:drawing>
      </w:r>
    </w:p>
    <w:p w14:paraId="0EBF1B38" w14:textId="77777777" w:rsidR="00BB7677" w:rsidRPr="00BB7677" w:rsidRDefault="00BB7677" w:rsidP="00BB767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B7677">
        <w:rPr>
          <w:rFonts w:ascii="LiberationSerif-Italic" w:hAnsi="LiberationSerif-Italic" w:cs="LiberationSerif-Italic"/>
          <w:i/>
          <w:iCs/>
          <w:color w:val="000000"/>
          <w:kern w:val="0"/>
          <w:sz w:val="22"/>
          <w:szCs w:val="22"/>
        </w:rPr>
        <w:t>Figure 11.7: Fuzzy translations in the Rosetta interface</w:t>
      </w:r>
    </w:p>
    <w:p w14:paraId="5483EC1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4040EE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Enter the correct text for the fuzzy translations. Rosetta will automatically uncheck the </w:t>
      </w:r>
      <w:r w:rsidRPr="00BB7677">
        <w:rPr>
          <w:rFonts w:ascii="LiberationSerif-Bold" w:hAnsi="LiberationSerif-Bold" w:cs="LiberationSerif-Bold"/>
          <w:b/>
          <w:bCs/>
          <w:color w:val="000000"/>
          <w:kern w:val="0"/>
          <w:sz w:val="30"/>
          <w:szCs w:val="30"/>
        </w:rPr>
        <w:t xml:space="preserve">FUZZY </w:t>
      </w:r>
      <w:r w:rsidRPr="00BB7677">
        <w:rPr>
          <w:rFonts w:ascii="LiberationSerif" w:hAnsi="LiberationSerif" w:cs="LiberationSerif"/>
          <w:color w:val="000000"/>
          <w:kern w:val="0"/>
          <w:sz w:val="30"/>
          <w:szCs w:val="30"/>
        </w:rPr>
        <w:t xml:space="preserve">select box when you enter new text for a translation. When you have finished, click </w:t>
      </w:r>
      <w:r w:rsidRPr="00BB7677">
        <w:rPr>
          <w:rFonts w:ascii="LiberationSerif-Bold" w:hAnsi="LiberationSerif-Bold" w:cs="LiberationSerif-Bold"/>
          <w:b/>
          <w:bCs/>
          <w:color w:val="000000"/>
          <w:kern w:val="0"/>
          <w:sz w:val="30"/>
          <w:szCs w:val="30"/>
        </w:rPr>
        <w:t>SAVE AND TRANSLATE NEXT BLOCK</w:t>
      </w:r>
      <w:r w:rsidRPr="00BB7677">
        <w:rPr>
          <w:rFonts w:ascii="LiberationSerif" w:hAnsi="LiberationSerif" w:cs="LiberationSerif"/>
          <w:color w:val="000000"/>
          <w:kern w:val="0"/>
          <w:sz w:val="30"/>
          <w:szCs w:val="30"/>
        </w:rPr>
        <w:t>:</w:t>
      </w:r>
    </w:p>
    <w:p w14:paraId="0ABCC61B"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drawing>
          <wp:inline distT="0" distB="0" distL="0" distR="0" wp14:anchorId="157E6729" wp14:editId="2D484625">
            <wp:extent cx="6697980" cy="2301240"/>
            <wp:effectExtent l="0" t="0" r="7620" b="3810"/>
            <wp:docPr id="68337103"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7980" cy="2301240"/>
                    </a:xfrm>
                    <a:prstGeom prst="rect">
                      <a:avLst/>
                    </a:prstGeom>
                    <a:noFill/>
                    <a:ln>
                      <a:noFill/>
                    </a:ln>
                  </pic:spPr>
                </pic:pic>
              </a:graphicData>
            </a:graphic>
          </wp:inline>
        </w:drawing>
      </w:r>
    </w:p>
    <w:p w14:paraId="0708BBE6" w14:textId="77777777" w:rsidR="00BB7677" w:rsidRPr="00BB7677" w:rsidRDefault="00BB7677" w:rsidP="00BB767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B7677">
        <w:rPr>
          <w:rFonts w:ascii="LiberationSerif-Italic" w:hAnsi="LiberationSerif-Italic" w:cs="LiberationSerif-Italic"/>
          <w:i/>
          <w:iCs/>
          <w:color w:val="000000"/>
          <w:kern w:val="0"/>
          <w:sz w:val="22"/>
          <w:szCs w:val="22"/>
        </w:rPr>
        <w:t>Figure 11.8: Correcting fuzzy translations in the Rosetta interface</w:t>
      </w:r>
    </w:p>
    <w:p w14:paraId="751D21F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9AD28DE"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Serif" w:hAnsi="LiberationSerif" w:cs="LiberationSerif"/>
          <w:color w:val="000000"/>
          <w:kern w:val="0"/>
          <w:sz w:val="30"/>
          <w:szCs w:val="30"/>
        </w:rPr>
        <w:t xml:space="preserve">You can now go back to </w:t>
      </w:r>
      <w:r w:rsidRPr="00BB7677">
        <w:rPr>
          <w:rFonts w:ascii="LiberationMono" w:hAnsi="LiberationMono" w:cs="LiberationMono"/>
          <w:color w:val="000000"/>
          <w:kern w:val="0"/>
          <w:sz w:val="22"/>
          <w:szCs w:val="22"/>
        </w:rPr>
        <w:fldChar w:fldCharType="begin"/>
      </w:r>
      <w:ins w:id="3" w:author="Jean-Marc H" w:date="2025-07-14T12:53:00Z" w16du:dateUtc="2025-07-14T17:53:00Z">
        <w:r w:rsidRPr="00BB7677">
          <w:rPr>
            <w:rFonts w:ascii="LiberationMono" w:hAnsi="LiberationMono" w:cs="LiberationMono"/>
            <w:color w:val="000000"/>
            <w:kern w:val="0"/>
            <w:sz w:val="22"/>
            <w:szCs w:val="22"/>
          </w:rPr>
          <w:instrText>HYPERLINK "</w:instrText>
        </w:r>
      </w:ins>
      <w:r w:rsidRPr="00BB7677">
        <w:rPr>
          <w:rFonts w:ascii="LiberationMono" w:hAnsi="LiberationMono" w:cs="LiberationMono"/>
          <w:color w:val="000000"/>
          <w:kern w:val="0"/>
          <w:sz w:val="22"/>
          <w:szCs w:val="22"/>
        </w:rPr>
        <w:instrText>http://127.0.0.1:8000/en/rosetta/files/thirdparty/</w:instrText>
      </w:r>
      <w:ins w:id="4" w:author="Jean-Marc H" w:date="2025-07-14T12:53:00Z" w16du:dateUtc="2025-07-14T17:53:00Z">
        <w:r w:rsidRPr="00BB7677">
          <w:rPr>
            <w:rFonts w:ascii="LiberationMono" w:hAnsi="LiberationMono" w:cs="LiberationMono"/>
            <w:color w:val="000000"/>
            <w:kern w:val="0"/>
            <w:sz w:val="22"/>
            <w:szCs w:val="22"/>
          </w:rPr>
          <w:instrText>"</w:instrText>
        </w:r>
      </w:ins>
      <w:r w:rsidRPr="00BB7677">
        <w:rPr>
          <w:rFonts w:ascii="LiberationMono" w:hAnsi="LiberationMono" w:cs="LiberationMono"/>
          <w:color w:val="000000"/>
          <w:kern w:val="0"/>
          <w:sz w:val="22"/>
          <w:szCs w:val="22"/>
        </w:rPr>
        <w:fldChar w:fldCharType="separate"/>
      </w:r>
      <w:r w:rsidRPr="00BB7677">
        <w:rPr>
          <w:rFonts w:ascii="LiberationMono" w:hAnsi="LiberationMono" w:cs="LiberationMono"/>
          <w:color w:val="0563C1" w:themeColor="hyperlink"/>
          <w:kern w:val="0"/>
          <w:sz w:val="22"/>
          <w:szCs w:val="22"/>
          <w:u w:val="single"/>
        </w:rPr>
        <w:t>http://127.0.0.1:8000/en/rosetta/files/thirdparty/</w:t>
      </w:r>
      <w:r w:rsidRPr="00BB7677">
        <w:rPr>
          <w:rFonts w:ascii="LiberationMono" w:hAnsi="LiberationMono" w:cs="LiberationMono"/>
          <w:color w:val="000000"/>
          <w:kern w:val="0"/>
          <w:sz w:val="22"/>
          <w:szCs w:val="22"/>
        </w:rPr>
        <w:fldChar w:fldCharType="end"/>
      </w:r>
      <w:r w:rsidRPr="00BB7677">
        <w:rPr>
          <w:rFonts w:ascii="LiberationMono" w:hAnsi="LiberationMono" w:cs="LiberationMono"/>
          <w:color w:val="000000"/>
          <w:kern w:val="0"/>
          <w:sz w:val="22"/>
          <w:szCs w:val="22"/>
        </w:rPr>
        <w:t xml:space="preserve"> </w:t>
      </w:r>
      <w:r w:rsidRPr="00BB7677">
        <w:rPr>
          <w:rFonts w:ascii="LiberationSerif" w:hAnsi="LiberationSerif" w:cs="LiberationSerif"/>
          <w:color w:val="000000"/>
          <w:kern w:val="0"/>
          <w:sz w:val="30"/>
          <w:szCs w:val="30"/>
        </w:rPr>
        <w:t xml:space="preserve">and edit the Spanish translation for the </w:t>
      </w:r>
      <w:r w:rsidRPr="00BB7677">
        <w:rPr>
          <w:rFonts w:ascii="LiberationMono" w:hAnsi="LiberationMono" w:cs="LiberationMono"/>
          <w:color w:val="000000"/>
          <w:kern w:val="0"/>
          <w:sz w:val="22"/>
          <w:szCs w:val="22"/>
        </w:rPr>
        <w:t xml:space="preserve">orders </w:t>
      </w:r>
      <w:r w:rsidRPr="00BB7677">
        <w:rPr>
          <w:rFonts w:ascii="LiberationSerif" w:hAnsi="LiberationSerif" w:cs="LiberationSerif"/>
          <w:color w:val="000000"/>
          <w:kern w:val="0"/>
          <w:sz w:val="30"/>
          <w:szCs w:val="30"/>
        </w:rPr>
        <w:t>application as well.</w:t>
      </w:r>
    </w:p>
    <w:p w14:paraId="0305BD9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E46335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After translating the strings into Spanish, our site will be available in two languages. You have already learned how Django determines the current language. However, users may wish to switch languages. Let’s create the functionality that allows users to change their language preference.</w:t>
      </w:r>
    </w:p>
    <w:p w14:paraId="362BD437"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54"/>
          <w:szCs w:val="54"/>
        </w:rPr>
      </w:pPr>
      <w:r w:rsidRPr="00BB7677">
        <w:rPr>
          <w:rFonts w:ascii="DejaVuSans-Bold" w:hAnsi="DejaVuSans-Bold" w:cs="DejaVuSans-Bold"/>
          <w:b/>
          <w:bCs/>
          <w:color w:val="000000"/>
          <w:kern w:val="0"/>
          <w:sz w:val="54"/>
          <w:szCs w:val="54"/>
        </w:rPr>
        <w:lastRenderedPageBreak/>
        <w:t>Allowing users to switch language</w:t>
      </w:r>
    </w:p>
    <w:p w14:paraId="4A79236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Since you are serving content that is available in multiple languages, you should let your users switch the site’s language. You are going to add a language selector to your site. The language selector will consist of a list of available languages displayed using links.</w:t>
      </w:r>
    </w:p>
    <w:p w14:paraId="244F6BE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5EB35B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shop/base.html </w:t>
      </w:r>
      <w:r w:rsidRPr="00BB7677">
        <w:rPr>
          <w:rFonts w:ascii="LiberationSerif" w:hAnsi="LiberationSerif" w:cs="LiberationSerif"/>
          <w:color w:val="000000"/>
          <w:kern w:val="0"/>
          <w:sz w:val="30"/>
          <w:szCs w:val="30"/>
        </w:rPr>
        <w:t xml:space="preserve">template of the </w:t>
      </w:r>
      <w:r w:rsidRPr="00BB7677">
        <w:rPr>
          <w:rFonts w:ascii="LiberationMono" w:hAnsi="LiberationMono" w:cs="LiberationMono"/>
          <w:color w:val="000000"/>
          <w:kern w:val="0"/>
          <w:sz w:val="22"/>
          <w:szCs w:val="22"/>
        </w:rPr>
        <w:t xml:space="preserve">shop </w:t>
      </w:r>
      <w:r w:rsidRPr="00BB7677">
        <w:rPr>
          <w:rFonts w:ascii="LiberationSerif" w:hAnsi="LiberationSerif" w:cs="LiberationSerif"/>
          <w:color w:val="000000"/>
          <w:kern w:val="0"/>
          <w:sz w:val="30"/>
          <w:szCs w:val="30"/>
        </w:rPr>
        <w:t>application and locate the</w:t>
      </w:r>
    </w:p>
    <w:p w14:paraId="7B787B2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following lines:</w:t>
      </w:r>
    </w:p>
    <w:p w14:paraId="581A7B69"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 xml:space="preserve">div </w:t>
      </w:r>
      <w:r w:rsidRPr="00BB7677">
        <w:rPr>
          <w:rFonts w:ascii="LiberationMono" w:hAnsi="LiberationMono" w:cs="LiberationMono"/>
          <w:color w:val="996801"/>
          <w:kern w:val="0"/>
          <w:sz w:val="22"/>
          <w:szCs w:val="22"/>
        </w:rPr>
        <w:t>id</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"header"</w:t>
      </w:r>
      <w:r w:rsidRPr="00BB7677">
        <w:rPr>
          <w:rFonts w:ascii="LiberationMono" w:hAnsi="LiberationMono" w:cs="LiberationMono"/>
          <w:color w:val="383A42"/>
          <w:kern w:val="0"/>
          <w:sz w:val="22"/>
          <w:szCs w:val="22"/>
        </w:rPr>
        <w:t>&gt;</w:t>
      </w:r>
    </w:p>
    <w:p w14:paraId="0AFD53F9"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 xml:space="preserve">a </w:t>
      </w:r>
      <w:r w:rsidRPr="00BB7677">
        <w:rPr>
          <w:rFonts w:ascii="LiberationMono" w:hAnsi="LiberationMono" w:cs="LiberationMono"/>
          <w:color w:val="996801"/>
          <w:kern w:val="0"/>
          <w:sz w:val="22"/>
          <w:szCs w:val="22"/>
        </w:rPr>
        <w:t>href</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 xml:space="preserve">"/" </w:t>
      </w:r>
      <w:r w:rsidRPr="00BB7677">
        <w:rPr>
          <w:rFonts w:ascii="LiberationMono" w:hAnsi="LiberationMono" w:cs="LiberationMono"/>
          <w:color w:val="996801"/>
          <w:kern w:val="0"/>
          <w:sz w:val="22"/>
          <w:szCs w:val="22"/>
        </w:rPr>
        <w:t>class</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"logo"</w:t>
      </w:r>
      <w:r w:rsidRPr="00BB7677">
        <w:rPr>
          <w:rFonts w:ascii="LiberationMono" w:hAnsi="LiberationMono" w:cs="LiberationMono"/>
          <w:color w:val="383A42"/>
          <w:kern w:val="0"/>
          <w:sz w:val="22"/>
          <w:szCs w:val="22"/>
        </w:rPr>
        <w:t>&gt;{% translate "My shop" %}&lt;/</w:t>
      </w:r>
      <w:r w:rsidRPr="00BB7677">
        <w:rPr>
          <w:rFonts w:ascii="LiberationMono" w:hAnsi="LiberationMono" w:cs="LiberationMono"/>
          <w:color w:val="E55649"/>
          <w:kern w:val="0"/>
          <w:sz w:val="22"/>
          <w:szCs w:val="22"/>
        </w:rPr>
        <w:t>a</w:t>
      </w:r>
      <w:r w:rsidRPr="00BB7677">
        <w:rPr>
          <w:rFonts w:ascii="LiberationMono" w:hAnsi="LiberationMono" w:cs="LiberationMono"/>
          <w:color w:val="383A42"/>
          <w:kern w:val="0"/>
          <w:sz w:val="22"/>
          <w:szCs w:val="22"/>
        </w:rPr>
        <w:t>&gt;</w:t>
      </w:r>
    </w:p>
    <w:p w14:paraId="338B2F5B"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div</w:t>
      </w:r>
      <w:r w:rsidRPr="00BB7677">
        <w:rPr>
          <w:rFonts w:ascii="LiberationMono" w:hAnsi="LiberationMono" w:cs="LiberationMono"/>
          <w:color w:val="383A42"/>
          <w:kern w:val="0"/>
          <w:sz w:val="22"/>
          <w:szCs w:val="22"/>
        </w:rPr>
        <w:t>&gt;</w:t>
      </w:r>
    </w:p>
    <w:p w14:paraId="7DA47CDD"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p>
    <w:p w14:paraId="2A571D1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Replace them with the following code:</w:t>
      </w:r>
    </w:p>
    <w:p w14:paraId="6B03463B"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 xml:space="preserve">div </w:t>
      </w:r>
      <w:r w:rsidRPr="00BB7677">
        <w:rPr>
          <w:rFonts w:ascii="LiberationMono" w:hAnsi="LiberationMono" w:cs="LiberationMono"/>
          <w:color w:val="996801"/>
          <w:kern w:val="0"/>
          <w:sz w:val="22"/>
          <w:szCs w:val="22"/>
        </w:rPr>
        <w:t>id</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"header"</w:t>
      </w:r>
      <w:r w:rsidRPr="00BB7677">
        <w:rPr>
          <w:rFonts w:ascii="LiberationMono" w:hAnsi="LiberationMono" w:cs="LiberationMono"/>
          <w:color w:val="383A42"/>
          <w:kern w:val="0"/>
          <w:sz w:val="22"/>
          <w:szCs w:val="22"/>
        </w:rPr>
        <w:t>&gt;</w:t>
      </w:r>
    </w:p>
    <w:p w14:paraId="77AA2796"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 xml:space="preserve">a </w:t>
      </w:r>
      <w:r w:rsidRPr="00BB7677">
        <w:rPr>
          <w:rFonts w:ascii="LiberationMono" w:hAnsi="LiberationMono" w:cs="LiberationMono"/>
          <w:color w:val="996801"/>
          <w:kern w:val="0"/>
          <w:sz w:val="22"/>
          <w:szCs w:val="22"/>
        </w:rPr>
        <w:t>href</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 xml:space="preserve">"/" </w:t>
      </w:r>
      <w:r w:rsidRPr="00BB7677">
        <w:rPr>
          <w:rFonts w:ascii="LiberationMono" w:hAnsi="LiberationMono" w:cs="LiberationMono"/>
          <w:color w:val="996801"/>
          <w:kern w:val="0"/>
          <w:sz w:val="22"/>
          <w:szCs w:val="22"/>
        </w:rPr>
        <w:t>class</w:t>
      </w: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"logo"</w:t>
      </w:r>
      <w:r w:rsidRPr="00BB7677">
        <w:rPr>
          <w:rFonts w:ascii="LiberationMono" w:hAnsi="LiberationMono" w:cs="LiberationMono"/>
          <w:color w:val="383A42"/>
          <w:kern w:val="0"/>
          <w:sz w:val="22"/>
          <w:szCs w:val="22"/>
        </w:rPr>
        <w:t>&gt;{% translate "My shop" %}&lt;/</w:t>
      </w:r>
      <w:r w:rsidRPr="00BB7677">
        <w:rPr>
          <w:rFonts w:ascii="LiberationMono" w:hAnsi="LiberationMono" w:cs="LiberationMono"/>
          <w:color w:val="E55649"/>
          <w:kern w:val="0"/>
          <w:sz w:val="22"/>
          <w:szCs w:val="22"/>
        </w:rPr>
        <w:t>a</w:t>
      </w:r>
      <w:r w:rsidRPr="00BB7677">
        <w:rPr>
          <w:rFonts w:ascii="LiberationMono" w:hAnsi="LiberationMono" w:cs="LiberationMono"/>
          <w:color w:val="383A42"/>
          <w:kern w:val="0"/>
          <w:sz w:val="22"/>
          <w:szCs w:val="22"/>
        </w:rPr>
        <w:t>&gt;</w:t>
      </w:r>
    </w:p>
    <w:p w14:paraId="55BDA3E5"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 xml:space="preserve">    {% get_current_language as LANGUAGE_CODE %}</w:t>
      </w:r>
    </w:p>
    <w:p w14:paraId="67457283"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 xml:space="preserve">    {% get_available_languages as LANGUAGES %}</w:t>
      </w:r>
    </w:p>
    <w:p w14:paraId="6E470220"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 xml:space="preserve">    {% get_language_info_list for LANGUAGES as languages %}</w:t>
      </w:r>
    </w:p>
    <w:p w14:paraId="35296D1A"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&lt;</w:t>
      </w:r>
      <w:r w:rsidRPr="00BB7677">
        <w:rPr>
          <w:rFonts w:ascii="LiberationMono-Bold" w:hAnsi="LiberationMono-Bold" w:cs="LiberationMono-Bold"/>
          <w:b/>
          <w:bCs/>
          <w:color w:val="E55649"/>
          <w:kern w:val="0"/>
          <w:sz w:val="22"/>
          <w:szCs w:val="22"/>
        </w:rPr>
        <w:t xml:space="preserve">div </w:t>
      </w:r>
      <w:r w:rsidRPr="00BB7677">
        <w:rPr>
          <w:rFonts w:ascii="LiberationMono-Bold" w:hAnsi="LiberationMono-Bold" w:cs="LiberationMono-Bold"/>
          <w:b/>
          <w:bCs/>
          <w:color w:val="996801"/>
          <w:kern w:val="0"/>
          <w:sz w:val="22"/>
          <w:szCs w:val="22"/>
        </w:rPr>
        <w:t>class</w:t>
      </w:r>
      <w:r w:rsidRPr="00BB7677">
        <w:rPr>
          <w:rFonts w:ascii="LiberationMono-Bold" w:hAnsi="LiberationMono-Bold" w:cs="LiberationMono-Bold"/>
          <w:b/>
          <w:bCs/>
          <w:color w:val="383A42"/>
          <w:kern w:val="0"/>
          <w:sz w:val="22"/>
          <w:szCs w:val="22"/>
        </w:rPr>
        <w:t>=</w:t>
      </w:r>
      <w:r w:rsidRPr="00BB7677">
        <w:rPr>
          <w:rFonts w:ascii="LiberationMono-Bold" w:hAnsi="LiberationMono-Bold" w:cs="LiberationMono-Bold"/>
          <w:b/>
          <w:bCs/>
          <w:color w:val="50A24F"/>
          <w:kern w:val="0"/>
          <w:sz w:val="22"/>
          <w:szCs w:val="22"/>
        </w:rPr>
        <w:t>"languages"</w:t>
      </w:r>
      <w:r w:rsidRPr="00BB7677">
        <w:rPr>
          <w:rFonts w:ascii="LiberationMono-Bold" w:hAnsi="LiberationMono-Bold" w:cs="LiberationMono-Bold"/>
          <w:b/>
          <w:bCs/>
          <w:color w:val="383A42"/>
          <w:kern w:val="0"/>
          <w:sz w:val="22"/>
          <w:szCs w:val="22"/>
        </w:rPr>
        <w:t>&gt;</w:t>
      </w:r>
    </w:p>
    <w:p w14:paraId="114B5271"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&lt;</w:t>
      </w:r>
      <w:r w:rsidRPr="00BB7677">
        <w:rPr>
          <w:rFonts w:ascii="LiberationMono-Bold" w:hAnsi="LiberationMono-Bold" w:cs="LiberationMono-Bold"/>
          <w:b/>
          <w:bCs/>
          <w:color w:val="E55649"/>
          <w:kern w:val="0"/>
          <w:sz w:val="22"/>
          <w:szCs w:val="22"/>
        </w:rPr>
        <w:t>p</w:t>
      </w:r>
      <w:r w:rsidRPr="00BB7677">
        <w:rPr>
          <w:rFonts w:ascii="LiberationMono-Bold" w:hAnsi="LiberationMono-Bold" w:cs="LiberationMono-Bold"/>
          <w:b/>
          <w:bCs/>
          <w:color w:val="383A42"/>
          <w:kern w:val="0"/>
          <w:sz w:val="22"/>
          <w:szCs w:val="22"/>
        </w:rPr>
        <w:t>&gt;{% translate "Language" %}:&lt;/</w:t>
      </w:r>
      <w:r w:rsidRPr="00BB7677">
        <w:rPr>
          <w:rFonts w:ascii="LiberationMono-Bold" w:hAnsi="LiberationMono-Bold" w:cs="LiberationMono-Bold"/>
          <w:b/>
          <w:bCs/>
          <w:color w:val="E55649"/>
          <w:kern w:val="0"/>
          <w:sz w:val="22"/>
          <w:szCs w:val="22"/>
        </w:rPr>
        <w:t>p</w:t>
      </w:r>
      <w:r w:rsidRPr="00BB7677">
        <w:rPr>
          <w:rFonts w:ascii="LiberationMono-Bold" w:hAnsi="LiberationMono-Bold" w:cs="LiberationMono-Bold"/>
          <w:b/>
          <w:bCs/>
          <w:color w:val="383A42"/>
          <w:kern w:val="0"/>
          <w:sz w:val="22"/>
          <w:szCs w:val="22"/>
        </w:rPr>
        <w:t>&gt;</w:t>
      </w:r>
    </w:p>
    <w:p w14:paraId="11A68448"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&lt;</w:t>
      </w:r>
      <w:r w:rsidRPr="00BB7677">
        <w:rPr>
          <w:rFonts w:ascii="LiberationMono-Bold" w:hAnsi="LiberationMono-Bold" w:cs="LiberationMono-Bold"/>
          <w:b/>
          <w:bCs/>
          <w:color w:val="E55649"/>
          <w:kern w:val="0"/>
          <w:sz w:val="22"/>
          <w:szCs w:val="22"/>
        </w:rPr>
        <w:t xml:space="preserve">ul </w:t>
      </w:r>
      <w:r w:rsidRPr="00BB7677">
        <w:rPr>
          <w:rFonts w:ascii="LiberationMono-Bold" w:hAnsi="LiberationMono-Bold" w:cs="LiberationMono-Bold"/>
          <w:b/>
          <w:bCs/>
          <w:color w:val="996801"/>
          <w:kern w:val="0"/>
          <w:sz w:val="22"/>
          <w:szCs w:val="22"/>
        </w:rPr>
        <w:t>class</w:t>
      </w:r>
      <w:r w:rsidRPr="00BB7677">
        <w:rPr>
          <w:rFonts w:ascii="LiberationMono-Bold" w:hAnsi="LiberationMono-Bold" w:cs="LiberationMono-Bold"/>
          <w:b/>
          <w:bCs/>
          <w:color w:val="383A42"/>
          <w:kern w:val="0"/>
          <w:sz w:val="22"/>
          <w:szCs w:val="22"/>
        </w:rPr>
        <w:t>=</w:t>
      </w:r>
      <w:r w:rsidRPr="00BB7677">
        <w:rPr>
          <w:rFonts w:ascii="LiberationMono-Bold" w:hAnsi="LiberationMono-Bold" w:cs="LiberationMono-Bold"/>
          <w:b/>
          <w:bCs/>
          <w:color w:val="50A24F"/>
          <w:kern w:val="0"/>
          <w:sz w:val="22"/>
          <w:szCs w:val="22"/>
        </w:rPr>
        <w:t>"languages"</w:t>
      </w:r>
      <w:r w:rsidRPr="00BB7677">
        <w:rPr>
          <w:rFonts w:ascii="LiberationMono-Bold" w:hAnsi="LiberationMono-Bold" w:cs="LiberationMono-Bold"/>
          <w:b/>
          <w:bCs/>
          <w:color w:val="383A42"/>
          <w:kern w:val="0"/>
          <w:sz w:val="22"/>
          <w:szCs w:val="22"/>
        </w:rPr>
        <w:t>&gt;</w:t>
      </w:r>
    </w:p>
    <w:p w14:paraId="3C2D7FB8"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 xml:space="preserve">       {% for language in languages %}</w:t>
      </w:r>
    </w:p>
    <w:p w14:paraId="38898D36"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&lt;</w:t>
      </w:r>
      <w:r w:rsidRPr="00BB7677">
        <w:rPr>
          <w:rFonts w:ascii="LiberationMono-Bold" w:hAnsi="LiberationMono-Bold" w:cs="LiberationMono-Bold"/>
          <w:b/>
          <w:bCs/>
          <w:color w:val="E55649"/>
          <w:kern w:val="0"/>
          <w:sz w:val="22"/>
          <w:szCs w:val="22"/>
        </w:rPr>
        <w:t>li</w:t>
      </w:r>
      <w:r w:rsidRPr="00BB7677">
        <w:rPr>
          <w:rFonts w:ascii="LiberationMono-Bold" w:hAnsi="LiberationMono-Bold" w:cs="LiberationMono-Bold"/>
          <w:b/>
          <w:bCs/>
          <w:color w:val="383A42"/>
          <w:kern w:val="0"/>
          <w:sz w:val="22"/>
          <w:szCs w:val="22"/>
        </w:rPr>
        <w:t>&gt;</w:t>
      </w:r>
    </w:p>
    <w:p w14:paraId="0FFB2284"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50A24F"/>
          <w:kern w:val="0"/>
          <w:sz w:val="22"/>
          <w:szCs w:val="22"/>
        </w:rPr>
      </w:pPr>
      <w:r w:rsidRPr="00BB7677">
        <w:rPr>
          <w:rFonts w:ascii="LiberationMono-Bold" w:hAnsi="LiberationMono-Bold" w:cs="LiberationMono-Bold"/>
          <w:b/>
          <w:bCs/>
          <w:color w:val="383A42"/>
          <w:kern w:val="0"/>
          <w:sz w:val="22"/>
          <w:szCs w:val="22"/>
        </w:rPr>
        <w:t>&lt;</w:t>
      </w:r>
      <w:r w:rsidRPr="00BB7677">
        <w:rPr>
          <w:rFonts w:ascii="LiberationMono-Bold" w:hAnsi="LiberationMono-Bold" w:cs="LiberationMono-Bold"/>
          <w:b/>
          <w:bCs/>
          <w:color w:val="E55649"/>
          <w:kern w:val="0"/>
          <w:sz w:val="22"/>
          <w:szCs w:val="22"/>
        </w:rPr>
        <w:t xml:space="preserve">a </w:t>
      </w:r>
      <w:r w:rsidRPr="00BB7677">
        <w:rPr>
          <w:rFonts w:ascii="LiberationMono-Bold" w:hAnsi="LiberationMono-Bold" w:cs="LiberationMono-Bold"/>
          <w:b/>
          <w:bCs/>
          <w:color w:val="996801"/>
          <w:kern w:val="0"/>
          <w:sz w:val="22"/>
          <w:szCs w:val="22"/>
        </w:rPr>
        <w:t>href</w:t>
      </w:r>
      <w:r w:rsidRPr="00BB7677">
        <w:rPr>
          <w:rFonts w:ascii="LiberationMono-Bold" w:hAnsi="LiberationMono-Bold" w:cs="LiberationMono-Bold"/>
          <w:b/>
          <w:bCs/>
          <w:color w:val="383A42"/>
          <w:kern w:val="0"/>
          <w:sz w:val="22"/>
          <w:szCs w:val="22"/>
        </w:rPr>
        <w:t>=</w:t>
      </w:r>
      <w:r w:rsidRPr="00BB7677">
        <w:rPr>
          <w:rFonts w:ascii="LiberationMono-Bold" w:hAnsi="LiberationMono-Bold" w:cs="LiberationMono-Bold"/>
          <w:b/>
          <w:bCs/>
          <w:color w:val="50A24F"/>
          <w:kern w:val="0"/>
          <w:sz w:val="22"/>
          <w:szCs w:val="22"/>
        </w:rPr>
        <w:t>"/{{ language.code }}/"</w:t>
      </w:r>
    </w:p>
    <w:p w14:paraId="3067E9E3" w14:textId="77777777" w:rsidR="00BB7677" w:rsidRPr="00BB7677" w:rsidRDefault="00BB7677" w:rsidP="00BB7677">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BB7677">
        <w:rPr>
          <w:rFonts w:ascii="LiberationMono-Bold" w:hAnsi="LiberationMono-Bold" w:cs="LiberationMono-Bold"/>
          <w:b/>
          <w:bCs/>
          <w:color w:val="383A42"/>
          <w:kern w:val="0"/>
          <w:sz w:val="22"/>
          <w:szCs w:val="22"/>
        </w:rPr>
        <w:t xml:space="preserve">{% </w:t>
      </w:r>
      <w:r w:rsidRPr="00BB7677">
        <w:rPr>
          <w:rFonts w:ascii="LiberationMono-Bold" w:hAnsi="LiberationMono-Bold" w:cs="LiberationMono-Bold"/>
          <w:b/>
          <w:bCs/>
          <w:color w:val="996801"/>
          <w:kern w:val="0"/>
          <w:sz w:val="22"/>
          <w:szCs w:val="22"/>
        </w:rPr>
        <w:t xml:space="preserve">if language.code </w:t>
      </w:r>
      <w:r w:rsidRPr="00BB7677">
        <w:rPr>
          <w:rFonts w:ascii="LiberationMono-Bold" w:hAnsi="LiberationMono-Bold" w:cs="LiberationMono-Bold"/>
          <w:b/>
          <w:bCs/>
          <w:color w:val="383A42"/>
          <w:kern w:val="0"/>
          <w:sz w:val="22"/>
          <w:szCs w:val="22"/>
        </w:rPr>
        <w:t xml:space="preserve">== </w:t>
      </w:r>
      <w:r w:rsidRPr="00BB7677">
        <w:rPr>
          <w:rFonts w:ascii="LiberationMono-Bold" w:hAnsi="LiberationMono-Bold" w:cs="LiberationMono-Bold"/>
          <w:b/>
          <w:bCs/>
          <w:color w:val="50A24F"/>
          <w:kern w:val="0"/>
          <w:sz w:val="22"/>
          <w:szCs w:val="22"/>
        </w:rPr>
        <w:t xml:space="preserve">LANGUAGE_CODE </w:t>
      </w:r>
      <w:r w:rsidRPr="00BB7677">
        <w:rPr>
          <w:rFonts w:ascii="LiberationMono-Bold" w:hAnsi="LiberationMono-Bold" w:cs="LiberationMono-Bold"/>
          <w:b/>
          <w:bCs/>
          <w:color w:val="383A42"/>
          <w:kern w:val="0"/>
          <w:sz w:val="22"/>
          <w:szCs w:val="22"/>
        </w:rPr>
        <w:t xml:space="preserve">%} </w:t>
      </w:r>
      <w:r w:rsidRPr="00BB7677">
        <w:rPr>
          <w:rFonts w:ascii="LiberationMono-Bold" w:hAnsi="LiberationMono-Bold" w:cs="LiberationMono-Bold"/>
          <w:b/>
          <w:bCs/>
          <w:color w:val="996801"/>
          <w:kern w:val="0"/>
          <w:sz w:val="22"/>
          <w:szCs w:val="22"/>
        </w:rPr>
        <w:t>class</w:t>
      </w:r>
      <w:r w:rsidRPr="00BB7677">
        <w:rPr>
          <w:rFonts w:ascii="LiberationMono-Bold" w:hAnsi="LiberationMono-Bold" w:cs="LiberationMono-Bold"/>
          <w:b/>
          <w:bCs/>
          <w:color w:val="383A42"/>
          <w:kern w:val="0"/>
          <w:sz w:val="22"/>
          <w:szCs w:val="22"/>
        </w:rPr>
        <w:t>=</w:t>
      </w:r>
      <w:r w:rsidRPr="00BB7677">
        <w:rPr>
          <w:rFonts w:ascii="LiberationMono-Bold" w:hAnsi="LiberationMono-Bold" w:cs="LiberationMono-Bold"/>
          <w:b/>
          <w:bCs/>
          <w:color w:val="50A24F"/>
          <w:kern w:val="0"/>
          <w:sz w:val="22"/>
          <w:szCs w:val="22"/>
        </w:rPr>
        <w:t>"selecte</w:t>
      </w:r>
    </w:p>
    <w:p w14:paraId="1D846B54" w14:textId="77777777" w:rsidR="00BB7677" w:rsidRPr="00BB7677" w:rsidRDefault="00BB7677" w:rsidP="00BB767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 xml:space="preserve">     {{ language.name_local }}</w:t>
      </w:r>
    </w:p>
    <w:p w14:paraId="7C164264"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&lt;/</w:t>
      </w:r>
      <w:r w:rsidRPr="00BB7677">
        <w:rPr>
          <w:rFonts w:ascii="LiberationMono-Bold" w:hAnsi="LiberationMono-Bold" w:cs="LiberationMono-Bold"/>
          <w:b/>
          <w:bCs/>
          <w:color w:val="E55649"/>
          <w:kern w:val="0"/>
          <w:sz w:val="22"/>
          <w:szCs w:val="22"/>
        </w:rPr>
        <w:t>a</w:t>
      </w:r>
      <w:r w:rsidRPr="00BB7677">
        <w:rPr>
          <w:rFonts w:ascii="LiberationMono-Bold" w:hAnsi="LiberationMono-Bold" w:cs="LiberationMono-Bold"/>
          <w:b/>
          <w:bCs/>
          <w:color w:val="383A42"/>
          <w:kern w:val="0"/>
          <w:sz w:val="22"/>
          <w:szCs w:val="22"/>
        </w:rPr>
        <w:t>&gt;</w:t>
      </w:r>
    </w:p>
    <w:p w14:paraId="7CFDDE1A"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&lt;/</w:t>
      </w:r>
      <w:r w:rsidRPr="00BB7677">
        <w:rPr>
          <w:rFonts w:ascii="LiberationMono-Bold" w:hAnsi="LiberationMono-Bold" w:cs="LiberationMono-Bold"/>
          <w:b/>
          <w:bCs/>
          <w:color w:val="E55649"/>
          <w:kern w:val="0"/>
          <w:sz w:val="22"/>
          <w:szCs w:val="22"/>
        </w:rPr>
        <w:t>li</w:t>
      </w:r>
      <w:r w:rsidRPr="00BB7677">
        <w:rPr>
          <w:rFonts w:ascii="LiberationMono-Bold" w:hAnsi="LiberationMono-Bold" w:cs="LiberationMono-Bold"/>
          <w:b/>
          <w:bCs/>
          <w:color w:val="383A42"/>
          <w:kern w:val="0"/>
          <w:sz w:val="22"/>
          <w:szCs w:val="22"/>
        </w:rPr>
        <w:t>&gt;</w:t>
      </w:r>
    </w:p>
    <w:p w14:paraId="323E7B50"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 xml:space="preserve">         {% endfor %}</w:t>
      </w:r>
    </w:p>
    <w:p w14:paraId="220D8D3F"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 xml:space="preserve">    &lt;/</w:t>
      </w:r>
      <w:r w:rsidRPr="00BB7677">
        <w:rPr>
          <w:rFonts w:ascii="LiberationMono-Bold" w:hAnsi="LiberationMono-Bold" w:cs="LiberationMono-Bold"/>
          <w:b/>
          <w:bCs/>
          <w:color w:val="E55649"/>
          <w:kern w:val="0"/>
          <w:sz w:val="22"/>
          <w:szCs w:val="22"/>
        </w:rPr>
        <w:t>ul</w:t>
      </w:r>
      <w:r w:rsidRPr="00BB7677">
        <w:rPr>
          <w:rFonts w:ascii="LiberationMono-Bold" w:hAnsi="LiberationMono-Bold" w:cs="LiberationMono-Bold"/>
          <w:b/>
          <w:bCs/>
          <w:color w:val="383A42"/>
          <w:kern w:val="0"/>
          <w:sz w:val="22"/>
          <w:szCs w:val="22"/>
        </w:rPr>
        <w:t>&gt;</w:t>
      </w:r>
    </w:p>
    <w:p w14:paraId="7CF073EA"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 xml:space="preserve">    &lt;/</w:t>
      </w:r>
      <w:r w:rsidRPr="00BB7677">
        <w:rPr>
          <w:rFonts w:ascii="LiberationMono-Bold" w:hAnsi="LiberationMono-Bold" w:cs="LiberationMono-Bold"/>
          <w:b/>
          <w:bCs/>
          <w:color w:val="E55649"/>
          <w:kern w:val="0"/>
          <w:sz w:val="22"/>
          <w:szCs w:val="22"/>
        </w:rPr>
        <w:t>div</w:t>
      </w:r>
      <w:r w:rsidRPr="00BB7677">
        <w:rPr>
          <w:rFonts w:ascii="LiberationMono-Bold" w:hAnsi="LiberationMono-Bold" w:cs="LiberationMono-Bold"/>
          <w:b/>
          <w:bCs/>
          <w:color w:val="383A42"/>
          <w:kern w:val="0"/>
          <w:sz w:val="22"/>
          <w:szCs w:val="22"/>
        </w:rPr>
        <w:t>&gt;</w:t>
      </w:r>
    </w:p>
    <w:p w14:paraId="2F9BC388"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&lt;/</w:t>
      </w:r>
      <w:r w:rsidRPr="00BB7677">
        <w:rPr>
          <w:rFonts w:ascii="LiberationMono" w:hAnsi="LiberationMono" w:cs="LiberationMono"/>
          <w:color w:val="E55649"/>
          <w:kern w:val="0"/>
          <w:sz w:val="22"/>
          <w:szCs w:val="22"/>
        </w:rPr>
        <w:t>div</w:t>
      </w:r>
      <w:r w:rsidRPr="00BB7677">
        <w:rPr>
          <w:rFonts w:ascii="LiberationMono" w:hAnsi="LiberationMono" w:cs="LiberationMono"/>
          <w:color w:val="383A42"/>
          <w:kern w:val="0"/>
          <w:sz w:val="22"/>
          <w:szCs w:val="22"/>
        </w:rPr>
        <w:t>&gt;</w:t>
      </w:r>
    </w:p>
    <w:p w14:paraId="05A9051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033E35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Make sure that no template tag is split into multiple lines.</w:t>
      </w:r>
    </w:p>
    <w:p w14:paraId="21A4969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This is how you build your language selector:</w:t>
      </w:r>
    </w:p>
    <w:p w14:paraId="4231AB2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67F7C31" w14:textId="77777777" w:rsidR="00BB7677" w:rsidRPr="00BB7677" w:rsidRDefault="00BB7677" w:rsidP="00BB7677">
      <w:pPr>
        <w:numPr>
          <w:ilvl w:val="0"/>
          <w:numId w:val="12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You load the internationalization tags using </w:t>
      </w:r>
      <w:r w:rsidRPr="00BB7677">
        <w:rPr>
          <w:rFonts w:ascii="LiberationMono" w:hAnsi="LiberationMono" w:cs="LiberationMono"/>
          <w:color w:val="000000"/>
          <w:kern w:val="0"/>
          <w:sz w:val="22"/>
          <w:szCs w:val="22"/>
        </w:rPr>
        <w:t xml:space="preserve">{% load i18n %} </w:t>
      </w:r>
      <w:r w:rsidRPr="00BB7677">
        <w:rPr>
          <w:rFonts w:ascii="LiberationSerif" w:hAnsi="LiberationSerif" w:cs="LiberationSerif"/>
          <w:color w:val="000000"/>
          <w:kern w:val="0"/>
          <w:sz w:val="30"/>
          <w:szCs w:val="30"/>
        </w:rPr>
        <w:t>.</w:t>
      </w:r>
    </w:p>
    <w:p w14:paraId="63CC1DC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89FE537" w14:textId="77777777" w:rsidR="00BB7677" w:rsidRPr="00BB7677" w:rsidRDefault="00BB7677" w:rsidP="00BB7677">
      <w:pPr>
        <w:numPr>
          <w:ilvl w:val="0"/>
          <w:numId w:val="12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You use the </w:t>
      </w:r>
      <w:r w:rsidRPr="00BB7677">
        <w:rPr>
          <w:rFonts w:ascii="LiberationMono" w:hAnsi="LiberationMono" w:cs="LiberationMono"/>
          <w:color w:val="000000"/>
          <w:kern w:val="0"/>
          <w:sz w:val="22"/>
          <w:szCs w:val="22"/>
        </w:rPr>
        <w:t xml:space="preserve">{% get_current_language %} </w:t>
      </w:r>
      <w:r w:rsidRPr="00BB7677">
        <w:rPr>
          <w:rFonts w:ascii="LiberationSerif" w:hAnsi="LiberationSerif" w:cs="LiberationSerif"/>
          <w:color w:val="000000"/>
          <w:kern w:val="0"/>
          <w:sz w:val="30"/>
          <w:szCs w:val="30"/>
        </w:rPr>
        <w:t>tag to retrieve the current language.</w:t>
      </w:r>
    </w:p>
    <w:p w14:paraId="19293B1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DCD69A0" w14:textId="77777777" w:rsidR="00BB7677" w:rsidRPr="00BB7677" w:rsidRDefault="00BB7677" w:rsidP="00BB7677">
      <w:pPr>
        <w:numPr>
          <w:ilvl w:val="0"/>
          <w:numId w:val="125"/>
        </w:numPr>
        <w:autoSpaceDE w:val="0"/>
        <w:autoSpaceDN w:val="0"/>
        <w:adjustRightInd w:val="0"/>
        <w:spacing w:after="0" w:line="240" w:lineRule="auto"/>
        <w:contextualSpacing/>
        <w:rPr>
          <w:rFonts w:ascii="LiberationMono" w:hAnsi="LiberationMono" w:cs="LiberationMono"/>
          <w:color w:val="000000"/>
          <w:kern w:val="0"/>
          <w:sz w:val="22"/>
          <w:szCs w:val="22"/>
        </w:rPr>
      </w:pPr>
      <w:r w:rsidRPr="00BB7677">
        <w:rPr>
          <w:rFonts w:ascii="LiberationSerif" w:hAnsi="LiberationSerif" w:cs="LiberationSerif"/>
          <w:color w:val="000000"/>
          <w:kern w:val="0"/>
          <w:sz w:val="30"/>
          <w:szCs w:val="30"/>
        </w:rPr>
        <w:t xml:space="preserve">You get the languages defined in the </w:t>
      </w:r>
      <w:r w:rsidRPr="00BB7677">
        <w:rPr>
          <w:rFonts w:ascii="LiberationMono" w:hAnsi="LiberationMono" w:cs="LiberationMono"/>
          <w:color w:val="000000"/>
          <w:kern w:val="0"/>
          <w:sz w:val="22"/>
          <w:szCs w:val="22"/>
        </w:rPr>
        <w:t xml:space="preserve">LANGUAGES </w:t>
      </w:r>
      <w:r w:rsidRPr="00BB7677">
        <w:rPr>
          <w:rFonts w:ascii="LiberationSerif" w:hAnsi="LiberationSerif" w:cs="LiberationSerif"/>
          <w:color w:val="000000"/>
          <w:kern w:val="0"/>
          <w:sz w:val="30"/>
          <w:szCs w:val="30"/>
        </w:rPr>
        <w:t xml:space="preserve">setting using the </w:t>
      </w:r>
      <w:r w:rsidRPr="00BB7677">
        <w:rPr>
          <w:rFonts w:ascii="LiberationMono" w:hAnsi="LiberationMono" w:cs="LiberationMono"/>
          <w:color w:val="000000"/>
          <w:kern w:val="0"/>
          <w:sz w:val="22"/>
          <w:szCs w:val="22"/>
        </w:rPr>
        <w:t xml:space="preserve">{% get_available_languages %} </w:t>
      </w:r>
      <w:r w:rsidRPr="00BB7677">
        <w:rPr>
          <w:rFonts w:ascii="LiberationSerif" w:hAnsi="LiberationSerif" w:cs="LiberationSerif"/>
          <w:color w:val="000000"/>
          <w:kern w:val="0"/>
          <w:sz w:val="30"/>
          <w:szCs w:val="30"/>
        </w:rPr>
        <w:t>template tag.</w:t>
      </w:r>
    </w:p>
    <w:p w14:paraId="2C5A11C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6686299" w14:textId="77777777" w:rsidR="00BB7677" w:rsidRPr="00BB7677" w:rsidRDefault="00BB7677" w:rsidP="00BB7677">
      <w:pPr>
        <w:numPr>
          <w:ilvl w:val="0"/>
          <w:numId w:val="12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You use the tag </w:t>
      </w:r>
      <w:r w:rsidRPr="00BB7677">
        <w:rPr>
          <w:rFonts w:ascii="LiberationMono" w:hAnsi="LiberationMono" w:cs="LiberationMono"/>
          <w:color w:val="000000"/>
          <w:kern w:val="0"/>
          <w:sz w:val="22"/>
          <w:szCs w:val="22"/>
        </w:rPr>
        <w:t xml:space="preserve">{% get_language_info_list %} </w:t>
      </w:r>
      <w:r w:rsidRPr="00BB7677">
        <w:rPr>
          <w:rFonts w:ascii="LiberationSerif" w:hAnsi="LiberationSerif" w:cs="LiberationSerif"/>
          <w:color w:val="000000"/>
          <w:kern w:val="0"/>
          <w:sz w:val="30"/>
          <w:szCs w:val="30"/>
        </w:rPr>
        <w:t>to provide easy access to the language attributes.</w:t>
      </w:r>
    </w:p>
    <w:p w14:paraId="3D9B4B9E" w14:textId="77777777" w:rsidR="00BB7677" w:rsidRPr="00BB7677" w:rsidRDefault="00BB7677" w:rsidP="00BB7677">
      <w:pPr>
        <w:numPr>
          <w:ilvl w:val="0"/>
          <w:numId w:val="12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lastRenderedPageBreak/>
        <w:t xml:space="preserve">You build an HTML list to display all available languages, and you add a </w:t>
      </w:r>
      <w:r w:rsidRPr="00BB7677">
        <w:rPr>
          <w:rFonts w:ascii="LiberationMono" w:hAnsi="LiberationMono" w:cs="LiberationMono"/>
          <w:color w:val="000000"/>
          <w:kern w:val="0"/>
          <w:sz w:val="22"/>
          <w:szCs w:val="22"/>
        </w:rPr>
        <w:t xml:space="preserve">selected </w:t>
      </w:r>
      <w:r w:rsidRPr="00BB7677">
        <w:rPr>
          <w:rFonts w:ascii="LiberationSerif" w:hAnsi="LiberationSerif" w:cs="LiberationSerif"/>
          <w:color w:val="000000"/>
          <w:kern w:val="0"/>
          <w:sz w:val="30"/>
          <w:szCs w:val="30"/>
        </w:rPr>
        <w:t>class attribute to the currently active language.</w:t>
      </w:r>
    </w:p>
    <w:p w14:paraId="09B0C38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D4A687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In the code for the language selector, you used the template tags provided by </w:t>
      </w:r>
      <w:r w:rsidRPr="00BB7677">
        <w:rPr>
          <w:rFonts w:ascii="LiberationMono" w:hAnsi="LiberationMono" w:cs="LiberationMono"/>
          <w:color w:val="000000"/>
          <w:kern w:val="0"/>
          <w:sz w:val="22"/>
          <w:szCs w:val="22"/>
        </w:rPr>
        <w:t xml:space="preserve">i18n </w:t>
      </w:r>
      <w:r w:rsidRPr="00BB7677">
        <w:rPr>
          <w:rFonts w:ascii="LiberationSerif" w:hAnsi="LiberationSerif" w:cs="LiberationSerif"/>
          <w:color w:val="000000"/>
          <w:kern w:val="0"/>
          <w:sz w:val="30"/>
          <w:szCs w:val="30"/>
        </w:rPr>
        <w:t xml:space="preserve">, based on the languages available in the settings of your project. Now, open </w:t>
      </w:r>
      <w:r w:rsidRPr="00BB7677">
        <w:rPr>
          <w:rFonts w:ascii="LiberationMono" w:hAnsi="LiberationMono" w:cs="LiberationMono"/>
          <w:color w:val="000000"/>
          <w:kern w:val="0"/>
          <w:sz w:val="22"/>
          <w:szCs w:val="22"/>
        </w:rPr>
        <w:t xml:space="preserve">http://127.0.0.1:8000/ </w:t>
      </w:r>
      <w:r w:rsidRPr="00BB7677">
        <w:rPr>
          <w:rFonts w:ascii="LiberationSerif" w:hAnsi="LiberationSerif" w:cs="LiberationSerif"/>
          <w:color w:val="000000"/>
          <w:kern w:val="0"/>
          <w:sz w:val="30"/>
          <w:szCs w:val="30"/>
        </w:rPr>
        <w:t>in your browser and take a look. You should see the language selector in the top right-hand corner of the site, as follows:</w:t>
      </w:r>
    </w:p>
    <w:p w14:paraId="0A9757B5"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drawing>
          <wp:inline distT="0" distB="0" distL="0" distR="0" wp14:anchorId="48B7C066" wp14:editId="4C5CE36B">
            <wp:extent cx="6697980" cy="2766060"/>
            <wp:effectExtent l="0" t="0" r="7620" b="0"/>
            <wp:docPr id="1104976503"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7980" cy="2766060"/>
                    </a:xfrm>
                    <a:prstGeom prst="rect">
                      <a:avLst/>
                    </a:prstGeom>
                    <a:noFill/>
                    <a:ln>
                      <a:noFill/>
                    </a:ln>
                  </pic:spPr>
                </pic:pic>
              </a:graphicData>
            </a:graphic>
          </wp:inline>
        </w:drawing>
      </w:r>
    </w:p>
    <w:p w14:paraId="6B0C7B7D"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drawing>
          <wp:inline distT="0" distB="0" distL="0" distR="0" wp14:anchorId="228D5BF6" wp14:editId="240DA8E9">
            <wp:extent cx="53340" cy="7620"/>
            <wp:effectExtent l="0" t="0" r="0" b="0"/>
            <wp:docPr id="400232497"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 cy="7620"/>
                    </a:xfrm>
                    <a:prstGeom prst="rect">
                      <a:avLst/>
                    </a:prstGeom>
                    <a:noFill/>
                    <a:ln>
                      <a:noFill/>
                    </a:ln>
                  </pic:spPr>
                </pic:pic>
              </a:graphicData>
            </a:graphic>
          </wp:inline>
        </w:drawing>
      </w:r>
      <w:r w:rsidRPr="00BB7677">
        <w:rPr>
          <w:rFonts w:ascii="LiberationSerif" w:hAnsi="LiberationSerif" w:cs="LiberationSerif"/>
          <w:noProof/>
          <w:color w:val="000000"/>
          <w:kern w:val="0"/>
          <w:sz w:val="30"/>
          <w:szCs w:val="30"/>
        </w:rPr>
        <w:drawing>
          <wp:inline distT="0" distB="0" distL="0" distR="0" wp14:anchorId="3B15C37E" wp14:editId="4CF9923D">
            <wp:extent cx="53340" cy="7620"/>
            <wp:effectExtent l="0" t="0" r="0" b="0"/>
            <wp:docPr id="940501868"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 cy="7620"/>
                    </a:xfrm>
                    <a:prstGeom prst="rect">
                      <a:avLst/>
                    </a:prstGeom>
                    <a:noFill/>
                    <a:ln>
                      <a:noFill/>
                    </a:ln>
                  </pic:spPr>
                </pic:pic>
              </a:graphicData>
            </a:graphic>
          </wp:inline>
        </w:drawing>
      </w:r>
      <w:r w:rsidRPr="00BB7677">
        <w:rPr>
          <w:rFonts w:ascii="LiberationSerif-Italic" w:hAnsi="LiberationSerif-Italic" w:cs="LiberationSerif-Italic"/>
          <w:i/>
          <w:iCs/>
          <w:color w:val="000000"/>
          <w:kern w:val="0"/>
          <w:sz w:val="22"/>
          <w:szCs w:val="22"/>
        </w:rPr>
        <w:t>Figure 11.9: The product list page, including a language selector in the site header</w:t>
      </w:r>
    </w:p>
    <w:p w14:paraId="58EA683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3ACDEE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9F0CE8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mc:AlternateContent>
          <mc:Choice Requires="wps">
            <w:drawing>
              <wp:anchor distT="45720" distB="45720" distL="114300" distR="114300" simplePos="0" relativeHeight="251664384" behindDoc="0" locked="0" layoutInCell="1" allowOverlap="1" wp14:anchorId="1D6C035B" wp14:editId="53C981B0">
                <wp:simplePos x="0" y="0"/>
                <wp:positionH relativeFrom="column">
                  <wp:posOffset>807720</wp:posOffset>
                </wp:positionH>
                <wp:positionV relativeFrom="paragraph">
                  <wp:posOffset>11430</wp:posOffset>
                </wp:positionV>
                <wp:extent cx="5097780" cy="1249680"/>
                <wp:effectExtent l="0" t="0" r="26670" b="26670"/>
                <wp:wrapSquare wrapText="bothSides"/>
                <wp:docPr id="112987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1249680"/>
                        </a:xfrm>
                        <a:prstGeom prst="rect">
                          <a:avLst/>
                        </a:prstGeom>
                        <a:solidFill>
                          <a:srgbClr val="FFFFFF"/>
                        </a:solidFill>
                        <a:ln w="9525">
                          <a:solidFill>
                            <a:srgbClr val="000000"/>
                          </a:solidFill>
                          <a:miter lim="800000"/>
                          <a:headEnd/>
                          <a:tailEnd/>
                        </a:ln>
                      </wps:spPr>
                      <wps:txbx>
                        <w:txbxContent>
                          <w:p w14:paraId="13931F4A"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Images in this chapter:</w:t>
                            </w:r>
                          </w:p>
                          <w:p w14:paraId="0E240917"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77D7B78"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Green tea</w:t>
                            </w:r>
                            <w:r>
                              <w:rPr>
                                <w:rFonts w:ascii="LiberationSerif" w:hAnsi="LiberationSerif" w:cs="LiberationSerif"/>
                                <w:color w:val="000000"/>
                                <w:kern w:val="0"/>
                                <w:sz w:val="30"/>
                                <w:szCs w:val="30"/>
                              </w:rPr>
                              <w:t>: Photo by Jia Ye on Unsplash</w:t>
                            </w:r>
                          </w:p>
                          <w:p w14:paraId="43F66257"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Red tea</w:t>
                            </w:r>
                            <w:r>
                              <w:rPr>
                                <w:rFonts w:ascii="LiberationSerif" w:hAnsi="LiberationSerif" w:cs="LiberationSerif"/>
                                <w:color w:val="000000"/>
                                <w:kern w:val="0"/>
                                <w:sz w:val="30"/>
                                <w:szCs w:val="30"/>
                              </w:rPr>
                              <w:t>: Photo by Manki Kim on Unsplash</w:t>
                            </w:r>
                          </w:p>
                          <w:p w14:paraId="5E2782D6"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Tea powder</w:t>
                            </w:r>
                            <w:r>
                              <w:rPr>
                                <w:rFonts w:ascii="LiberationSerif" w:hAnsi="LiberationSerif" w:cs="LiberationSerif"/>
                                <w:color w:val="000000"/>
                                <w:kern w:val="0"/>
                                <w:sz w:val="30"/>
                                <w:szCs w:val="30"/>
                              </w:rPr>
                              <w:t>: Photo by Phuong Nguyen on Unsplash</w:t>
                            </w:r>
                          </w:p>
                          <w:p w14:paraId="2CD346C7" w14:textId="77777777" w:rsidR="00BB7677" w:rsidRDefault="00BB7677" w:rsidP="00BB76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C035B" id="_x0000_s1031" type="#_x0000_t202" style="position:absolute;margin-left:63.6pt;margin-top:.9pt;width:401.4pt;height:98.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">
                <v:textbox>
                  <w:txbxContent>
                    <w:p w14:paraId="13931F4A"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Images in this chapter:</w:t>
                      </w:r>
                    </w:p>
                    <w:p w14:paraId="0E240917"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77D7B78"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Green tea</w:t>
                      </w:r>
                      <w:r>
                        <w:rPr>
                          <w:rFonts w:ascii="LiberationSerif" w:hAnsi="LiberationSerif" w:cs="LiberationSerif"/>
                          <w:color w:val="000000"/>
                          <w:kern w:val="0"/>
                          <w:sz w:val="30"/>
                          <w:szCs w:val="30"/>
                        </w:rPr>
                        <w:t>: Photo by Jia Ye on Unsplash</w:t>
                      </w:r>
                    </w:p>
                    <w:p w14:paraId="43F66257"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Red tea</w:t>
                      </w:r>
                      <w:r>
                        <w:rPr>
                          <w:rFonts w:ascii="LiberationSerif" w:hAnsi="LiberationSerif" w:cs="LiberationSerif"/>
                          <w:color w:val="000000"/>
                          <w:kern w:val="0"/>
                          <w:sz w:val="30"/>
                          <w:szCs w:val="30"/>
                        </w:rPr>
                        <w:t>: Photo by Manki Kim on Unsplash</w:t>
                      </w:r>
                    </w:p>
                    <w:p w14:paraId="5E2782D6"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Tea powder</w:t>
                      </w:r>
                      <w:r>
                        <w:rPr>
                          <w:rFonts w:ascii="LiberationSerif" w:hAnsi="LiberationSerif" w:cs="LiberationSerif"/>
                          <w:color w:val="000000"/>
                          <w:kern w:val="0"/>
                          <w:sz w:val="30"/>
                          <w:szCs w:val="30"/>
                        </w:rPr>
                        <w:t>: Photo by Phuong Nguyen on Unsplash</w:t>
                      </w:r>
                    </w:p>
                    <w:p w14:paraId="2CD346C7" w14:textId="77777777" w:rsidR="00BB7677" w:rsidRDefault="00BB7677" w:rsidP="00BB7677"/>
                  </w:txbxContent>
                </v:textbox>
                <w10:wrap type="square"/>
              </v:shape>
            </w:pict>
          </mc:Fallback>
        </mc:AlternateContent>
      </w:r>
      <w:r w:rsidRPr="00BB7677">
        <w:rPr>
          <w:rFonts w:ascii="LiberationSerif" w:hAnsi="LiberationSerif" w:cs="LiberationSerif"/>
          <w:noProof/>
          <w:color w:val="000000"/>
          <w:kern w:val="0"/>
          <w:sz w:val="30"/>
          <w:szCs w:val="30"/>
        </w:rPr>
        <w:drawing>
          <wp:inline distT="0" distB="0" distL="0" distR="0" wp14:anchorId="74812FA6" wp14:editId="1B0DF708">
            <wp:extent cx="693420" cy="1310640"/>
            <wp:effectExtent l="0" t="0" r="0" b="3810"/>
            <wp:docPr id="1905369220"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3420" cy="1310640"/>
                    </a:xfrm>
                    <a:prstGeom prst="rect">
                      <a:avLst/>
                    </a:prstGeom>
                    <a:noFill/>
                    <a:ln>
                      <a:noFill/>
                    </a:ln>
                  </pic:spPr>
                </pic:pic>
              </a:graphicData>
            </a:graphic>
          </wp:inline>
        </w:drawing>
      </w:r>
    </w:p>
    <w:p w14:paraId="762F5C1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1EBE84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Users can now effortlessly switch to their preferred language by selecting from the options available in the language selector.</w:t>
      </w:r>
    </w:p>
    <w:p w14:paraId="223A6EB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6B63F8B"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54"/>
          <w:szCs w:val="54"/>
        </w:rPr>
      </w:pPr>
      <w:r w:rsidRPr="00BB7677">
        <w:rPr>
          <w:rFonts w:ascii="DejaVuSans-Bold" w:hAnsi="DejaVuSans-Bold" w:cs="DejaVuSans-Bold"/>
          <w:b/>
          <w:bCs/>
          <w:color w:val="000000"/>
          <w:kern w:val="0"/>
          <w:sz w:val="54"/>
          <w:szCs w:val="54"/>
        </w:rPr>
        <w:t>Translating models with django-parler</w:t>
      </w:r>
    </w:p>
    <w:p w14:paraId="08B081E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Django does not include built-in support to translate models. To manage content in multiple languages, you can either develop a custom solution or opt for a third-party module that facilitates model translation. There are several third-party applications available, each employing a unique method for storing and retrieving translations. One </w:t>
      </w:r>
      <w:r w:rsidRPr="00BB7677">
        <w:rPr>
          <w:rFonts w:ascii="LiberationSerif" w:hAnsi="LiberationSerif" w:cs="LiberationSerif"/>
          <w:color w:val="000000"/>
          <w:kern w:val="0"/>
          <w:sz w:val="30"/>
          <w:szCs w:val="30"/>
        </w:rPr>
        <w:lastRenderedPageBreak/>
        <w:t xml:space="preserve">of these applications is </w:t>
      </w:r>
      <w:r w:rsidRPr="00BB7677">
        <w:rPr>
          <w:rFonts w:ascii="LiberationMono" w:hAnsi="LiberationMono" w:cs="LiberationMono"/>
          <w:color w:val="000000"/>
          <w:kern w:val="0"/>
          <w:sz w:val="22"/>
          <w:szCs w:val="22"/>
        </w:rPr>
        <w:t>djangoparler</w:t>
      </w:r>
      <w:r w:rsidRPr="00BB7677">
        <w:rPr>
          <w:rFonts w:ascii="LiberationSerif" w:hAnsi="LiberationSerif" w:cs="LiberationSerif"/>
          <w:color w:val="000000"/>
          <w:kern w:val="0"/>
          <w:sz w:val="30"/>
          <w:szCs w:val="30"/>
        </w:rPr>
        <w:t xml:space="preserve"> . This module provides a very effective approach for translating models and integrates smoothly with Django’s administration site.</w:t>
      </w:r>
    </w:p>
    <w:p w14:paraId="76743C8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443F1E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django-parler </w:t>
      </w:r>
      <w:r w:rsidRPr="00BB7677">
        <w:rPr>
          <w:rFonts w:ascii="LiberationSerif" w:hAnsi="LiberationSerif" w:cs="LiberationSerif"/>
          <w:color w:val="000000"/>
          <w:kern w:val="0"/>
          <w:sz w:val="30"/>
          <w:szCs w:val="30"/>
        </w:rPr>
        <w:t>generates a separate database table for each model that contains translations. This table includes all the translated fields and a foreign key for the original object that the translation belongs to. It also contains a language field, since each row stores the content for a single language.</w:t>
      </w:r>
    </w:p>
    <w:p w14:paraId="1DA4B89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34A21C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mc:AlternateContent>
          <mc:Choice Requires="wps">
            <w:drawing>
              <wp:anchor distT="45720" distB="45720" distL="114300" distR="114300" simplePos="0" relativeHeight="251665408" behindDoc="0" locked="0" layoutInCell="1" allowOverlap="1" wp14:anchorId="01CAADF9" wp14:editId="5780E88C">
                <wp:simplePos x="0" y="0"/>
                <wp:positionH relativeFrom="column">
                  <wp:posOffset>815340</wp:posOffset>
                </wp:positionH>
                <wp:positionV relativeFrom="paragraph">
                  <wp:posOffset>6350</wp:posOffset>
                </wp:positionV>
                <wp:extent cx="5013960" cy="1074420"/>
                <wp:effectExtent l="0" t="0" r="15240" b="11430"/>
                <wp:wrapSquare wrapText="bothSides"/>
                <wp:docPr id="1387573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1074420"/>
                        </a:xfrm>
                        <a:prstGeom prst="rect">
                          <a:avLst/>
                        </a:prstGeom>
                        <a:solidFill>
                          <a:srgbClr val="FFFFFF"/>
                        </a:solidFill>
                        <a:ln w="9525">
                          <a:solidFill>
                            <a:srgbClr val="000000"/>
                          </a:solidFill>
                          <a:miter lim="800000"/>
                          <a:headEnd/>
                          <a:tailEnd/>
                        </a:ln>
                      </wps:spPr>
                      <wps:txbx>
                        <w:txbxContent>
                          <w:p w14:paraId="31604D6D"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django-parler </w:t>
                            </w:r>
                            <w:r>
                              <w:rPr>
                                <w:rFonts w:ascii="LiberationSerif" w:hAnsi="LiberationSerif" w:cs="LiberationSerif"/>
                                <w:color w:val="000000"/>
                                <w:kern w:val="0"/>
                                <w:sz w:val="30"/>
                                <w:szCs w:val="30"/>
                              </w:rPr>
                              <w:t>package has not received updates for</w:t>
                            </w:r>
                          </w:p>
                          <w:p w14:paraId="56872956"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several years. Despite this, many developers continue to use</w:t>
                            </w:r>
                          </w:p>
                          <w:p w14:paraId="1A49A0CF"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it because of its proven effectiveness in facilitating model</w:t>
                            </w:r>
                          </w:p>
                          <w:p w14:paraId="15AAF381"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translations.</w:t>
                            </w:r>
                          </w:p>
                          <w:p w14:paraId="5A4C4838" w14:textId="77777777" w:rsidR="00BB7677" w:rsidRDefault="00BB7677" w:rsidP="00BB76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AADF9" id="_x0000_s1032" type="#_x0000_t202" style="position:absolute;margin-left:64.2pt;margin-top:.5pt;width:394.8pt;height:8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">
                <v:textbox>
                  <w:txbxContent>
                    <w:p w14:paraId="31604D6D"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django-parler </w:t>
                      </w:r>
                      <w:r>
                        <w:rPr>
                          <w:rFonts w:ascii="LiberationSerif" w:hAnsi="LiberationSerif" w:cs="LiberationSerif"/>
                          <w:color w:val="000000"/>
                          <w:kern w:val="0"/>
                          <w:sz w:val="30"/>
                          <w:szCs w:val="30"/>
                        </w:rPr>
                        <w:t>package has not received updates for</w:t>
                      </w:r>
                    </w:p>
                    <w:p w14:paraId="56872956"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several years. Despite this, many developers continue to use</w:t>
                      </w:r>
                    </w:p>
                    <w:p w14:paraId="1A49A0CF"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it because of its proven effectiveness in facilitating model</w:t>
                      </w:r>
                    </w:p>
                    <w:p w14:paraId="15AAF381"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translations.</w:t>
                      </w:r>
                    </w:p>
                    <w:p w14:paraId="5A4C4838" w14:textId="77777777" w:rsidR="00BB7677" w:rsidRDefault="00BB7677" w:rsidP="00BB7677"/>
                  </w:txbxContent>
                </v:textbox>
                <w10:wrap type="square"/>
              </v:shape>
            </w:pict>
          </mc:Fallback>
        </mc:AlternateContent>
      </w:r>
      <w:r w:rsidRPr="00BB7677">
        <w:rPr>
          <w:rFonts w:ascii="LiberationSerif" w:hAnsi="LiberationSerif" w:cs="LiberationSerif"/>
          <w:noProof/>
          <w:color w:val="000000"/>
          <w:kern w:val="0"/>
          <w:sz w:val="30"/>
          <w:szCs w:val="30"/>
        </w:rPr>
        <w:drawing>
          <wp:inline distT="0" distB="0" distL="0" distR="0" wp14:anchorId="07661A75" wp14:editId="7311AB94">
            <wp:extent cx="693420" cy="1089660"/>
            <wp:effectExtent l="0" t="0" r="0" b="0"/>
            <wp:docPr id="304890710"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3420" cy="1089660"/>
                    </a:xfrm>
                    <a:prstGeom prst="rect">
                      <a:avLst/>
                    </a:prstGeom>
                    <a:noFill/>
                    <a:ln>
                      <a:noFill/>
                    </a:ln>
                  </pic:spPr>
                </pic:pic>
              </a:graphicData>
            </a:graphic>
          </wp:inline>
        </w:drawing>
      </w:r>
    </w:p>
    <w:p w14:paraId="5DFE3CC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D6ECA06"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Installing django-parler</w:t>
      </w:r>
    </w:p>
    <w:p w14:paraId="1E4954A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Install </w:t>
      </w:r>
      <w:r w:rsidRPr="00BB7677">
        <w:rPr>
          <w:rFonts w:ascii="LiberationMono" w:hAnsi="LiberationMono" w:cs="LiberationMono"/>
          <w:color w:val="000000"/>
          <w:kern w:val="0"/>
          <w:sz w:val="22"/>
          <w:szCs w:val="22"/>
        </w:rPr>
        <w:t xml:space="preserve">django-parler </w:t>
      </w:r>
      <w:r w:rsidRPr="00BB7677">
        <w:rPr>
          <w:rFonts w:ascii="LiberationSerif" w:hAnsi="LiberationSerif" w:cs="LiberationSerif"/>
          <w:color w:val="000000"/>
          <w:kern w:val="0"/>
          <w:sz w:val="30"/>
          <w:szCs w:val="30"/>
        </w:rPr>
        <w:t xml:space="preserve">via </w:t>
      </w:r>
      <w:r w:rsidRPr="00BB7677">
        <w:rPr>
          <w:rFonts w:ascii="LiberationMono" w:hAnsi="LiberationMono" w:cs="LiberationMono"/>
          <w:color w:val="000000"/>
          <w:kern w:val="0"/>
          <w:sz w:val="22"/>
          <w:szCs w:val="22"/>
        </w:rPr>
        <w:t xml:space="preserve">pip </w:t>
      </w:r>
      <w:r w:rsidRPr="00BB7677">
        <w:rPr>
          <w:rFonts w:ascii="LiberationSerif" w:hAnsi="LiberationSerif" w:cs="LiberationSerif"/>
          <w:color w:val="000000"/>
          <w:kern w:val="0"/>
          <w:sz w:val="30"/>
          <w:szCs w:val="30"/>
        </w:rPr>
        <w:t>using the following command:</w:t>
      </w:r>
    </w:p>
    <w:p w14:paraId="7E421423"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python -m pip install django-parler==2.3</w:t>
      </w:r>
    </w:p>
    <w:p w14:paraId="480B71C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A1800C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settings.py </w:t>
      </w:r>
      <w:r w:rsidRPr="00BB7677">
        <w:rPr>
          <w:rFonts w:ascii="LiberationSerif" w:hAnsi="LiberationSerif" w:cs="LiberationSerif"/>
          <w:color w:val="000000"/>
          <w:kern w:val="0"/>
          <w:sz w:val="30"/>
          <w:szCs w:val="30"/>
        </w:rPr>
        <w:t xml:space="preserve">file of your project and add </w:t>
      </w:r>
      <w:r w:rsidRPr="00BB7677">
        <w:rPr>
          <w:rFonts w:ascii="LiberationMono" w:hAnsi="LiberationMono" w:cs="LiberationMono"/>
          <w:color w:val="000000"/>
          <w:kern w:val="0"/>
          <w:sz w:val="22"/>
          <w:szCs w:val="22"/>
        </w:rPr>
        <w:t xml:space="preserve">'parler' </w:t>
      </w:r>
      <w:r w:rsidRPr="00BB7677">
        <w:rPr>
          <w:rFonts w:ascii="LiberationSerif" w:hAnsi="LiberationSerif" w:cs="LiberationSerif"/>
          <w:color w:val="000000"/>
          <w:kern w:val="0"/>
          <w:sz w:val="30"/>
          <w:szCs w:val="30"/>
        </w:rPr>
        <w:t xml:space="preserve">to the </w:t>
      </w:r>
      <w:r w:rsidRPr="00BB7677">
        <w:rPr>
          <w:rFonts w:ascii="LiberationMono" w:hAnsi="LiberationMono" w:cs="LiberationMono"/>
          <w:color w:val="000000"/>
          <w:kern w:val="0"/>
          <w:sz w:val="22"/>
          <w:szCs w:val="22"/>
        </w:rPr>
        <w:t xml:space="preserve">INSTALLED_APPS </w:t>
      </w:r>
      <w:r w:rsidRPr="00BB7677">
        <w:rPr>
          <w:rFonts w:ascii="LiberationSerif" w:hAnsi="LiberationSerif" w:cs="LiberationSerif"/>
          <w:color w:val="000000"/>
          <w:kern w:val="0"/>
          <w:sz w:val="30"/>
          <w:szCs w:val="30"/>
        </w:rPr>
        <w:t>setting, as follows:</w:t>
      </w:r>
    </w:p>
    <w:p w14:paraId="05E3DD2B"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INSTALLED_APPS = [</w:t>
      </w:r>
    </w:p>
    <w:p w14:paraId="11A877B1" w14:textId="77777777" w:rsidR="00BB7677" w:rsidRPr="00BB7677" w:rsidRDefault="00BB7677" w:rsidP="00BB767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w:t>
      </w:r>
    </w:p>
    <w:p w14:paraId="07047634"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50A24F"/>
          <w:kern w:val="0"/>
          <w:sz w:val="22"/>
          <w:szCs w:val="22"/>
        </w:rPr>
        <w:t>'parler'</w:t>
      </w:r>
      <w:r w:rsidRPr="00BB7677">
        <w:rPr>
          <w:rFonts w:ascii="LiberationMono-Bold" w:hAnsi="LiberationMono-Bold" w:cs="LiberationMono-Bold"/>
          <w:b/>
          <w:bCs/>
          <w:color w:val="383A42"/>
          <w:kern w:val="0"/>
          <w:sz w:val="22"/>
          <w:szCs w:val="22"/>
        </w:rPr>
        <w:t>,</w:t>
      </w:r>
    </w:p>
    <w:p w14:paraId="51376582"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553E040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72DEF5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Also, add the following code to your settings:</w:t>
      </w:r>
    </w:p>
    <w:p w14:paraId="4843B22C" w14:textId="77777777" w:rsidR="00BB7677" w:rsidRPr="00BB7677" w:rsidRDefault="00BB7677" w:rsidP="00BB767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django-parler settings</w:t>
      </w:r>
    </w:p>
    <w:p w14:paraId="68172C75"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PARLER_LANGUAGES = {</w:t>
      </w:r>
    </w:p>
    <w:p w14:paraId="5C11629D"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0185BC"/>
          <w:kern w:val="0"/>
          <w:sz w:val="22"/>
          <w:szCs w:val="22"/>
        </w:rPr>
        <w:t>None</w:t>
      </w:r>
      <w:r w:rsidRPr="00BB7677">
        <w:rPr>
          <w:rFonts w:ascii="LiberationMono" w:hAnsi="LiberationMono" w:cs="LiberationMono"/>
          <w:color w:val="383A42"/>
          <w:kern w:val="0"/>
          <w:sz w:val="22"/>
          <w:szCs w:val="22"/>
        </w:rPr>
        <w:t>: (</w:t>
      </w:r>
    </w:p>
    <w:p w14:paraId="22010045"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'code'</w:t>
      </w:r>
      <w:r w:rsidRPr="00BB7677">
        <w:rPr>
          <w:rFonts w:ascii="LiberationMono" w:hAnsi="LiberationMono" w:cs="LiberationMono"/>
          <w:color w:val="383A42"/>
          <w:kern w:val="0"/>
          <w:sz w:val="22"/>
          <w:szCs w:val="22"/>
        </w:rPr>
        <w:t xml:space="preserve">: </w:t>
      </w:r>
      <w:r w:rsidRPr="00BB7677">
        <w:rPr>
          <w:rFonts w:ascii="LiberationMono" w:hAnsi="LiberationMono" w:cs="LiberationMono"/>
          <w:color w:val="50A24F"/>
          <w:kern w:val="0"/>
          <w:sz w:val="22"/>
          <w:szCs w:val="22"/>
        </w:rPr>
        <w:t>'en'</w:t>
      </w:r>
      <w:r w:rsidRPr="00BB7677">
        <w:rPr>
          <w:rFonts w:ascii="LiberationMono" w:hAnsi="LiberationMono" w:cs="LiberationMono"/>
          <w:color w:val="383A42"/>
          <w:kern w:val="0"/>
          <w:sz w:val="22"/>
          <w:szCs w:val="22"/>
        </w:rPr>
        <w:t>},</w:t>
      </w:r>
    </w:p>
    <w:p w14:paraId="1B742BBD"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r w:rsidRPr="00BB7677">
        <w:rPr>
          <w:rFonts w:ascii="LiberationMono" w:hAnsi="LiberationMono" w:cs="LiberationMono"/>
          <w:color w:val="50A24F"/>
          <w:kern w:val="0"/>
          <w:sz w:val="22"/>
          <w:szCs w:val="22"/>
        </w:rPr>
        <w:t>'code'</w:t>
      </w:r>
      <w:r w:rsidRPr="00BB7677">
        <w:rPr>
          <w:rFonts w:ascii="LiberationMono" w:hAnsi="LiberationMono" w:cs="LiberationMono"/>
          <w:color w:val="383A42"/>
          <w:kern w:val="0"/>
          <w:sz w:val="22"/>
          <w:szCs w:val="22"/>
        </w:rPr>
        <w:t xml:space="preserve">: </w:t>
      </w:r>
      <w:r w:rsidRPr="00BB7677">
        <w:rPr>
          <w:rFonts w:ascii="LiberationMono" w:hAnsi="LiberationMono" w:cs="LiberationMono"/>
          <w:color w:val="50A24F"/>
          <w:kern w:val="0"/>
          <w:sz w:val="22"/>
          <w:szCs w:val="22"/>
        </w:rPr>
        <w:t>'es'</w:t>
      </w:r>
      <w:r w:rsidRPr="00BB7677">
        <w:rPr>
          <w:rFonts w:ascii="LiberationMono" w:hAnsi="LiberationMono" w:cs="LiberationMono"/>
          <w:color w:val="383A42"/>
          <w:kern w:val="0"/>
          <w:sz w:val="22"/>
          <w:szCs w:val="22"/>
        </w:rPr>
        <w:t>},</w:t>
      </w:r>
    </w:p>
    <w:p w14:paraId="52BEAEE0"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7847B092"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'default'</w:t>
      </w:r>
      <w:r w:rsidRPr="00BB7677">
        <w:rPr>
          <w:rFonts w:ascii="LiberationMono" w:hAnsi="LiberationMono" w:cs="LiberationMono"/>
          <w:color w:val="383A42"/>
          <w:kern w:val="0"/>
          <w:sz w:val="22"/>
          <w:szCs w:val="22"/>
        </w:rPr>
        <w:t>: {</w:t>
      </w:r>
    </w:p>
    <w:p w14:paraId="714DD223"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'fallback'</w:t>
      </w:r>
      <w:r w:rsidRPr="00BB7677">
        <w:rPr>
          <w:rFonts w:ascii="LiberationMono" w:hAnsi="LiberationMono" w:cs="LiberationMono"/>
          <w:color w:val="383A42"/>
          <w:kern w:val="0"/>
          <w:sz w:val="22"/>
          <w:szCs w:val="22"/>
        </w:rPr>
        <w:t xml:space="preserve">: </w:t>
      </w:r>
      <w:r w:rsidRPr="00BB7677">
        <w:rPr>
          <w:rFonts w:ascii="LiberationMono" w:hAnsi="LiberationMono" w:cs="LiberationMono"/>
          <w:color w:val="50A24F"/>
          <w:kern w:val="0"/>
          <w:sz w:val="22"/>
          <w:szCs w:val="22"/>
        </w:rPr>
        <w:t>'en'</w:t>
      </w:r>
      <w:r w:rsidRPr="00BB7677">
        <w:rPr>
          <w:rFonts w:ascii="LiberationMono" w:hAnsi="LiberationMono" w:cs="LiberationMono"/>
          <w:color w:val="383A42"/>
          <w:kern w:val="0"/>
          <w:sz w:val="22"/>
          <w:szCs w:val="22"/>
        </w:rPr>
        <w:t>,</w:t>
      </w:r>
    </w:p>
    <w:p w14:paraId="518387B8"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'hide_untranslated'</w:t>
      </w:r>
      <w:r w:rsidRPr="00BB7677">
        <w:rPr>
          <w:rFonts w:ascii="LiberationMono" w:hAnsi="LiberationMono" w:cs="LiberationMono"/>
          <w:color w:val="383A42"/>
          <w:kern w:val="0"/>
          <w:sz w:val="22"/>
          <w:szCs w:val="22"/>
        </w:rPr>
        <w:t xml:space="preserve">: </w:t>
      </w:r>
      <w:r w:rsidRPr="00BB7677">
        <w:rPr>
          <w:rFonts w:ascii="LiberationMono" w:hAnsi="LiberationMono" w:cs="LiberationMono"/>
          <w:color w:val="0185BC"/>
          <w:kern w:val="0"/>
          <w:sz w:val="22"/>
          <w:szCs w:val="22"/>
        </w:rPr>
        <w:t>False</w:t>
      </w:r>
      <w:r w:rsidRPr="00BB7677">
        <w:rPr>
          <w:rFonts w:ascii="LiberationMono" w:hAnsi="LiberationMono" w:cs="LiberationMono"/>
          <w:color w:val="383A42"/>
          <w:kern w:val="0"/>
          <w:sz w:val="22"/>
          <w:szCs w:val="22"/>
        </w:rPr>
        <w:t>,</w:t>
      </w:r>
    </w:p>
    <w:p w14:paraId="3DFA7330"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4C21CE01"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47E8E6D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CEC7DD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This setting defines the available languages, </w:t>
      </w:r>
      <w:r w:rsidRPr="00BB7677">
        <w:rPr>
          <w:rFonts w:ascii="LiberationMono" w:hAnsi="LiberationMono" w:cs="LiberationMono"/>
          <w:color w:val="000000"/>
          <w:kern w:val="0"/>
          <w:sz w:val="22"/>
          <w:szCs w:val="22"/>
        </w:rPr>
        <w:t xml:space="preserve">en </w:t>
      </w:r>
      <w:r w:rsidRPr="00BB7677">
        <w:rPr>
          <w:rFonts w:ascii="LiberationSerif" w:hAnsi="LiberationSerif" w:cs="LiberationSerif"/>
          <w:color w:val="000000"/>
          <w:kern w:val="0"/>
          <w:sz w:val="30"/>
          <w:szCs w:val="30"/>
        </w:rPr>
        <w:t xml:space="preserve">and </w:t>
      </w:r>
      <w:r w:rsidRPr="00BB7677">
        <w:rPr>
          <w:rFonts w:ascii="LiberationMono" w:hAnsi="LiberationMono" w:cs="LiberationMono"/>
          <w:color w:val="000000"/>
          <w:kern w:val="0"/>
          <w:sz w:val="22"/>
          <w:szCs w:val="22"/>
        </w:rPr>
        <w:t xml:space="preserve">es </w:t>
      </w:r>
      <w:r w:rsidRPr="00BB7677">
        <w:rPr>
          <w:rFonts w:ascii="LiberationSerif" w:hAnsi="LiberationSerif" w:cs="LiberationSerif"/>
          <w:color w:val="000000"/>
          <w:kern w:val="0"/>
          <w:sz w:val="30"/>
          <w:szCs w:val="30"/>
        </w:rPr>
        <w:t xml:space="preserve">, for </w:t>
      </w:r>
      <w:r w:rsidRPr="00BB7677">
        <w:rPr>
          <w:rFonts w:ascii="LiberationMono" w:hAnsi="LiberationMono" w:cs="LiberationMono"/>
          <w:color w:val="000000"/>
          <w:kern w:val="0"/>
          <w:sz w:val="22"/>
          <w:szCs w:val="22"/>
        </w:rPr>
        <w:t xml:space="preserve">django-parler </w:t>
      </w:r>
      <w:r w:rsidRPr="00BB7677">
        <w:rPr>
          <w:rFonts w:ascii="LiberationSerif" w:hAnsi="LiberationSerif" w:cs="LiberationSerif"/>
          <w:color w:val="000000"/>
          <w:kern w:val="0"/>
          <w:sz w:val="30"/>
          <w:szCs w:val="30"/>
        </w:rPr>
        <w:t xml:space="preserve">. You specify the default language, </w:t>
      </w:r>
      <w:r w:rsidRPr="00BB7677">
        <w:rPr>
          <w:rFonts w:ascii="LiberationMono" w:hAnsi="LiberationMono" w:cs="LiberationMono"/>
          <w:color w:val="000000"/>
          <w:kern w:val="0"/>
          <w:sz w:val="22"/>
          <w:szCs w:val="22"/>
        </w:rPr>
        <w:t xml:space="preserve">en </w:t>
      </w:r>
      <w:r w:rsidRPr="00BB7677">
        <w:rPr>
          <w:rFonts w:ascii="LiberationSerif" w:hAnsi="LiberationSerif" w:cs="LiberationSerif"/>
          <w:color w:val="000000"/>
          <w:kern w:val="0"/>
          <w:sz w:val="30"/>
          <w:szCs w:val="30"/>
        </w:rPr>
        <w:t xml:space="preserve">, and indicate that </w:t>
      </w:r>
      <w:r w:rsidRPr="00BB7677">
        <w:rPr>
          <w:rFonts w:ascii="LiberationMono" w:hAnsi="LiberationMono" w:cs="LiberationMono"/>
          <w:color w:val="000000"/>
          <w:kern w:val="0"/>
          <w:sz w:val="22"/>
          <w:szCs w:val="22"/>
        </w:rPr>
        <w:t>django-parler</w:t>
      </w:r>
      <w:r w:rsidRPr="00BB7677">
        <w:rPr>
          <w:rFonts w:ascii="LiberationSerif" w:hAnsi="LiberationSerif" w:cs="LiberationSerif"/>
          <w:color w:val="000000"/>
          <w:kern w:val="0"/>
          <w:sz w:val="30"/>
          <w:szCs w:val="30"/>
        </w:rPr>
        <w:t xml:space="preserve"> should not hide untranslated content.</w:t>
      </w:r>
    </w:p>
    <w:p w14:paraId="27A4F36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E1B97A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Parler is now activated in our project. Let’s add translation capabilities to our model fields.</w:t>
      </w:r>
    </w:p>
    <w:p w14:paraId="0394DF12"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lastRenderedPageBreak/>
        <w:t>Translating model fields</w:t>
      </w:r>
    </w:p>
    <w:p w14:paraId="013E787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Let’s add translations to your product catalog. </w:t>
      </w:r>
      <w:r w:rsidRPr="00BB7677">
        <w:rPr>
          <w:rFonts w:ascii="LiberationMono" w:hAnsi="LiberationMono" w:cs="LiberationMono"/>
          <w:color w:val="000000"/>
          <w:kern w:val="0"/>
          <w:sz w:val="22"/>
          <w:szCs w:val="22"/>
        </w:rPr>
        <w:t xml:space="preserve">django-parler </w:t>
      </w:r>
      <w:r w:rsidRPr="00BB7677">
        <w:rPr>
          <w:rFonts w:ascii="LiberationSerif" w:hAnsi="LiberationSerif" w:cs="LiberationSerif"/>
          <w:color w:val="000000"/>
          <w:kern w:val="0"/>
          <w:sz w:val="30"/>
          <w:szCs w:val="30"/>
        </w:rPr>
        <w:t xml:space="preserve">provides a </w:t>
      </w:r>
      <w:r w:rsidRPr="00BB7677">
        <w:rPr>
          <w:rFonts w:ascii="LiberationMono" w:hAnsi="LiberationMono" w:cs="LiberationMono"/>
          <w:color w:val="000000"/>
          <w:kern w:val="0"/>
          <w:sz w:val="22"/>
          <w:szCs w:val="22"/>
        </w:rPr>
        <w:t xml:space="preserve">TranslatableModel </w:t>
      </w:r>
      <w:r w:rsidRPr="00BB7677">
        <w:rPr>
          <w:rFonts w:ascii="LiberationSerif" w:hAnsi="LiberationSerif" w:cs="LiberationSerif"/>
          <w:color w:val="000000"/>
          <w:kern w:val="0"/>
          <w:sz w:val="30"/>
          <w:szCs w:val="30"/>
        </w:rPr>
        <w:t xml:space="preserve">model class and a </w:t>
      </w:r>
      <w:r w:rsidRPr="00BB7677">
        <w:rPr>
          <w:rFonts w:ascii="LiberationMono" w:hAnsi="LiberationMono" w:cs="LiberationMono"/>
          <w:color w:val="000000"/>
          <w:kern w:val="0"/>
          <w:sz w:val="22"/>
          <w:szCs w:val="22"/>
        </w:rPr>
        <w:t xml:space="preserve">TranslatedFields </w:t>
      </w:r>
      <w:r w:rsidRPr="00BB7677">
        <w:rPr>
          <w:rFonts w:ascii="LiberationSerif" w:hAnsi="LiberationSerif" w:cs="LiberationSerif"/>
          <w:color w:val="000000"/>
          <w:kern w:val="0"/>
          <w:sz w:val="30"/>
          <w:szCs w:val="30"/>
        </w:rPr>
        <w:t>wrapper to translate model fields. You can follow these instructions:</w:t>
      </w:r>
    </w:p>
    <w:p w14:paraId="549FB57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models.py </w:t>
      </w:r>
      <w:r w:rsidRPr="00BB7677">
        <w:rPr>
          <w:rFonts w:ascii="LiberationSerif" w:hAnsi="LiberationSerif" w:cs="LiberationSerif"/>
          <w:color w:val="000000"/>
          <w:kern w:val="0"/>
          <w:sz w:val="30"/>
          <w:szCs w:val="30"/>
        </w:rPr>
        <w:t xml:space="preserve">file inside the </w:t>
      </w:r>
      <w:r w:rsidRPr="00BB7677">
        <w:rPr>
          <w:rFonts w:ascii="LiberationMono" w:hAnsi="LiberationMono" w:cs="LiberationMono"/>
          <w:color w:val="000000"/>
          <w:kern w:val="0"/>
          <w:sz w:val="22"/>
          <w:szCs w:val="22"/>
        </w:rPr>
        <w:t xml:space="preserve">shop </w:t>
      </w:r>
      <w:r w:rsidRPr="00BB7677">
        <w:rPr>
          <w:rFonts w:ascii="LiberationSerif" w:hAnsi="LiberationSerif" w:cs="LiberationSerif"/>
          <w:color w:val="000000"/>
          <w:kern w:val="0"/>
          <w:sz w:val="30"/>
          <w:szCs w:val="30"/>
        </w:rPr>
        <w:t>application directory and add the</w:t>
      </w:r>
    </w:p>
    <w:p w14:paraId="0E022A7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following import:</w:t>
      </w:r>
    </w:p>
    <w:p w14:paraId="0424FDEB"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from </w:t>
      </w:r>
      <w:r w:rsidRPr="00BB7677">
        <w:rPr>
          <w:rFonts w:ascii="LiberationMono" w:hAnsi="LiberationMono" w:cs="LiberationMono"/>
          <w:color w:val="383A42"/>
          <w:kern w:val="0"/>
          <w:sz w:val="22"/>
          <w:szCs w:val="22"/>
        </w:rPr>
        <w:t xml:space="preserve">parler.models </w:t>
      </w:r>
      <w:r w:rsidRPr="00BB7677">
        <w:rPr>
          <w:rFonts w:ascii="LiberationMono" w:hAnsi="LiberationMono" w:cs="LiberationMono"/>
          <w:color w:val="A726A5"/>
          <w:kern w:val="0"/>
          <w:sz w:val="22"/>
          <w:szCs w:val="22"/>
        </w:rPr>
        <w:t xml:space="preserve">import </w:t>
      </w:r>
      <w:r w:rsidRPr="00BB7677">
        <w:rPr>
          <w:rFonts w:ascii="LiberationMono" w:hAnsi="LiberationMono" w:cs="LiberationMono"/>
          <w:color w:val="383A42"/>
          <w:kern w:val="0"/>
          <w:sz w:val="22"/>
          <w:szCs w:val="22"/>
        </w:rPr>
        <w:t>TranslatableModel, TranslatedFields</w:t>
      </w:r>
    </w:p>
    <w:p w14:paraId="1A2DC13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8593DB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Then, modify the </w:t>
      </w:r>
      <w:r w:rsidRPr="00BB7677">
        <w:rPr>
          <w:rFonts w:ascii="LiberationMono" w:hAnsi="LiberationMono" w:cs="LiberationMono"/>
          <w:color w:val="000000"/>
          <w:kern w:val="0"/>
          <w:sz w:val="22"/>
          <w:szCs w:val="22"/>
        </w:rPr>
        <w:t xml:space="preserve">Category </w:t>
      </w:r>
      <w:r w:rsidRPr="00BB7677">
        <w:rPr>
          <w:rFonts w:ascii="LiberationSerif" w:hAnsi="LiberationSerif" w:cs="LiberationSerif"/>
          <w:color w:val="000000"/>
          <w:kern w:val="0"/>
          <w:sz w:val="30"/>
          <w:szCs w:val="30"/>
        </w:rPr>
        <w:t xml:space="preserve">model to make the </w:t>
      </w:r>
      <w:r w:rsidRPr="00BB7677">
        <w:rPr>
          <w:rFonts w:ascii="LiberationMono" w:hAnsi="LiberationMono" w:cs="LiberationMono"/>
          <w:color w:val="000000"/>
          <w:kern w:val="0"/>
          <w:sz w:val="22"/>
          <w:szCs w:val="22"/>
        </w:rPr>
        <w:t xml:space="preserve">name </w:t>
      </w:r>
      <w:r w:rsidRPr="00BB7677">
        <w:rPr>
          <w:rFonts w:ascii="LiberationSerif" w:hAnsi="LiberationSerif" w:cs="LiberationSerif"/>
          <w:color w:val="000000"/>
          <w:kern w:val="0"/>
          <w:sz w:val="30"/>
          <w:szCs w:val="30"/>
        </w:rPr>
        <w:t xml:space="preserve">and </w:t>
      </w:r>
      <w:r w:rsidRPr="00BB7677">
        <w:rPr>
          <w:rFonts w:ascii="LiberationMono" w:hAnsi="LiberationMono" w:cs="LiberationMono"/>
          <w:color w:val="000000"/>
          <w:kern w:val="0"/>
          <w:sz w:val="22"/>
          <w:szCs w:val="22"/>
        </w:rPr>
        <w:t xml:space="preserve">slug </w:t>
      </w:r>
      <w:r w:rsidRPr="00BB7677">
        <w:rPr>
          <w:rFonts w:ascii="LiberationSerif" w:hAnsi="LiberationSerif" w:cs="LiberationSerif"/>
          <w:color w:val="000000"/>
          <w:kern w:val="0"/>
          <w:sz w:val="30"/>
          <w:szCs w:val="30"/>
        </w:rPr>
        <w:t>fields translatable, as follows:</w:t>
      </w:r>
    </w:p>
    <w:p w14:paraId="42A1187A"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class </w:t>
      </w:r>
      <w:r w:rsidRPr="00BB7677">
        <w:rPr>
          <w:rFonts w:ascii="LiberationMono" w:hAnsi="LiberationMono" w:cs="LiberationMono"/>
          <w:color w:val="4078F3"/>
          <w:kern w:val="0"/>
          <w:sz w:val="22"/>
          <w:szCs w:val="22"/>
        </w:rPr>
        <w:t>Category</w:t>
      </w:r>
      <w:r w:rsidRPr="00BB7677">
        <w:rPr>
          <w:rFonts w:ascii="LiberationMono" w:hAnsi="LiberationMono" w:cs="LiberationMono"/>
          <w:color w:val="383A42"/>
          <w:kern w:val="0"/>
          <w:sz w:val="22"/>
          <w:szCs w:val="22"/>
        </w:rPr>
        <w:t>(</w:t>
      </w:r>
      <w:r w:rsidRPr="00BB7677">
        <w:rPr>
          <w:rFonts w:ascii="LiberationMono-Bold" w:hAnsi="LiberationMono-Bold" w:cs="LiberationMono-Bold"/>
          <w:b/>
          <w:bCs/>
          <w:color w:val="4078F3"/>
          <w:kern w:val="0"/>
          <w:sz w:val="22"/>
          <w:szCs w:val="22"/>
        </w:rPr>
        <w:t>TranslatableModel</w:t>
      </w:r>
      <w:r w:rsidRPr="00BB7677">
        <w:rPr>
          <w:rFonts w:ascii="LiberationMono" w:hAnsi="LiberationMono" w:cs="LiberationMono"/>
          <w:color w:val="383A42"/>
          <w:kern w:val="0"/>
          <w:sz w:val="22"/>
          <w:szCs w:val="22"/>
        </w:rPr>
        <w:t>):</w:t>
      </w:r>
    </w:p>
    <w:p w14:paraId="3934E45A" w14:textId="77777777" w:rsidR="00BB7677" w:rsidRPr="00BB7677" w:rsidRDefault="00BB7677" w:rsidP="00BB767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translations = TranslatedFields(</w:t>
      </w:r>
    </w:p>
    <w:p w14:paraId="3D2916FB" w14:textId="77777777" w:rsidR="00BB7677" w:rsidRPr="00BB7677" w:rsidRDefault="00BB7677" w:rsidP="00BB767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B7677">
        <w:rPr>
          <w:rFonts w:ascii="LiberationMono" w:hAnsi="LiberationMono" w:cs="LiberationMono"/>
          <w:color w:val="383A42"/>
          <w:kern w:val="0"/>
          <w:sz w:val="22"/>
          <w:szCs w:val="22"/>
        </w:rPr>
        <w:t>name = models.CharField(max_length=</w:t>
      </w:r>
      <w:r w:rsidRPr="00BB7677">
        <w:rPr>
          <w:rFonts w:ascii="LiberationMono" w:hAnsi="LiberationMono" w:cs="LiberationMono"/>
          <w:color w:val="996801"/>
          <w:kern w:val="0"/>
          <w:sz w:val="22"/>
          <w:szCs w:val="22"/>
        </w:rPr>
        <w:t>200</w:t>
      </w:r>
      <w:r w:rsidRPr="00BB7677">
        <w:rPr>
          <w:rFonts w:ascii="LiberationMono" w:hAnsi="LiberationMono" w:cs="LiberationMono"/>
          <w:color w:val="383A42"/>
          <w:kern w:val="0"/>
          <w:sz w:val="22"/>
          <w:szCs w:val="22"/>
        </w:rPr>
        <w:t>)</w:t>
      </w:r>
      <w:r w:rsidRPr="00BB7677">
        <w:rPr>
          <w:rFonts w:ascii="LiberationMono-Bold" w:hAnsi="LiberationMono-Bold" w:cs="LiberationMono-Bold"/>
          <w:b/>
          <w:bCs/>
          <w:color w:val="383A42"/>
          <w:kern w:val="0"/>
          <w:sz w:val="22"/>
          <w:szCs w:val="22"/>
        </w:rPr>
        <w:t>,</w:t>
      </w:r>
    </w:p>
    <w:p w14:paraId="6C635D31" w14:textId="77777777" w:rsidR="00BB7677" w:rsidRPr="00BB7677" w:rsidRDefault="00BB7677" w:rsidP="00BB767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B7677">
        <w:rPr>
          <w:rFonts w:ascii="LiberationMono" w:hAnsi="LiberationMono" w:cs="LiberationMono"/>
          <w:color w:val="383A42"/>
          <w:kern w:val="0"/>
          <w:sz w:val="22"/>
          <w:szCs w:val="22"/>
        </w:rPr>
        <w:t>slug = models.SlugField(max_length=</w:t>
      </w:r>
      <w:r w:rsidRPr="00BB7677">
        <w:rPr>
          <w:rFonts w:ascii="LiberationMono" w:hAnsi="LiberationMono" w:cs="LiberationMono"/>
          <w:color w:val="996801"/>
          <w:kern w:val="0"/>
          <w:sz w:val="22"/>
          <w:szCs w:val="22"/>
        </w:rPr>
        <w:t>200</w:t>
      </w:r>
      <w:r w:rsidRPr="00BB7677">
        <w:rPr>
          <w:rFonts w:ascii="LiberationMono" w:hAnsi="LiberationMono" w:cs="LiberationMono"/>
          <w:color w:val="383A42"/>
          <w:kern w:val="0"/>
          <w:sz w:val="22"/>
          <w:szCs w:val="22"/>
        </w:rPr>
        <w:t>, unique=</w:t>
      </w:r>
      <w:r w:rsidRPr="00BB7677">
        <w:rPr>
          <w:rFonts w:ascii="LiberationMono" w:hAnsi="LiberationMono" w:cs="LiberationMono"/>
          <w:color w:val="0185BC"/>
          <w:kern w:val="0"/>
          <w:sz w:val="22"/>
          <w:szCs w:val="22"/>
        </w:rPr>
        <w:t>True</w:t>
      </w:r>
      <w:r w:rsidRPr="00BB7677">
        <w:rPr>
          <w:rFonts w:ascii="LiberationMono" w:hAnsi="LiberationMono" w:cs="LiberationMono"/>
          <w:color w:val="383A42"/>
          <w:kern w:val="0"/>
          <w:sz w:val="22"/>
          <w:szCs w:val="22"/>
        </w:rPr>
        <w:t>)</w:t>
      </w:r>
      <w:r w:rsidRPr="00BB7677">
        <w:rPr>
          <w:rFonts w:ascii="LiberationMono-Bold" w:hAnsi="LiberationMono-Bold" w:cs="LiberationMono-Bold"/>
          <w:b/>
          <w:bCs/>
          <w:color w:val="383A42"/>
          <w:kern w:val="0"/>
          <w:sz w:val="22"/>
          <w:szCs w:val="22"/>
        </w:rPr>
        <w:t>,</w:t>
      </w:r>
    </w:p>
    <w:p w14:paraId="3AFB21FA" w14:textId="77777777" w:rsidR="00BB7677" w:rsidRPr="00BB7677" w:rsidRDefault="00BB7677" w:rsidP="00BB767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w:t>
      </w:r>
    </w:p>
    <w:p w14:paraId="4F53535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AB1943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The </w:t>
      </w:r>
      <w:r w:rsidRPr="00BB7677">
        <w:rPr>
          <w:rFonts w:ascii="LiberationMono" w:hAnsi="LiberationMono" w:cs="LiberationMono"/>
          <w:color w:val="000000"/>
          <w:kern w:val="0"/>
          <w:sz w:val="22"/>
          <w:szCs w:val="22"/>
        </w:rPr>
        <w:t xml:space="preserve">Category </w:t>
      </w:r>
      <w:r w:rsidRPr="00BB7677">
        <w:rPr>
          <w:rFonts w:ascii="LiberationSerif" w:hAnsi="LiberationSerif" w:cs="LiberationSerif"/>
          <w:color w:val="000000"/>
          <w:kern w:val="0"/>
          <w:sz w:val="30"/>
          <w:szCs w:val="30"/>
        </w:rPr>
        <w:t xml:space="preserve">model now inherits from </w:t>
      </w:r>
      <w:r w:rsidRPr="00BB7677">
        <w:rPr>
          <w:rFonts w:ascii="LiberationMono" w:hAnsi="LiberationMono" w:cs="LiberationMono"/>
          <w:color w:val="000000"/>
          <w:kern w:val="0"/>
          <w:sz w:val="22"/>
          <w:szCs w:val="22"/>
        </w:rPr>
        <w:t xml:space="preserve">TranslatableModel </w:t>
      </w:r>
      <w:r w:rsidRPr="00BB7677">
        <w:rPr>
          <w:rFonts w:ascii="LiberationSerif" w:hAnsi="LiberationSerif" w:cs="LiberationSerif"/>
          <w:color w:val="000000"/>
          <w:kern w:val="0"/>
          <w:sz w:val="30"/>
          <w:szCs w:val="30"/>
        </w:rPr>
        <w:t>instead of</w:t>
      </w:r>
      <w:r w:rsidRPr="00BB7677">
        <w:rPr>
          <w:rFonts w:ascii="LiberationSerif" w:hAnsi="LiberationSerif" w:cs="LiberationSerif"/>
          <w:color w:val="000000"/>
          <w:kern w:val="0"/>
          <w:sz w:val="30"/>
          <w:szCs w:val="30"/>
        </w:rPr>
        <w:tab/>
      </w:r>
      <w:r w:rsidRPr="00BB7677">
        <w:rPr>
          <w:rFonts w:ascii="LiberationMono" w:hAnsi="LiberationMono" w:cs="LiberationMono"/>
          <w:color w:val="000000"/>
          <w:kern w:val="0"/>
          <w:sz w:val="22"/>
          <w:szCs w:val="22"/>
        </w:rPr>
        <w:t xml:space="preserve">models.Model </w:t>
      </w:r>
      <w:r w:rsidRPr="00BB7677">
        <w:rPr>
          <w:rFonts w:ascii="LiberationSerif" w:hAnsi="LiberationSerif" w:cs="LiberationSerif"/>
          <w:color w:val="000000"/>
          <w:kern w:val="0"/>
          <w:sz w:val="30"/>
          <w:szCs w:val="30"/>
        </w:rPr>
        <w:t xml:space="preserve">, and both the </w:t>
      </w:r>
      <w:r w:rsidRPr="00BB7677">
        <w:rPr>
          <w:rFonts w:ascii="LiberationMono" w:hAnsi="LiberationMono" w:cs="LiberationMono"/>
          <w:color w:val="000000"/>
          <w:kern w:val="0"/>
          <w:sz w:val="22"/>
          <w:szCs w:val="22"/>
        </w:rPr>
        <w:t xml:space="preserve">name </w:t>
      </w:r>
      <w:r w:rsidRPr="00BB7677">
        <w:rPr>
          <w:rFonts w:ascii="LiberationSerif" w:hAnsi="LiberationSerif" w:cs="LiberationSerif"/>
          <w:color w:val="000000"/>
          <w:kern w:val="0"/>
          <w:sz w:val="30"/>
          <w:szCs w:val="30"/>
        </w:rPr>
        <w:t xml:space="preserve">and </w:t>
      </w:r>
      <w:r w:rsidRPr="00BB7677">
        <w:rPr>
          <w:rFonts w:ascii="LiberationMono" w:hAnsi="LiberationMono" w:cs="LiberationMono"/>
          <w:color w:val="000000"/>
          <w:kern w:val="0"/>
          <w:sz w:val="22"/>
          <w:szCs w:val="22"/>
        </w:rPr>
        <w:t xml:space="preserve">slug </w:t>
      </w:r>
      <w:r w:rsidRPr="00BB7677">
        <w:rPr>
          <w:rFonts w:ascii="LiberationSerif" w:hAnsi="LiberationSerif" w:cs="LiberationSerif"/>
          <w:color w:val="000000"/>
          <w:kern w:val="0"/>
          <w:sz w:val="30"/>
          <w:szCs w:val="30"/>
        </w:rPr>
        <w:t>fields are included in the</w:t>
      </w:r>
      <w:r w:rsidRPr="00BB7677">
        <w:rPr>
          <w:rFonts w:ascii="LiberationSerif" w:hAnsi="LiberationSerif" w:cs="LiberationSerif"/>
          <w:color w:val="000000"/>
          <w:kern w:val="0"/>
          <w:sz w:val="30"/>
          <w:szCs w:val="30"/>
        </w:rPr>
        <w:tab/>
      </w:r>
      <w:r w:rsidRPr="00BB7677">
        <w:rPr>
          <w:rFonts w:ascii="LiberationMono" w:hAnsi="LiberationMono" w:cs="LiberationMono"/>
          <w:color w:val="000000"/>
          <w:kern w:val="0"/>
          <w:sz w:val="22"/>
          <w:szCs w:val="22"/>
        </w:rPr>
        <w:t xml:space="preserve">TranslatedFields </w:t>
      </w:r>
      <w:r w:rsidRPr="00BB7677">
        <w:rPr>
          <w:rFonts w:ascii="LiberationSerif" w:hAnsi="LiberationSerif" w:cs="LiberationSerif"/>
          <w:color w:val="000000"/>
          <w:kern w:val="0"/>
          <w:sz w:val="30"/>
          <w:szCs w:val="30"/>
        </w:rPr>
        <w:t>wrapper.</w:t>
      </w:r>
    </w:p>
    <w:p w14:paraId="1990BB4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Product </w:t>
      </w:r>
      <w:r w:rsidRPr="00BB7677">
        <w:rPr>
          <w:rFonts w:ascii="LiberationSerif" w:hAnsi="LiberationSerif" w:cs="LiberationSerif"/>
          <w:color w:val="000000"/>
          <w:kern w:val="0"/>
          <w:sz w:val="30"/>
          <w:szCs w:val="30"/>
        </w:rPr>
        <w:t xml:space="preserve">model to add translations for the </w:t>
      </w:r>
      <w:r w:rsidRPr="00BB7677">
        <w:rPr>
          <w:rFonts w:ascii="LiberationMono" w:hAnsi="LiberationMono" w:cs="LiberationMono"/>
          <w:color w:val="000000"/>
          <w:kern w:val="0"/>
          <w:sz w:val="22"/>
          <w:szCs w:val="22"/>
        </w:rPr>
        <w:t xml:space="preserve">name </w:t>
      </w:r>
      <w:r w:rsidRPr="00BB7677">
        <w:rPr>
          <w:rFonts w:ascii="LiberationSerif" w:hAnsi="LiberationSerif" w:cs="LiberationSerif"/>
          <w:color w:val="000000"/>
          <w:kern w:val="0"/>
          <w:sz w:val="30"/>
          <w:szCs w:val="30"/>
        </w:rPr>
        <w:t xml:space="preserve">, </w:t>
      </w:r>
      <w:r w:rsidRPr="00BB7677">
        <w:rPr>
          <w:rFonts w:ascii="LiberationMono" w:hAnsi="LiberationMono" w:cs="LiberationMono"/>
          <w:color w:val="000000"/>
          <w:kern w:val="0"/>
          <w:sz w:val="22"/>
          <w:szCs w:val="22"/>
        </w:rPr>
        <w:t xml:space="preserve">slug </w:t>
      </w:r>
      <w:r w:rsidRPr="00BB7677">
        <w:rPr>
          <w:rFonts w:ascii="LiberationSerif" w:hAnsi="LiberationSerif" w:cs="LiberationSerif"/>
          <w:color w:val="000000"/>
          <w:kern w:val="0"/>
          <w:sz w:val="30"/>
          <w:szCs w:val="30"/>
        </w:rPr>
        <w:t>, and</w:t>
      </w:r>
    </w:p>
    <w:p w14:paraId="606C974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description </w:t>
      </w:r>
      <w:r w:rsidRPr="00BB7677">
        <w:rPr>
          <w:rFonts w:ascii="LiberationSerif" w:hAnsi="LiberationSerif" w:cs="LiberationSerif"/>
          <w:color w:val="000000"/>
          <w:kern w:val="0"/>
          <w:sz w:val="30"/>
          <w:szCs w:val="30"/>
        </w:rPr>
        <w:t>fields, as follows:</w:t>
      </w:r>
    </w:p>
    <w:p w14:paraId="40F5A4B7"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class </w:t>
      </w:r>
      <w:r w:rsidRPr="00BB7677">
        <w:rPr>
          <w:rFonts w:ascii="LiberationMono" w:hAnsi="LiberationMono" w:cs="LiberationMono"/>
          <w:color w:val="4078F3"/>
          <w:kern w:val="0"/>
          <w:sz w:val="22"/>
          <w:szCs w:val="22"/>
        </w:rPr>
        <w:t>Product</w:t>
      </w:r>
      <w:r w:rsidRPr="00BB7677">
        <w:rPr>
          <w:rFonts w:ascii="LiberationMono" w:hAnsi="LiberationMono" w:cs="LiberationMono"/>
          <w:color w:val="383A42"/>
          <w:kern w:val="0"/>
          <w:sz w:val="22"/>
          <w:szCs w:val="22"/>
        </w:rPr>
        <w:t>(</w:t>
      </w:r>
      <w:r w:rsidRPr="00BB7677">
        <w:rPr>
          <w:rFonts w:ascii="LiberationMono-Bold" w:hAnsi="LiberationMono-Bold" w:cs="LiberationMono-Bold"/>
          <w:b/>
          <w:bCs/>
          <w:color w:val="4078F3"/>
          <w:kern w:val="0"/>
          <w:sz w:val="22"/>
          <w:szCs w:val="22"/>
        </w:rPr>
        <w:t>TranslatableModel</w:t>
      </w:r>
      <w:r w:rsidRPr="00BB7677">
        <w:rPr>
          <w:rFonts w:ascii="LiberationMono" w:hAnsi="LiberationMono" w:cs="LiberationMono"/>
          <w:color w:val="383A42"/>
          <w:kern w:val="0"/>
          <w:sz w:val="22"/>
          <w:szCs w:val="22"/>
        </w:rPr>
        <w:t>):</w:t>
      </w:r>
    </w:p>
    <w:p w14:paraId="2ABCD35A" w14:textId="77777777" w:rsidR="00BB7677" w:rsidRPr="00BB7677" w:rsidRDefault="00BB7677" w:rsidP="00BB767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translations = TranslatedFields(</w:t>
      </w:r>
    </w:p>
    <w:p w14:paraId="2904F97D" w14:textId="77777777" w:rsidR="00BB7677" w:rsidRPr="00BB7677" w:rsidRDefault="00BB7677" w:rsidP="00BB767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B7677">
        <w:rPr>
          <w:rFonts w:ascii="LiberationMono" w:hAnsi="LiberationMono" w:cs="LiberationMono"/>
          <w:color w:val="383A42"/>
          <w:kern w:val="0"/>
          <w:sz w:val="22"/>
          <w:szCs w:val="22"/>
        </w:rPr>
        <w:t>name = models.CharField(max_length=</w:t>
      </w:r>
      <w:r w:rsidRPr="00BB7677">
        <w:rPr>
          <w:rFonts w:ascii="LiberationMono" w:hAnsi="LiberationMono" w:cs="LiberationMono"/>
          <w:color w:val="996801"/>
          <w:kern w:val="0"/>
          <w:sz w:val="22"/>
          <w:szCs w:val="22"/>
        </w:rPr>
        <w:t>200</w:t>
      </w:r>
      <w:r w:rsidRPr="00BB7677">
        <w:rPr>
          <w:rFonts w:ascii="LiberationMono" w:hAnsi="LiberationMono" w:cs="LiberationMono"/>
          <w:color w:val="383A42"/>
          <w:kern w:val="0"/>
          <w:sz w:val="22"/>
          <w:szCs w:val="22"/>
        </w:rPr>
        <w:t>)</w:t>
      </w:r>
      <w:r w:rsidRPr="00BB7677">
        <w:rPr>
          <w:rFonts w:ascii="LiberationMono-Bold" w:hAnsi="LiberationMono-Bold" w:cs="LiberationMono-Bold"/>
          <w:b/>
          <w:bCs/>
          <w:color w:val="383A42"/>
          <w:kern w:val="0"/>
          <w:sz w:val="22"/>
          <w:szCs w:val="22"/>
        </w:rPr>
        <w:t>,</w:t>
      </w:r>
    </w:p>
    <w:p w14:paraId="3EE4096D" w14:textId="77777777" w:rsidR="00BB7677" w:rsidRPr="00BB7677" w:rsidRDefault="00BB7677" w:rsidP="00BB767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B7677">
        <w:rPr>
          <w:rFonts w:ascii="LiberationMono" w:hAnsi="LiberationMono" w:cs="LiberationMono"/>
          <w:color w:val="383A42"/>
          <w:kern w:val="0"/>
          <w:sz w:val="22"/>
          <w:szCs w:val="22"/>
        </w:rPr>
        <w:t>slug = models.SlugField(max_length=</w:t>
      </w:r>
      <w:r w:rsidRPr="00BB7677">
        <w:rPr>
          <w:rFonts w:ascii="LiberationMono" w:hAnsi="LiberationMono" w:cs="LiberationMono"/>
          <w:color w:val="996801"/>
          <w:kern w:val="0"/>
          <w:sz w:val="22"/>
          <w:szCs w:val="22"/>
        </w:rPr>
        <w:t>200</w:t>
      </w:r>
      <w:r w:rsidRPr="00BB7677">
        <w:rPr>
          <w:rFonts w:ascii="LiberationMono" w:hAnsi="LiberationMono" w:cs="LiberationMono"/>
          <w:color w:val="383A42"/>
          <w:kern w:val="0"/>
          <w:sz w:val="22"/>
          <w:szCs w:val="22"/>
        </w:rPr>
        <w:t>)</w:t>
      </w:r>
      <w:r w:rsidRPr="00BB7677">
        <w:rPr>
          <w:rFonts w:ascii="LiberationMono-Bold" w:hAnsi="LiberationMono-Bold" w:cs="LiberationMono-Bold"/>
          <w:b/>
          <w:bCs/>
          <w:color w:val="383A42"/>
          <w:kern w:val="0"/>
          <w:sz w:val="22"/>
          <w:szCs w:val="22"/>
        </w:rPr>
        <w:t>,</w:t>
      </w:r>
    </w:p>
    <w:p w14:paraId="4D4A6C58"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description = models.TextField(blank=</w:t>
      </w:r>
      <w:r w:rsidRPr="00BB7677">
        <w:rPr>
          <w:rFonts w:ascii="LiberationMono" w:hAnsi="LiberationMono" w:cs="LiberationMono"/>
          <w:color w:val="0185BC"/>
          <w:kern w:val="0"/>
          <w:sz w:val="22"/>
          <w:szCs w:val="22"/>
        </w:rPr>
        <w:t>True</w:t>
      </w:r>
      <w:r w:rsidRPr="00BB7677">
        <w:rPr>
          <w:rFonts w:ascii="LiberationMono" w:hAnsi="LiberationMono" w:cs="LiberationMono"/>
          <w:color w:val="383A42"/>
          <w:kern w:val="0"/>
          <w:sz w:val="22"/>
          <w:szCs w:val="22"/>
        </w:rPr>
        <w:t>)</w:t>
      </w:r>
    </w:p>
    <w:p w14:paraId="3B2B4C54" w14:textId="77777777" w:rsidR="00BB7677" w:rsidRPr="00BB7677" w:rsidRDefault="00BB7677" w:rsidP="00BB767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w:t>
      </w:r>
    </w:p>
    <w:p w14:paraId="071BFCA0"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category = models.ForeignKey(</w:t>
      </w:r>
    </w:p>
    <w:p w14:paraId="57B72BE3"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Category,</w:t>
      </w:r>
    </w:p>
    <w:p w14:paraId="291B9249"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related_name=</w:t>
      </w:r>
      <w:r w:rsidRPr="00BB7677">
        <w:rPr>
          <w:rFonts w:ascii="LiberationMono" w:hAnsi="LiberationMono" w:cs="LiberationMono"/>
          <w:color w:val="50A24F"/>
          <w:kern w:val="0"/>
          <w:sz w:val="22"/>
          <w:szCs w:val="22"/>
        </w:rPr>
        <w:t>'products'</w:t>
      </w:r>
      <w:r w:rsidRPr="00BB7677">
        <w:rPr>
          <w:rFonts w:ascii="LiberationMono" w:hAnsi="LiberationMono" w:cs="LiberationMono"/>
          <w:color w:val="383A42"/>
          <w:kern w:val="0"/>
          <w:sz w:val="22"/>
          <w:szCs w:val="22"/>
        </w:rPr>
        <w:t>,</w:t>
      </w:r>
    </w:p>
    <w:p w14:paraId="21C7C6CC"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on_delete=models.CASCADE</w:t>
      </w:r>
    </w:p>
    <w:p w14:paraId="08225681"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285D56E6"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image = models.ImageField(</w:t>
      </w:r>
    </w:p>
    <w:p w14:paraId="1FDB8CB3"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upload_to=</w:t>
      </w:r>
      <w:r w:rsidRPr="00BB7677">
        <w:rPr>
          <w:rFonts w:ascii="LiberationMono" w:hAnsi="LiberationMono" w:cs="LiberationMono"/>
          <w:color w:val="50A24F"/>
          <w:kern w:val="0"/>
          <w:sz w:val="22"/>
          <w:szCs w:val="22"/>
        </w:rPr>
        <w:t>'products/%Y/%m/%d'</w:t>
      </w:r>
      <w:r w:rsidRPr="00BB7677">
        <w:rPr>
          <w:rFonts w:ascii="LiberationMono" w:hAnsi="LiberationMono" w:cs="LiberationMono"/>
          <w:color w:val="383A42"/>
          <w:kern w:val="0"/>
          <w:sz w:val="22"/>
          <w:szCs w:val="22"/>
        </w:rPr>
        <w:t>,</w:t>
      </w:r>
    </w:p>
    <w:p w14:paraId="44B16C05"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0185BC"/>
          <w:kern w:val="0"/>
          <w:sz w:val="22"/>
          <w:szCs w:val="22"/>
        </w:rPr>
      </w:pPr>
      <w:r w:rsidRPr="00BB7677">
        <w:rPr>
          <w:rFonts w:ascii="LiberationMono" w:hAnsi="LiberationMono" w:cs="LiberationMono"/>
          <w:color w:val="383A42"/>
          <w:kern w:val="0"/>
          <w:sz w:val="22"/>
          <w:szCs w:val="22"/>
        </w:rPr>
        <w:t>blank=</w:t>
      </w:r>
      <w:r w:rsidRPr="00BB7677">
        <w:rPr>
          <w:rFonts w:ascii="LiberationMono" w:hAnsi="LiberationMono" w:cs="LiberationMono"/>
          <w:color w:val="0185BC"/>
          <w:kern w:val="0"/>
          <w:sz w:val="22"/>
          <w:szCs w:val="22"/>
        </w:rPr>
        <w:t>True</w:t>
      </w:r>
    </w:p>
    <w:p w14:paraId="6589D01C"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7301A945"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price = models.DecimalField(max_digits=</w:t>
      </w:r>
      <w:r w:rsidRPr="00BB7677">
        <w:rPr>
          <w:rFonts w:ascii="LiberationMono" w:hAnsi="LiberationMono" w:cs="LiberationMono"/>
          <w:color w:val="996801"/>
          <w:kern w:val="0"/>
          <w:sz w:val="22"/>
          <w:szCs w:val="22"/>
        </w:rPr>
        <w:t>10</w:t>
      </w:r>
      <w:r w:rsidRPr="00BB7677">
        <w:rPr>
          <w:rFonts w:ascii="LiberationMono" w:hAnsi="LiberationMono" w:cs="LiberationMono"/>
          <w:color w:val="383A42"/>
          <w:kern w:val="0"/>
          <w:sz w:val="22"/>
          <w:szCs w:val="22"/>
        </w:rPr>
        <w:t>, decimal_places=</w:t>
      </w:r>
      <w:r w:rsidRPr="00BB7677">
        <w:rPr>
          <w:rFonts w:ascii="LiberationMono" w:hAnsi="LiberationMono" w:cs="LiberationMono"/>
          <w:color w:val="996801"/>
          <w:kern w:val="0"/>
          <w:sz w:val="22"/>
          <w:szCs w:val="22"/>
        </w:rPr>
        <w:t>2</w:t>
      </w:r>
      <w:r w:rsidRPr="00BB7677">
        <w:rPr>
          <w:rFonts w:ascii="LiberationMono" w:hAnsi="LiberationMono" w:cs="LiberationMono"/>
          <w:color w:val="383A42"/>
          <w:kern w:val="0"/>
          <w:sz w:val="22"/>
          <w:szCs w:val="22"/>
        </w:rPr>
        <w:t>)</w:t>
      </w:r>
    </w:p>
    <w:p w14:paraId="21C7B9E0"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available = models.BooleanField(default=</w:t>
      </w:r>
      <w:r w:rsidRPr="00BB7677">
        <w:rPr>
          <w:rFonts w:ascii="LiberationMono" w:hAnsi="LiberationMono" w:cs="LiberationMono"/>
          <w:color w:val="0185BC"/>
          <w:kern w:val="0"/>
          <w:sz w:val="22"/>
          <w:szCs w:val="22"/>
        </w:rPr>
        <w:t>True</w:t>
      </w:r>
      <w:r w:rsidRPr="00BB7677">
        <w:rPr>
          <w:rFonts w:ascii="LiberationMono" w:hAnsi="LiberationMono" w:cs="LiberationMono"/>
          <w:color w:val="383A42"/>
          <w:kern w:val="0"/>
          <w:sz w:val="22"/>
          <w:szCs w:val="22"/>
        </w:rPr>
        <w:t>)</w:t>
      </w:r>
    </w:p>
    <w:p w14:paraId="063278F5"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created = models.DateTimeField(auto_now_add=</w:t>
      </w:r>
      <w:r w:rsidRPr="00BB7677">
        <w:rPr>
          <w:rFonts w:ascii="LiberationMono" w:hAnsi="LiberationMono" w:cs="LiberationMono"/>
          <w:color w:val="0185BC"/>
          <w:kern w:val="0"/>
          <w:sz w:val="22"/>
          <w:szCs w:val="22"/>
        </w:rPr>
        <w:t>True</w:t>
      </w:r>
      <w:r w:rsidRPr="00BB7677">
        <w:rPr>
          <w:rFonts w:ascii="LiberationMono" w:hAnsi="LiberationMono" w:cs="LiberationMono"/>
          <w:color w:val="383A42"/>
          <w:kern w:val="0"/>
          <w:sz w:val="22"/>
          <w:szCs w:val="22"/>
        </w:rPr>
        <w:t>)</w:t>
      </w:r>
    </w:p>
    <w:p w14:paraId="5956F36B"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updated = models.DateTimeField(auto_now=</w:t>
      </w:r>
      <w:r w:rsidRPr="00BB7677">
        <w:rPr>
          <w:rFonts w:ascii="LiberationMono" w:hAnsi="LiberationMono" w:cs="LiberationMono"/>
          <w:color w:val="0185BC"/>
          <w:kern w:val="0"/>
          <w:sz w:val="22"/>
          <w:szCs w:val="22"/>
        </w:rPr>
        <w:t>True</w:t>
      </w:r>
      <w:r w:rsidRPr="00BB7677">
        <w:rPr>
          <w:rFonts w:ascii="LiberationMono" w:hAnsi="LiberationMono" w:cs="LiberationMono"/>
          <w:color w:val="383A42"/>
          <w:kern w:val="0"/>
          <w:sz w:val="22"/>
          <w:szCs w:val="22"/>
        </w:rPr>
        <w:t>)</w:t>
      </w:r>
    </w:p>
    <w:p w14:paraId="77C53459"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p>
    <w:p w14:paraId="63762A6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django-parler </w:t>
      </w:r>
      <w:r w:rsidRPr="00BB7677">
        <w:rPr>
          <w:rFonts w:ascii="LiberationSerif" w:hAnsi="LiberationSerif" w:cs="LiberationSerif"/>
          <w:color w:val="000000"/>
          <w:kern w:val="0"/>
          <w:sz w:val="30"/>
          <w:szCs w:val="30"/>
        </w:rPr>
        <w:t>manages translations by generating another model for each</w:t>
      </w:r>
      <w:r w:rsidRPr="00BB7677">
        <w:rPr>
          <w:rFonts w:ascii="LiberationSerif" w:hAnsi="LiberationSerif" w:cs="LiberationSerif"/>
          <w:color w:val="000000"/>
          <w:kern w:val="0"/>
          <w:sz w:val="30"/>
          <w:szCs w:val="30"/>
        </w:rPr>
        <w:tab/>
        <w:t>translatable model. In the following schema, you can see the fields of the</w:t>
      </w:r>
      <w:r w:rsidRPr="00BB7677">
        <w:rPr>
          <w:rFonts w:ascii="LiberationSerif" w:hAnsi="LiberationSerif" w:cs="LiberationSerif"/>
          <w:color w:val="000000"/>
          <w:kern w:val="0"/>
          <w:sz w:val="30"/>
          <w:szCs w:val="30"/>
        </w:rPr>
        <w:tab/>
      </w:r>
      <w:r w:rsidRPr="00BB7677">
        <w:rPr>
          <w:rFonts w:ascii="LiberationMono" w:hAnsi="LiberationMono" w:cs="LiberationMono"/>
          <w:color w:val="000000"/>
          <w:kern w:val="0"/>
          <w:sz w:val="22"/>
          <w:szCs w:val="22"/>
        </w:rPr>
        <w:t xml:space="preserve">Product </w:t>
      </w:r>
      <w:r w:rsidRPr="00BB7677">
        <w:rPr>
          <w:rFonts w:ascii="LiberationSerif" w:hAnsi="LiberationSerif" w:cs="LiberationSerif"/>
          <w:color w:val="000000"/>
          <w:kern w:val="0"/>
          <w:sz w:val="30"/>
          <w:szCs w:val="30"/>
        </w:rPr>
        <w:t xml:space="preserve">model and what the generated </w:t>
      </w:r>
      <w:r w:rsidRPr="00BB7677">
        <w:rPr>
          <w:rFonts w:ascii="LiberationMono" w:hAnsi="LiberationMono" w:cs="LiberationMono"/>
          <w:color w:val="000000"/>
          <w:kern w:val="0"/>
          <w:sz w:val="22"/>
          <w:szCs w:val="22"/>
        </w:rPr>
        <w:t xml:space="preserve">ProductTranslation </w:t>
      </w:r>
      <w:r w:rsidRPr="00BB7677">
        <w:rPr>
          <w:rFonts w:ascii="LiberationSerif" w:hAnsi="LiberationSerif" w:cs="LiberationSerif"/>
          <w:color w:val="000000"/>
          <w:kern w:val="0"/>
          <w:sz w:val="30"/>
          <w:szCs w:val="30"/>
        </w:rPr>
        <w:t>model will look</w:t>
      </w:r>
      <w:r w:rsidRPr="00BB7677">
        <w:rPr>
          <w:rFonts w:ascii="LiberationSerif" w:hAnsi="LiberationSerif" w:cs="LiberationSerif"/>
          <w:color w:val="000000"/>
          <w:kern w:val="0"/>
          <w:sz w:val="30"/>
          <w:szCs w:val="30"/>
        </w:rPr>
        <w:tab/>
        <w:t>like:</w:t>
      </w:r>
    </w:p>
    <w:p w14:paraId="4746673F"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lastRenderedPageBreak/>
        <w:drawing>
          <wp:inline distT="0" distB="0" distL="0" distR="0" wp14:anchorId="07F04BFF" wp14:editId="28A03999">
            <wp:extent cx="6179820" cy="2263140"/>
            <wp:effectExtent l="0" t="0" r="0" b="3810"/>
            <wp:docPr id="490704584"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9820" cy="2263140"/>
                    </a:xfrm>
                    <a:prstGeom prst="rect">
                      <a:avLst/>
                    </a:prstGeom>
                    <a:noFill/>
                    <a:ln>
                      <a:noFill/>
                    </a:ln>
                  </pic:spPr>
                </pic:pic>
              </a:graphicData>
            </a:graphic>
          </wp:inline>
        </w:drawing>
      </w:r>
    </w:p>
    <w:p w14:paraId="72F3B8F2" w14:textId="77777777" w:rsidR="00BB7677" w:rsidRPr="00BB7677" w:rsidRDefault="00BB7677" w:rsidP="00BB767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B7677">
        <w:rPr>
          <w:rFonts w:ascii="LiberationSerif-Italic" w:hAnsi="LiberationSerif-Italic" w:cs="LiberationSerif-Italic"/>
          <w:i/>
          <w:iCs/>
          <w:color w:val="000000"/>
          <w:kern w:val="0"/>
          <w:sz w:val="22"/>
          <w:szCs w:val="22"/>
        </w:rPr>
        <w:t>Figure 11.10: The Product model and related ProductTranslation model generated by django-parler</w:t>
      </w:r>
    </w:p>
    <w:p w14:paraId="0B0B0CA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1F2574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The </w:t>
      </w:r>
      <w:r w:rsidRPr="00BB7677">
        <w:rPr>
          <w:rFonts w:ascii="LiberationMono" w:hAnsi="LiberationMono" w:cs="LiberationMono"/>
          <w:color w:val="000000"/>
          <w:kern w:val="0"/>
          <w:sz w:val="22"/>
          <w:szCs w:val="22"/>
        </w:rPr>
        <w:t xml:space="preserve">ProductTranslation </w:t>
      </w:r>
      <w:r w:rsidRPr="00BB7677">
        <w:rPr>
          <w:rFonts w:ascii="LiberationSerif" w:hAnsi="LiberationSerif" w:cs="LiberationSerif"/>
          <w:color w:val="000000"/>
          <w:kern w:val="0"/>
          <w:sz w:val="30"/>
          <w:szCs w:val="30"/>
        </w:rPr>
        <w:t xml:space="preserve">model generated by </w:t>
      </w:r>
      <w:r w:rsidRPr="00BB7677">
        <w:rPr>
          <w:rFonts w:ascii="LiberationMono" w:hAnsi="LiberationMono" w:cs="LiberationMono"/>
          <w:color w:val="000000"/>
          <w:kern w:val="0"/>
          <w:sz w:val="22"/>
          <w:szCs w:val="22"/>
        </w:rPr>
        <w:t xml:space="preserve">django-parler </w:t>
      </w:r>
      <w:r w:rsidRPr="00BB7677">
        <w:rPr>
          <w:rFonts w:ascii="LiberationSerif" w:hAnsi="LiberationSerif" w:cs="LiberationSerif"/>
          <w:color w:val="000000"/>
          <w:kern w:val="0"/>
          <w:sz w:val="30"/>
          <w:szCs w:val="30"/>
        </w:rPr>
        <w:t xml:space="preserve">includes the </w:t>
      </w:r>
      <w:r w:rsidRPr="00BB7677">
        <w:rPr>
          <w:rFonts w:ascii="LiberationMono" w:hAnsi="LiberationMono" w:cs="LiberationMono"/>
          <w:color w:val="000000"/>
          <w:kern w:val="0"/>
          <w:sz w:val="22"/>
          <w:szCs w:val="22"/>
        </w:rPr>
        <w:t xml:space="preserve">name </w:t>
      </w:r>
      <w:r w:rsidRPr="00BB7677">
        <w:rPr>
          <w:rFonts w:ascii="LiberationSerif" w:hAnsi="LiberationSerif" w:cs="LiberationSerif"/>
          <w:color w:val="000000"/>
          <w:kern w:val="0"/>
          <w:sz w:val="30"/>
          <w:szCs w:val="30"/>
        </w:rPr>
        <w:t xml:space="preserve">, </w:t>
      </w:r>
      <w:r w:rsidRPr="00BB7677">
        <w:rPr>
          <w:rFonts w:ascii="LiberationMono" w:hAnsi="LiberationMono" w:cs="LiberationMono"/>
          <w:color w:val="000000"/>
          <w:kern w:val="0"/>
          <w:sz w:val="22"/>
          <w:szCs w:val="22"/>
        </w:rPr>
        <w:t xml:space="preserve">slug </w:t>
      </w:r>
      <w:r w:rsidRPr="00BB7677">
        <w:rPr>
          <w:rFonts w:ascii="LiberationSerif" w:hAnsi="LiberationSerif" w:cs="LiberationSerif"/>
          <w:color w:val="000000"/>
          <w:kern w:val="0"/>
          <w:sz w:val="30"/>
          <w:szCs w:val="30"/>
        </w:rPr>
        <w:t xml:space="preserve">, and </w:t>
      </w:r>
      <w:r w:rsidRPr="00BB7677">
        <w:rPr>
          <w:rFonts w:ascii="LiberationMono" w:hAnsi="LiberationMono" w:cs="LiberationMono"/>
          <w:color w:val="000000"/>
          <w:kern w:val="0"/>
          <w:sz w:val="22"/>
          <w:szCs w:val="22"/>
        </w:rPr>
        <w:t xml:space="preserve">description </w:t>
      </w:r>
      <w:r w:rsidRPr="00BB7677">
        <w:rPr>
          <w:rFonts w:ascii="LiberationSerif" w:hAnsi="LiberationSerif" w:cs="LiberationSerif"/>
          <w:color w:val="000000"/>
          <w:kern w:val="0"/>
          <w:sz w:val="30"/>
          <w:szCs w:val="30"/>
        </w:rPr>
        <w:t xml:space="preserve">translatable fields, a </w:t>
      </w:r>
      <w:r w:rsidRPr="00BB7677">
        <w:rPr>
          <w:rFonts w:ascii="LiberationMono" w:hAnsi="LiberationMono" w:cs="LiberationMono"/>
          <w:color w:val="000000"/>
          <w:kern w:val="0"/>
          <w:sz w:val="22"/>
          <w:szCs w:val="22"/>
        </w:rPr>
        <w:t xml:space="preserve">language_code </w:t>
      </w:r>
      <w:r w:rsidRPr="00BB7677">
        <w:rPr>
          <w:rFonts w:ascii="LiberationSerif" w:hAnsi="LiberationSerif" w:cs="LiberationSerif"/>
          <w:color w:val="000000"/>
          <w:kern w:val="0"/>
          <w:sz w:val="30"/>
          <w:szCs w:val="30"/>
        </w:rPr>
        <w:t xml:space="preserve">field, and a </w:t>
      </w:r>
      <w:r w:rsidRPr="00BB7677">
        <w:rPr>
          <w:rFonts w:ascii="LiberationMono" w:hAnsi="LiberationMono" w:cs="LiberationMono"/>
          <w:color w:val="000000"/>
          <w:kern w:val="0"/>
          <w:sz w:val="22"/>
          <w:szCs w:val="22"/>
        </w:rPr>
        <w:t xml:space="preserve">ForeignKey </w:t>
      </w:r>
      <w:r w:rsidRPr="00BB7677">
        <w:rPr>
          <w:rFonts w:ascii="LiberationSerif" w:hAnsi="LiberationSerif" w:cs="LiberationSerif"/>
          <w:color w:val="000000"/>
          <w:kern w:val="0"/>
          <w:sz w:val="30"/>
          <w:szCs w:val="30"/>
        </w:rPr>
        <w:t xml:space="preserve">for the master </w:t>
      </w:r>
      <w:r w:rsidRPr="00BB7677">
        <w:rPr>
          <w:rFonts w:ascii="LiberationMono" w:hAnsi="LiberationMono" w:cs="LiberationMono"/>
          <w:color w:val="000000"/>
          <w:kern w:val="0"/>
          <w:sz w:val="22"/>
          <w:szCs w:val="22"/>
        </w:rPr>
        <w:t xml:space="preserve">Product </w:t>
      </w:r>
      <w:r w:rsidRPr="00BB7677">
        <w:rPr>
          <w:rFonts w:ascii="LiberationSerif" w:hAnsi="LiberationSerif" w:cs="LiberationSerif"/>
          <w:color w:val="000000"/>
          <w:kern w:val="0"/>
          <w:sz w:val="30"/>
          <w:szCs w:val="30"/>
        </w:rPr>
        <w:t xml:space="preserve">object. There is a one-to-many relationship from </w:t>
      </w:r>
      <w:r w:rsidRPr="00BB7677">
        <w:rPr>
          <w:rFonts w:ascii="LiberationMono" w:hAnsi="LiberationMono" w:cs="LiberationMono"/>
          <w:color w:val="000000"/>
          <w:kern w:val="0"/>
          <w:sz w:val="22"/>
          <w:szCs w:val="22"/>
        </w:rPr>
        <w:t xml:space="preserve">Product </w:t>
      </w:r>
      <w:r w:rsidRPr="00BB7677">
        <w:rPr>
          <w:rFonts w:ascii="LiberationSerif" w:hAnsi="LiberationSerif" w:cs="LiberationSerif"/>
          <w:color w:val="000000"/>
          <w:kern w:val="0"/>
          <w:sz w:val="30"/>
          <w:szCs w:val="30"/>
        </w:rPr>
        <w:t xml:space="preserve">to </w:t>
      </w:r>
      <w:r w:rsidRPr="00BB7677">
        <w:rPr>
          <w:rFonts w:ascii="LiberationMono" w:hAnsi="LiberationMono" w:cs="LiberationMono"/>
          <w:color w:val="000000"/>
          <w:kern w:val="0"/>
          <w:sz w:val="22"/>
          <w:szCs w:val="22"/>
        </w:rPr>
        <w:t xml:space="preserve">ProductTranslation </w:t>
      </w:r>
      <w:r w:rsidRPr="00BB7677">
        <w:rPr>
          <w:rFonts w:ascii="LiberationSerif" w:hAnsi="LiberationSerif" w:cs="LiberationSerif"/>
          <w:color w:val="000000"/>
          <w:kern w:val="0"/>
          <w:sz w:val="30"/>
          <w:szCs w:val="30"/>
        </w:rPr>
        <w:t xml:space="preserve">. A </w:t>
      </w:r>
      <w:r w:rsidRPr="00BB7677">
        <w:rPr>
          <w:rFonts w:ascii="LiberationMono" w:hAnsi="LiberationMono" w:cs="LiberationMono"/>
          <w:color w:val="000000"/>
          <w:kern w:val="0"/>
          <w:sz w:val="22"/>
          <w:szCs w:val="22"/>
        </w:rPr>
        <w:t>ProductTranslation</w:t>
      </w:r>
      <w:r w:rsidRPr="00BB7677">
        <w:rPr>
          <w:rFonts w:ascii="LiberationSerif" w:hAnsi="LiberationSerif" w:cs="LiberationSerif"/>
          <w:color w:val="000000"/>
          <w:kern w:val="0"/>
          <w:sz w:val="30"/>
          <w:szCs w:val="30"/>
        </w:rPr>
        <w:t xml:space="preserve"> object will exist for each available language of each </w:t>
      </w:r>
      <w:r w:rsidRPr="00BB7677">
        <w:rPr>
          <w:rFonts w:ascii="LiberationMono" w:hAnsi="LiberationMono" w:cs="LiberationMono"/>
          <w:color w:val="000000"/>
          <w:kern w:val="0"/>
          <w:sz w:val="22"/>
          <w:szCs w:val="22"/>
        </w:rPr>
        <w:t xml:space="preserve">Product </w:t>
      </w:r>
      <w:r w:rsidRPr="00BB7677">
        <w:rPr>
          <w:rFonts w:ascii="LiberationSerif" w:hAnsi="LiberationSerif" w:cs="LiberationSerif"/>
          <w:color w:val="000000"/>
          <w:kern w:val="0"/>
          <w:sz w:val="30"/>
          <w:szCs w:val="30"/>
        </w:rPr>
        <w:t>object.</w:t>
      </w:r>
    </w:p>
    <w:p w14:paraId="090B70D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6F4184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Since Django uses a separate table for translations, there are some Django features that you can’t use. It is not possible to use a default order with a translated field. You can filter by translated fields in queries, but you can’t include a translatable field in the </w:t>
      </w:r>
      <w:r w:rsidRPr="00BB7677">
        <w:rPr>
          <w:rFonts w:ascii="LiberationMono" w:hAnsi="LiberationMono" w:cs="LiberationMono"/>
          <w:color w:val="000000"/>
          <w:kern w:val="0"/>
          <w:sz w:val="22"/>
          <w:szCs w:val="22"/>
        </w:rPr>
        <w:t xml:space="preserve">ordering Meta </w:t>
      </w:r>
      <w:r w:rsidRPr="00BB7677">
        <w:rPr>
          <w:rFonts w:ascii="LiberationSerif" w:hAnsi="LiberationSerif" w:cs="LiberationSerif"/>
          <w:color w:val="000000"/>
          <w:kern w:val="0"/>
          <w:sz w:val="30"/>
          <w:szCs w:val="30"/>
        </w:rPr>
        <w:t>options. Also, you can’t use indexes for the fields that are translated, as these fields will not exist in the original model because they will reside in the translation model.</w:t>
      </w:r>
    </w:p>
    <w:p w14:paraId="2D55576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models.py </w:t>
      </w:r>
      <w:r w:rsidRPr="00BB7677">
        <w:rPr>
          <w:rFonts w:ascii="LiberationSerif" w:hAnsi="LiberationSerif" w:cs="LiberationSerif"/>
          <w:color w:val="000000"/>
          <w:kern w:val="0"/>
          <w:sz w:val="30"/>
          <w:szCs w:val="30"/>
        </w:rPr>
        <w:t xml:space="preserve">file of the </w:t>
      </w:r>
      <w:r w:rsidRPr="00BB7677">
        <w:rPr>
          <w:rFonts w:ascii="LiberationMono" w:hAnsi="LiberationMono" w:cs="LiberationMono"/>
          <w:color w:val="000000"/>
          <w:kern w:val="0"/>
          <w:sz w:val="22"/>
          <w:szCs w:val="22"/>
        </w:rPr>
        <w:t xml:space="preserve">shop </w:t>
      </w:r>
      <w:r w:rsidRPr="00BB7677">
        <w:rPr>
          <w:rFonts w:ascii="LiberationSerif" w:hAnsi="LiberationSerif" w:cs="LiberationSerif"/>
          <w:color w:val="000000"/>
          <w:kern w:val="0"/>
          <w:sz w:val="30"/>
          <w:szCs w:val="30"/>
        </w:rPr>
        <w:t>application and comment out the</w:t>
      </w:r>
    </w:p>
    <w:p w14:paraId="3E06056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ordering </w:t>
      </w:r>
      <w:r w:rsidRPr="00BB7677">
        <w:rPr>
          <w:rFonts w:ascii="LiberationSerif" w:hAnsi="LiberationSerif" w:cs="LiberationSerif"/>
          <w:color w:val="000000"/>
          <w:kern w:val="0"/>
          <w:sz w:val="30"/>
          <w:szCs w:val="30"/>
        </w:rPr>
        <w:t xml:space="preserve">and </w:t>
      </w:r>
      <w:r w:rsidRPr="00BB7677">
        <w:rPr>
          <w:rFonts w:ascii="LiberationMono" w:hAnsi="LiberationMono" w:cs="LiberationMono"/>
          <w:color w:val="000000"/>
          <w:kern w:val="0"/>
          <w:sz w:val="22"/>
          <w:szCs w:val="22"/>
        </w:rPr>
        <w:t xml:space="preserve">indexes </w:t>
      </w:r>
      <w:r w:rsidRPr="00BB7677">
        <w:rPr>
          <w:rFonts w:ascii="LiberationSerif" w:hAnsi="LiberationSerif" w:cs="LiberationSerif"/>
          <w:color w:val="000000"/>
          <w:kern w:val="0"/>
          <w:sz w:val="30"/>
          <w:szCs w:val="30"/>
        </w:rPr>
        <w:t xml:space="preserve">attributes of the </w:t>
      </w:r>
      <w:r w:rsidRPr="00BB7677">
        <w:rPr>
          <w:rFonts w:ascii="LiberationMono" w:hAnsi="LiberationMono" w:cs="LiberationMono"/>
          <w:color w:val="000000"/>
          <w:kern w:val="0"/>
          <w:sz w:val="22"/>
          <w:szCs w:val="22"/>
        </w:rPr>
        <w:t xml:space="preserve">Category Meta </w:t>
      </w:r>
      <w:r w:rsidRPr="00BB7677">
        <w:rPr>
          <w:rFonts w:ascii="LiberationSerif" w:hAnsi="LiberationSerif" w:cs="LiberationSerif"/>
          <w:color w:val="000000"/>
          <w:kern w:val="0"/>
          <w:sz w:val="30"/>
          <w:szCs w:val="30"/>
        </w:rPr>
        <w:t>class:</w:t>
      </w:r>
    </w:p>
    <w:p w14:paraId="080ACA44"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class </w:t>
      </w:r>
      <w:r w:rsidRPr="00BB7677">
        <w:rPr>
          <w:rFonts w:ascii="LiberationMono" w:hAnsi="LiberationMono" w:cs="LiberationMono"/>
          <w:color w:val="4078F3"/>
          <w:kern w:val="0"/>
          <w:sz w:val="22"/>
          <w:szCs w:val="22"/>
        </w:rPr>
        <w:t>Category</w:t>
      </w:r>
      <w:r w:rsidRPr="00BB7677">
        <w:rPr>
          <w:rFonts w:ascii="LiberationMono" w:hAnsi="LiberationMono" w:cs="LiberationMono"/>
          <w:color w:val="383A42"/>
          <w:kern w:val="0"/>
          <w:sz w:val="22"/>
          <w:szCs w:val="22"/>
        </w:rPr>
        <w:t>(</w:t>
      </w:r>
      <w:r w:rsidRPr="00BB7677">
        <w:rPr>
          <w:rFonts w:ascii="LiberationMono" w:hAnsi="LiberationMono" w:cs="LiberationMono"/>
          <w:color w:val="4078F3"/>
          <w:kern w:val="0"/>
          <w:sz w:val="22"/>
          <w:szCs w:val="22"/>
        </w:rPr>
        <w:t>TranslatableModel</w:t>
      </w:r>
      <w:r w:rsidRPr="00BB7677">
        <w:rPr>
          <w:rFonts w:ascii="LiberationMono" w:hAnsi="LiberationMono" w:cs="LiberationMono"/>
          <w:color w:val="383A42"/>
          <w:kern w:val="0"/>
          <w:sz w:val="22"/>
          <w:szCs w:val="22"/>
        </w:rPr>
        <w:t>):</w:t>
      </w:r>
    </w:p>
    <w:p w14:paraId="20FE57DD" w14:textId="77777777" w:rsidR="00BB7677" w:rsidRPr="00BB7677" w:rsidRDefault="00BB7677" w:rsidP="00BB767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w:t>
      </w:r>
    </w:p>
    <w:p w14:paraId="587D85DC"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class </w:t>
      </w:r>
      <w:r w:rsidRPr="00BB7677">
        <w:rPr>
          <w:rFonts w:ascii="LiberationMono" w:hAnsi="LiberationMono" w:cs="LiberationMono"/>
          <w:color w:val="4078F3"/>
          <w:kern w:val="0"/>
          <w:sz w:val="22"/>
          <w:szCs w:val="22"/>
        </w:rPr>
        <w:t>Meta</w:t>
      </w:r>
      <w:r w:rsidRPr="00BB7677">
        <w:rPr>
          <w:rFonts w:ascii="LiberationMono" w:hAnsi="LiberationMono" w:cs="LiberationMono"/>
          <w:color w:val="383A42"/>
          <w:kern w:val="0"/>
          <w:sz w:val="22"/>
          <w:szCs w:val="22"/>
        </w:rPr>
        <w:t>:</w:t>
      </w:r>
    </w:p>
    <w:p w14:paraId="62853B30" w14:textId="77777777" w:rsidR="00BB7677" w:rsidRPr="00BB7677" w:rsidRDefault="00BB7677" w:rsidP="00BB767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BB7677">
        <w:rPr>
          <w:rFonts w:ascii="LiberationMono-BoldItalic" w:hAnsi="LiberationMono-BoldItalic" w:cs="LiberationMono-BoldItalic"/>
          <w:b/>
          <w:bCs/>
          <w:i/>
          <w:iCs/>
          <w:color w:val="A1A2A8"/>
          <w:kern w:val="0"/>
          <w:sz w:val="22"/>
          <w:szCs w:val="22"/>
        </w:rPr>
        <w:t xml:space="preserve"># </w:t>
      </w:r>
      <w:r w:rsidRPr="00BB7677">
        <w:rPr>
          <w:rFonts w:ascii="LiberationMono-Italic" w:hAnsi="LiberationMono-Italic" w:cs="LiberationMono-Italic"/>
          <w:i/>
          <w:iCs/>
          <w:color w:val="A1A2A8"/>
          <w:kern w:val="0"/>
          <w:sz w:val="22"/>
          <w:szCs w:val="22"/>
        </w:rPr>
        <w:t>ordering = ['name']</w:t>
      </w:r>
    </w:p>
    <w:p w14:paraId="2C3C7A5A" w14:textId="77777777" w:rsidR="00BB7677" w:rsidRPr="00BB7677" w:rsidRDefault="00BB7677" w:rsidP="00BB767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B7677">
        <w:rPr>
          <w:rFonts w:ascii="LiberationMono-BoldItalic" w:hAnsi="LiberationMono-BoldItalic" w:cs="LiberationMono-BoldItalic"/>
          <w:b/>
          <w:bCs/>
          <w:i/>
          <w:iCs/>
          <w:color w:val="A1A2A8"/>
          <w:kern w:val="0"/>
          <w:sz w:val="22"/>
          <w:szCs w:val="22"/>
        </w:rPr>
        <w:t xml:space="preserve"># </w:t>
      </w:r>
      <w:r w:rsidRPr="00BB7677">
        <w:rPr>
          <w:rFonts w:ascii="LiberationMono-Italic" w:hAnsi="LiberationMono-Italic" w:cs="LiberationMono-Italic"/>
          <w:i/>
          <w:iCs/>
          <w:color w:val="A1A2A8"/>
          <w:kern w:val="0"/>
          <w:sz w:val="22"/>
          <w:szCs w:val="22"/>
        </w:rPr>
        <w:t>indexes = [</w:t>
      </w:r>
    </w:p>
    <w:p w14:paraId="272EA756" w14:textId="77777777" w:rsidR="00BB7677" w:rsidRPr="00BB7677" w:rsidRDefault="00BB7677" w:rsidP="00BB767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B7677">
        <w:rPr>
          <w:rFonts w:ascii="LiberationMono-BoldItalic" w:hAnsi="LiberationMono-BoldItalic" w:cs="LiberationMono-BoldItalic"/>
          <w:b/>
          <w:bCs/>
          <w:i/>
          <w:iCs/>
          <w:color w:val="A1A2A8"/>
          <w:kern w:val="0"/>
          <w:sz w:val="22"/>
          <w:szCs w:val="22"/>
        </w:rPr>
        <w:t xml:space="preserve"># </w:t>
      </w:r>
      <w:r w:rsidRPr="00BB7677">
        <w:rPr>
          <w:rFonts w:ascii="LiberationMono-Italic" w:hAnsi="LiberationMono-Italic" w:cs="LiberationMono-Italic"/>
          <w:i/>
          <w:iCs/>
          <w:color w:val="A1A2A8"/>
          <w:kern w:val="0"/>
          <w:sz w:val="22"/>
          <w:szCs w:val="22"/>
        </w:rPr>
        <w:t>models.Index(fields=['name']),</w:t>
      </w:r>
    </w:p>
    <w:p w14:paraId="43D66383" w14:textId="77777777" w:rsidR="00BB7677" w:rsidRPr="00BB7677" w:rsidRDefault="00BB7677" w:rsidP="00BB767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B7677">
        <w:rPr>
          <w:rFonts w:ascii="LiberationMono-BoldItalic" w:hAnsi="LiberationMono-BoldItalic" w:cs="LiberationMono-BoldItalic"/>
          <w:b/>
          <w:bCs/>
          <w:i/>
          <w:iCs/>
          <w:color w:val="A1A2A8"/>
          <w:kern w:val="0"/>
          <w:sz w:val="22"/>
          <w:szCs w:val="22"/>
        </w:rPr>
        <w:t xml:space="preserve"># </w:t>
      </w:r>
      <w:r w:rsidRPr="00BB7677">
        <w:rPr>
          <w:rFonts w:ascii="LiberationMono-Italic" w:hAnsi="LiberationMono-Italic" w:cs="LiberationMono-Italic"/>
          <w:i/>
          <w:iCs/>
          <w:color w:val="A1A2A8"/>
          <w:kern w:val="0"/>
          <w:sz w:val="22"/>
          <w:szCs w:val="22"/>
        </w:rPr>
        <w:t>]</w:t>
      </w:r>
    </w:p>
    <w:p w14:paraId="12B46731"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 xml:space="preserve">verbose_name = </w:t>
      </w:r>
      <w:r w:rsidRPr="00BB7677">
        <w:rPr>
          <w:rFonts w:ascii="LiberationMono" w:hAnsi="LiberationMono" w:cs="LiberationMono"/>
          <w:color w:val="50A24F"/>
          <w:kern w:val="0"/>
          <w:sz w:val="22"/>
          <w:szCs w:val="22"/>
        </w:rPr>
        <w:t>'category'</w:t>
      </w:r>
    </w:p>
    <w:p w14:paraId="2DE78B08"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50A24F"/>
          <w:kern w:val="0"/>
          <w:sz w:val="22"/>
          <w:szCs w:val="22"/>
        </w:rPr>
      </w:pPr>
      <w:r w:rsidRPr="00BB7677">
        <w:rPr>
          <w:rFonts w:ascii="LiberationMono" w:hAnsi="LiberationMono" w:cs="LiberationMono"/>
          <w:color w:val="383A42"/>
          <w:kern w:val="0"/>
          <w:sz w:val="22"/>
          <w:szCs w:val="22"/>
        </w:rPr>
        <w:t xml:space="preserve">verbose_name_plural = </w:t>
      </w:r>
      <w:r w:rsidRPr="00BB7677">
        <w:rPr>
          <w:rFonts w:ascii="LiberationMono" w:hAnsi="LiberationMono" w:cs="LiberationMono"/>
          <w:color w:val="50A24F"/>
          <w:kern w:val="0"/>
          <w:sz w:val="22"/>
          <w:szCs w:val="22"/>
        </w:rPr>
        <w:t>'categories'</w:t>
      </w:r>
    </w:p>
    <w:p w14:paraId="26CD8FA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70C6956"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Serif" w:hAnsi="LiberationSerif" w:cs="LiberationSerif"/>
          <w:color w:val="000000"/>
          <w:kern w:val="0"/>
          <w:sz w:val="30"/>
          <w:szCs w:val="30"/>
        </w:rPr>
        <w:t xml:space="preserve">You also have to comment out the </w:t>
      </w:r>
      <w:r w:rsidRPr="00BB7677">
        <w:rPr>
          <w:rFonts w:ascii="LiberationMono" w:hAnsi="LiberationMono" w:cs="LiberationMono"/>
          <w:color w:val="000000"/>
          <w:kern w:val="0"/>
          <w:sz w:val="22"/>
          <w:szCs w:val="22"/>
        </w:rPr>
        <w:t xml:space="preserve">ordering </w:t>
      </w:r>
      <w:r w:rsidRPr="00BB7677">
        <w:rPr>
          <w:rFonts w:ascii="LiberationSerif" w:hAnsi="LiberationSerif" w:cs="LiberationSerif"/>
          <w:color w:val="000000"/>
          <w:kern w:val="0"/>
          <w:sz w:val="30"/>
          <w:szCs w:val="30"/>
        </w:rPr>
        <w:t xml:space="preserve">and attribute of the </w:t>
      </w:r>
      <w:r w:rsidRPr="00BB7677">
        <w:rPr>
          <w:rFonts w:ascii="LiberationMono" w:hAnsi="LiberationMono" w:cs="LiberationMono"/>
          <w:color w:val="000000"/>
          <w:kern w:val="0"/>
          <w:sz w:val="22"/>
          <w:szCs w:val="22"/>
        </w:rPr>
        <w:t xml:space="preserve">Product Meta </w:t>
      </w:r>
      <w:r w:rsidRPr="00BB7677">
        <w:rPr>
          <w:rFonts w:ascii="LiberationSerif" w:hAnsi="LiberationSerif" w:cs="LiberationSerif"/>
          <w:color w:val="000000"/>
          <w:kern w:val="0"/>
          <w:sz w:val="30"/>
          <w:szCs w:val="30"/>
        </w:rPr>
        <w:t>class and the indexes that refer to the translated fields. Comment out</w:t>
      </w:r>
      <w:r w:rsidRPr="00BB7677">
        <w:rPr>
          <w:rFonts w:ascii="LiberationMono" w:hAnsi="LiberationMono" w:cs="LiberationMono"/>
          <w:color w:val="000000"/>
          <w:kern w:val="0"/>
          <w:sz w:val="22"/>
          <w:szCs w:val="22"/>
        </w:rPr>
        <w:t xml:space="preserve"> </w:t>
      </w:r>
      <w:r w:rsidRPr="00BB7677">
        <w:rPr>
          <w:rFonts w:ascii="LiberationSerif" w:hAnsi="LiberationSerif" w:cs="LiberationSerif"/>
          <w:color w:val="000000"/>
          <w:kern w:val="0"/>
          <w:sz w:val="30"/>
          <w:szCs w:val="30"/>
        </w:rPr>
        <w:t xml:space="preserve">the following lines of the </w:t>
      </w:r>
      <w:r w:rsidRPr="00BB7677">
        <w:rPr>
          <w:rFonts w:ascii="LiberationMono" w:hAnsi="LiberationMono" w:cs="LiberationMono"/>
          <w:color w:val="000000"/>
          <w:kern w:val="0"/>
          <w:sz w:val="22"/>
          <w:szCs w:val="22"/>
        </w:rPr>
        <w:t xml:space="preserve">Product Meta </w:t>
      </w:r>
      <w:r w:rsidRPr="00BB7677">
        <w:rPr>
          <w:rFonts w:ascii="LiberationSerif" w:hAnsi="LiberationSerif" w:cs="LiberationSerif"/>
          <w:color w:val="000000"/>
          <w:kern w:val="0"/>
          <w:sz w:val="30"/>
          <w:szCs w:val="30"/>
        </w:rPr>
        <w:t>class:</w:t>
      </w:r>
    </w:p>
    <w:p w14:paraId="7231CB27"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class </w:t>
      </w:r>
      <w:r w:rsidRPr="00BB7677">
        <w:rPr>
          <w:rFonts w:ascii="LiberationMono" w:hAnsi="LiberationMono" w:cs="LiberationMono"/>
          <w:color w:val="4078F3"/>
          <w:kern w:val="0"/>
          <w:sz w:val="22"/>
          <w:szCs w:val="22"/>
        </w:rPr>
        <w:t>Product</w:t>
      </w:r>
      <w:r w:rsidRPr="00BB7677">
        <w:rPr>
          <w:rFonts w:ascii="LiberationMono" w:hAnsi="LiberationMono" w:cs="LiberationMono"/>
          <w:color w:val="383A42"/>
          <w:kern w:val="0"/>
          <w:sz w:val="22"/>
          <w:szCs w:val="22"/>
        </w:rPr>
        <w:t>(</w:t>
      </w:r>
      <w:r w:rsidRPr="00BB7677">
        <w:rPr>
          <w:rFonts w:ascii="LiberationMono" w:hAnsi="LiberationMono" w:cs="LiberationMono"/>
          <w:color w:val="4078F3"/>
          <w:kern w:val="0"/>
          <w:sz w:val="22"/>
          <w:szCs w:val="22"/>
        </w:rPr>
        <w:t>TranslatableModel</w:t>
      </w:r>
      <w:r w:rsidRPr="00BB7677">
        <w:rPr>
          <w:rFonts w:ascii="LiberationMono" w:hAnsi="LiberationMono" w:cs="LiberationMono"/>
          <w:color w:val="383A42"/>
          <w:kern w:val="0"/>
          <w:sz w:val="22"/>
          <w:szCs w:val="22"/>
        </w:rPr>
        <w:t>):</w:t>
      </w:r>
    </w:p>
    <w:p w14:paraId="7B4B78DF" w14:textId="77777777" w:rsidR="00BB7677" w:rsidRPr="00BB7677" w:rsidRDefault="00BB7677" w:rsidP="00BB767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w:t>
      </w:r>
    </w:p>
    <w:p w14:paraId="1968FDD2"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class </w:t>
      </w:r>
      <w:r w:rsidRPr="00BB7677">
        <w:rPr>
          <w:rFonts w:ascii="LiberationMono" w:hAnsi="LiberationMono" w:cs="LiberationMono"/>
          <w:color w:val="4078F3"/>
          <w:kern w:val="0"/>
          <w:sz w:val="22"/>
          <w:szCs w:val="22"/>
        </w:rPr>
        <w:t>Meta</w:t>
      </w:r>
      <w:r w:rsidRPr="00BB7677">
        <w:rPr>
          <w:rFonts w:ascii="LiberationMono" w:hAnsi="LiberationMono" w:cs="LiberationMono"/>
          <w:color w:val="383A42"/>
          <w:kern w:val="0"/>
          <w:sz w:val="22"/>
          <w:szCs w:val="22"/>
        </w:rPr>
        <w:t>:</w:t>
      </w:r>
    </w:p>
    <w:p w14:paraId="6BDE3009" w14:textId="77777777" w:rsidR="00BB7677" w:rsidRPr="00BB7677" w:rsidRDefault="00BB7677" w:rsidP="00BB767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BB7677">
        <w:rPr>
          <w:rFonts w:ascii="LiberationMono-BoldItalic" w:hAnsi="LiberationMono-BoldItalic" w:cs="LiberationMono-BoldItalic"/>
          <w:b/>
          <w:bCs/>
          <w:i/>
          <w:iCs/>
          <w:color w:val="A1A2A8"/>
          <w:kern w:val="0"/>
          <w:sz w:val="22"/>
          <w:szCs w:val="22"/>
        </w:rPr>
        <w:t xml:space="preserve"># </w:t>
      </w:r>
      <w:r w:rsidRPr="00BB7677">
        <w:rPr>
          <w:rFonts w:ascii="LiberationMono-Italic" w:hAnsi="LiberationMono-Italic" w:cs="LiberationMono-Italic"/>
          <w:i/>
          <w:iCs/>
          <w:color w:val="A1A2A8"/>
          <w:kern w:val="0"/>
          <w:sz w:val="22"/>
          <w:szCs w:val="22"/>
        </w:rPr>
        <w:t>ordering = ['name']</w:t>
      </w:r>
    </w:p>
    <w:p w14:paraId="45E5C5CD"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indexes = [</w:t>
      </w:r>
    </w:p>
    <w:p w14:paraId="1AE21F1E" w14:textId="77777777" w:rsidR="00BB7677" w:rsidRPr="00BB7677" w:rsidRDefault="00BB7677" w:rsidP="00BB767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BB7677">
        <w:rPr>
          <w:rFonts w:ascii="LiberationMono-BoldItalic" w:hAnsi="LiberationMono-BoldItalic" w:cs="LiberationMono-BoldItalic"/>
          <w:b/>
          <w:bCs/>
          <w:i/>
          <w:iCs/>
          <w:color w:val="A1A2A8"/>
          <w:kern w:val="0"/>
          <w:sz w:val="22"/>
          <w:szCs w:val="22"/>
        </w:rPr>
        <w:lastRenderedPageBreak/>
        <w:t xml:space="preserve"># </w:t>
      </w:r>
      <w:r w:rsidRPr="00BB7677">
        <w:rPr>
          <w:rFonts w:ascii="LiberationMono-Italic" w:hAnsi="LiberationMono-Italic" w:cs="LiberationMono-Italic"/>
          <w:i/>
          <w:iCs/>
          <w:color w:val="A1A2A8"/>
          <w:kern w:val="0"/>
          <w:sz w:val="22"/>
          <w:szCs w:val="22"/>
        </w:rPr>
        <w:t>models.Index(fields=['id', 'slug']),</w:t>
      </w:r>
    </w:p>
    <w:p w14:paraId="6FD08CF9" w14:textId="77777777" w:rsidR="00BB7677" w:rsidRPr="00BB7677" w:rsidRDefault="00BB7677" w:rsidP="00BB767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BB7677">
        <w:rPr>
          <w:rFonts w:ascii="LiberationMono-BoldItalic" w:hAnsi="LiberationMono-BoldItalic" w:cs="LiberationMono-BoldItalic"/>
          <w:b/>
          <w:bCs/>
          <w:i/>
          <w:iCs/>
          <w:color w:val="A1A2A8"/>
          <w:kern w:val="0"/>
          <w:sz w:val="22"/>
          <w:szCs w:val="22"/>
        </w:rPr>
        <w:t xml:space="preserve"># </w:t>
      </w:r>
      <w:r w:rsidRPr="00BB7677">
        <w:rPr>
          <w:rFonts w:ascii="LiberationMono-Italic" w:hAnsi="LiberationMono-Italic" w:cs="LiberationMono-Italic"/>
          <w:i/>
          <w:iCs/>
          <w:color w:val="A1A2A8"/>
          <w:kern w:val="0"/>
          <w:sz w:val="22"/>
          <w:szCs w:val="22"/>
        </w:rPr>
        <w:t>models.Index(fields=['name']),</w:t>
      </w:r>
    </w:p>
    <w:p w14:paraId="2EBD2CD0"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models.Index(fields=[</w:t>
      </w:r>
      <w:r w:rsidRPr="00BB7677">
        <w:rPr>
          <w:rFonts w:ascii="LiberationMono" w:hAnsi="LiberationMono" w:cs="LiberationMono"/>
          <w:color w:val="50A24F"/>
          <w:kern w:val="0"/>
          <w:sz w:val="22"/>
          <w:szCs w:val="22"/>
        </w:rPr>
        <w:t>'-created'</w:t>
      </w:r>
      <w:r w:rsidRPr="00BB7677">
        <w:rPr>
          <w:rFonts w:ascii="LiberationMono" w:hAnsi="LiberationMono" w:cs="LiberationMono"/>
          <w:color w:val="383A42"/>
          <w:kern w:val="0"/>
          <w:sz w:val="22"/>
          <w:szCs w:val="22"/>
        </w:rPr>
        <w:t>]),</w:t>
      </w:r>
    </w:p>
    <w:p w14:paraId="2A6CE0E2"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2DFC163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AED2D3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You can read more about the </w:t>
      </w:r>
      <w:r w:rsidRPr="00BB7677">
        <w:rPr>
          <w:rFonts w:ascii="LiberationMono" w:hAnsi="LiberationMono" w:cs="LiberationMono"/>
          <w:color w:val="000000"/>
          <w:kern w:val="0"/>
          <w:sz w:val="22"/>
          <w:szCs w:val="22"/>
        </w:rPr>
        <w:t xml:space="preserve">django-parler </w:t>
      </w:r>
      <w:r w:rsidRPr="00BB7677">
        <w:rPr>
          <w:rFonts w:ascii="LiberationSerif" w:hAnsi="LiberationSerif" w:cs="LiberationSerif"/>
          <w:color w:val="000000"/>
          <w:kern w:val="0"/>
          <w:sz w:val="30"/>
          <w:szCs w:val="30"/>
        </w:rPr>
        <w:t>module’s compatibility with</w:t>
      </w:r>
    </w:p>
    <w:p w14:paraId="37EBC29D"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EF"/>
          <w:kern w:val="0"/>
          <w:sz w:val="30"/>
          <w:szCs w:val="30"/>
        </w:rPr>
      </w:pPr>
      <w:r w:rsidRPr="00BB7677">
        <w:rPr>
          <w:rFonts w:ascii="LiberationSerif" w:hAnsi="LiberationSerif" w:cs="LiberationSerif"/>
          <w:color w:val="000000"/>
          <w:kern w:val="0"/>
          <w:sz w:val="30"/>
          <w:szCs w:val="30"/>
        </w:rPr>
        <w:t xml:space="preserve">Django at </w:t>
      </w:r>
      <w:r w:rsidRPr="00BB7677">
        <w:rPr>
          <w:rFonts w:ascii="LiberationMono" w:hAnsi="LiberationMono" w:cs="LiberationMono"/>
          <w:color w:val="0000EF"/>
          <w:kern w:val="0"/>
          <w:sz w:val="30"/>
          <w:szCs w:val="30"/>
        </w:rPr>
        <w:t>https://django-parler.readthedocs.io/en/latest/compatibility.html</w:t>
      </w:r>
      <w:r w:rsidRPr="00BB7677">
        <w:rPr>
          <w:rFonts w:ascii="LiberationSerif" w:hAnsi="LiberationSerif" w:cs="LiberationSerif"/>
          <w:color w:val="000000"/>
          <w:kern w:val="0"/>
          <w:sz w:val="30"/>
          <w:szCs w:val="30"/>
        </w:rPr>
        <w:t>.</w:t>
      </w:r>
    </w:p>
    <w:p w14:paraId="6A95C6A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Let’s continue by integrating the translatable models into the administration site.</w:t>
      </w:r>
    </w:p>
    <w:p w14:paraId="0EF277F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6F11846"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Integrating translations into the administration site</w:t>
      </w:r>
    </w:p>
    <w:p w14:paraId="6A3CEB3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django-parler </w:t>
      </w:r>
      <w:r w:rsidRPr="00BB7677">
        <w:rPr>
          <w:rFonts w:ascii="LiberationSerif" w:hAnsi="LiberationSerif" w:cs="LiberationSerif"/>
          <w:color w:val="000000"/>
          <w:kern w:val="0"/>
          <w:sz w:val="30"/>
          <w:szCs w:val="30"/>
        </w:rPr>
        <w:t xml:space="preserve">integrates seamlessly with the Django administration site. This allows you to easily edit different translations of your objects through the user-friendly admin interface. It includes a </w:t>
      </w:r>
      <w:r w:rsidRPr="00BB7677">
        <w:rPr>
          <w:rFonts w:ascii="LiberationMono" w:hAnsi="LiberationMono" w:cs="LiberationMono"/>
          <w:color w:val="000000"/>
          <w:kern w:val="0"/>
          <w:sz w:val="22"/>
          <w:szCs w:val="22"/>
        </w:rPr>
        <w:t xml:space="preserve">TranslatableAdmin </w:t>
      </w:r>
      <w:r w:rsidRPr="00BB7677">
        <w:rPr>
          <w:rFonts w:ascii="LiberationSerif" w:hAnsi="LiberationSerif" w:cs="LiberationSerif"/>
          <w:color w:val="000000"/>
          <w:kern w:val="0"/>
          <w:sz w:val="30"/>
          <w:szCs w:val="30"/>
        </w:rPr>
        <w:t xml:space="preserve">class that overrides the </w:t>
      </w:r>
      <w:r w:rsidRPr="00BB7677">
        <w:rPr>
          <w:rFonts w:ascii="LiberationMono" w:hAnsi="LiberationMono" w:cs="LiberationMono"/>
          <w:color w:val="000000"/>
          <w:kern w:val="0"/>
          <w:sz w:val="22"/>
          <w:szCs w:val="22"/>
        </w:rPr>
        <w:t xml:space="preserve">ModelAdmin </w:t>
      </w:r>
      <w:r w:rsidRPr="00BB7677">
        <w:rPr>
          <w:rFonts w:ascii="LiberationSerif" w:hAnsi="LiberationSerif" w:cs="LiberationSerif"/>
          <w:color w:val="000000"/>
          <w:kern w:val="0"/>
          <w:sz w:val="30"/>
          <w:szCs w:val="30"/>
        </w:rPr>
        <w:t>class provided by Django to manage model translations.</w:t>
      </w:r>
    </w:p>
    <w:p w14:paraId="3E18F9F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F3985A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admin.py </w:t>
      </w:r>
      <w:r w:rsidRPr="00BB7677">
        <w:rPr>
          <w:rFonts w:ascii="LiberationSerif" w:hAnsi="LiberationSerif" w:cs="LiberationSerif"/>
          <w:color w:val="000000"/>
          <w:kern w:val="0"/>
          <w:sz w:val="30"/>
          <w:szCs w:val="30"/>
        </w:rPr>
        <w:t xml:space="preserve">file of the </w:t>
      </w:r>
      <w:r w:rsidRPr="00BB7677">
        <w:rPr>
          <w:rFonts w:ascii="LiberationMono" w:hAnsi="LiberationMono" w:cs="LiberationMono"/>
          <w:color w:val="000000"/>
          <w:kern w:val="0"/>
          <w:sz w:val="22"/>
          <w:szCs w:val="22"/>
        </w:rPr>
        <w:t xml:space="preserve">shop </w:t>
      </w:r>
      <w:r w:rsidRPr="00BB7677">
        <w:rPr>
          <w:rFonts w:ascii="LiberationSerif" w:hAnsi="LiberationSerif" w:cs="LiberationSerif"/>
          <w:color w:val="000000"/>
          <w:kern w:val="0"/>
          <w:sz w:val="30"/>
          <w:szCs w:val="30"/>
        </w:rPr>
        <w:t>application and add the following import to it:</w:t>
      </w:r>
    </w:p>
    <w:p w14:paraId="3CC8BE6B"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from </w:t>
      </w:r>
      <w:r w:rsidRPr="00BB7677">
        <w:rPr>
          <w:rFonts w:ascii="LiberationMono" w:hAnsi="LiberationMono" w:cs="LiberationMono"/>
          <w:color w:val="383A42"/>
          <w:kern w:val="0"/>
          <w:sz w:val="22"/>
          <w:szCs w:val="22"/>
        </w:rPr>
        <w:t xml:space="preserve">parler.admin </w:t>
      </w:r>
      <w:r w:rsidRPr="00BB7677">
        <w:rPr>
          <w:rFonts w:ascii="LiberationMono" w:hAnsi="LiberationMono" w:cs="LiberationMono"/>
          <w:color w:val="A726A5"/>
          <w:kern w:val="0"/>
          <w:sz w:val="22"/>
          <w:szCs w:val="22"/>
        </w:rPr>
        <w:t xml:space="preserve">import </w:t>
      </w:r>
      <w:r w:rsidRPr="00BB7677">
        <w:rPr>
          <w:rFonts w:ascii="LiberationMono" w:hAnsi="LiberationMono" w:cs="LiberationMono"/>
          <w:color w:val="383A42"/>
          <w:kern w:val="0"/>
          <w:sz w:val="22"/>
          <w:szCs w:val="22"/>
        </w:rPr>
        <w:t>TranslatableAdmin</w:t>
      </w:r>
    </w:p>
    <w:p w14:paraId="7C3DE08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CDC0DE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Modify the </w:t>
      </w:r>
      <w:r w:rsidRPr="00BB7677">
        <w:rPr>
          <w:rFonts w:ascii="LiberationMono" w:hAnsi="LiberationMono" w:cs="LiberationMono"/>
          <w:color w:val="000000"/>
          <w:kern w:val="0"/>
          <w:sz w:val="22"/>
          <w:szCs w:val="22"/>
        </w:rPr>
        <w:t xml:space="preserve">CategoryAdmin </w:t>
      </w:r>
      <w:r w:rsidRPr="00BB7677">
        <w:rPr>
          <w:rFonts w:ascii="LiberationSerif" w:hAnsi="LiberationSerif" w:cs="LiberationSerif"/>
          <w:color w:val="000000"/>
          <w:kern w:val="0"/>
          <w:sz w:val="30"/>
          <w:szCs w:val="30"/>
        </w:rPr>
        <w:t xml:space="preserve">and </w:t>
      </w:r>
      <w:r w:rsidRPr="00BB7677">
        <w:rPr>
          <w:rFonts w:ascii="LiberationMono" w:hAnsi="LiberationMono" w:cs="LiberationMono"/>
          <w:color w:val="000000"/>
          <w:kern w:val="0"/>
          <w:sz w:val="22"/>
          <w:szCs w:val="22"/>
        </w:rPr>
        <w:t xml:space="preserve">ProductAdmin </w:t>
      </w:r>
      <w:r w:rsidRPr="00BB7677">
        <w:rPr>
          <w:rFonts w:ascii="LiberationSerif" w:hAnsi="LiberationSerif" w:cs="LiberationSerif"/>
          <w:color w:val="000000"/>
          <w:kern w:val="0"/>
          <w:sz w:val="30"/>
          <w:szCs w:val="30"/>
        </w:rPr>
        <w:t xml:space="preserve">classes to inherit from </w:t>
      </w:r>
      <w:r w:rsidRPr="00BB7677">
        <w:rPr>
          <w:rFonts w:ascii="LiberationMono" w:hAnsi="LiberationMono" w:cs="LiberationMono"/>
          <w:color w:val="000000"/>
          <w:kern w:val="0"/>
          <w:sz w:val="22"/>
          <w:szCs w:val="22"/>
        </w:rPr>
        <w:t xml:space="preserve">TranslatableAdmin </w:t>
      </w:r>
      <w:r w:rsidRPr="00BB7677">
        <w:rPr>
          <w:rFonts w:ascii="LiberationSerif" w:hAnsi="LiberationSerif" w:cs="LiberationSerif"/>
          <w:color w:val="000000"/>
          <w:kern w:val="0"/>
          <w:sz w:val="30"/>
          <w:szCs w:val="30"/>
        </w:rPr>
        <w:t xml:space="preserve">instead of </w:t>
      </w:r>
      <w:r w:rsidRPr="00BB7677">
        <w:rPr>
          <w:rFonts w:ascii="LiberationMono" w:hAnsi="LiberationMono" w:cs="LiberationMono"/>
          <w:color w:val="000000"/>
          <w:kern w:val="0"/>
          <w:sz w:val="22"/>
          <w:szCs w:val="22"/>
        </w:rPr>
        <w:t xml:space="preserve">ModelAdmin </w:t>
      </w:r>
      <w:r w:rsidRPr="00BB7677">
        <w:rPr>
          <w:rFonts w:ascii="LiberationSerif" w:hAnsi="LiberationSerif" w:cs="LiberationSerif"/>
          <w:color w:val="000000"/>
          <w:kern w:val="0"/>
          <w:sz w:val="30"/>
          <w:szCs w:val="30"/>
        </w:rPr>
        <w:t xml:space="preserve">. The </w:t>
      </w:r>
      <w:r w:rsidRPr="00BB7677">
        <w:rPr>
          <w:rFonts w:ascii="LiberationMono" w:hAnsi="LiberationMono" w:cs="LiberationMono"/>
          <w:color w:val="000000"/>
          <w:kern w:val="0"/>
          <w:sz w:val="22"/>
          <w:szCs w:val="22"/>
        </w:rPr>
        <w:t xml:space="preserve">django-parler </w:t>
      </w:r>
      <w:r w:rsidRPr="00BB7677">
        <w:rPr>
          <w:rFonts w:ascii="LiberationSerif" w:hAnsi="LiberationSerif" w:cs="LiberationSerif"/>
          <w:color w:val="000000"/>
          <w:kern w:val="0"/>
          <w:sz w:val="30"/>
          <w:szCs w:val="30"/>
        </w:rPr>
        <w:t xml:space="preserve">module doesn’t support the </w:t>
      </w:r>
      <w:r w:rsidRPr="00BB7677">
        <w:rPr>
          <w:rFonts w:ascii="LiberationMono" w:hAnsi="LiberationMono" w:cs="LiberationMono"/>
          <w:color w:val="000000"/>
          <w:kern w:val="0"/>
          <w:sz w:val="22"/>
          <w:szCs w:val="22"/>
        </w:rPr>
        <w:t xml:space="preserve">prepopulated_fields </w:t>
      </w:r>
      <w:r w:rsidRPr="00BB7677">
        <w:rPr>
          <w:rFonts w:ascii="LiberationSerif" w:hAnsi="LiberationSerif" w:cs="LiberationSerif"/>
          <w:color w:val="000000"/>
          <w:kern w:val="0"/>
          <w:sz w:val="30"/>
          <w:szCs w:val="30"/>
        </w:rPr>
        <w:t xml:space="preserve">attribute, but it does support the </w:t>
      </w:r>
      <w:r w:rsidRPr="00BB7677">
        <w:rPr>
          <w:rFonts w:ascii="LiberationMono" w:hAnsi="LiberationMono" w:cs="LiberationMono"/>
          <w:color w:val="000000"/>
          <w:kern w:val="0"/>
          <w:sz w:val="22"/>
          <w:szCs w:val="22"/>
        </w:rPr>
        <w:t xml:space="preserve">get_prepopulated_fields() </w:t>
      </w:r>
      <w:r w:rsidRPr="00BB7677">
        <w:rPr>
          <w:rFonts w:ascii="LiberationSerif" w:hAnsi="LiberationSerif" w:cs="LiberationSerif"/>
          <w:color w:val="000000"/>
          <w:kern w:val="0"/>
          <w:sz w:val="30"/>
          <w:szCs w:val="30"/>
        </w:rPr>
        <w:t>method that provides the same functionality.</w:t>
      </w:r>
    </w:p>
    <w:p w14:paraId="510D8BC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FB7B10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Let’s change this accordingly. Edit the </w:t>
      </w:r>
      <w:r w:rsidRPr="00BB7677">
        <w:rPr>
          <w:rFonts w:ascii="LiberationMono" w:hAnsi="LiberationMono" w:cs="LiberationMono"/>
          <w:color w:val="000000"/>
          <w:kern w:val="0"/>
          <w:sz w:val="22"/>
          <w:szCs w:val="22"/>
        </w:rPr>
        <w:t xml:space="preserve">admin.py </w:t>
      </w:r>
      <w:r w:rsidRPr="00BB7677">
        <w:rPr>
          <w:rFonts w:ascii="LiberationSerif" w:hAnsi="LiberationSerif" w:cs="LiberationSerif"/>
          <w:color w:val="000000"/>
          <w:kern w:val="0"/>
          <w:sz w:val="30"/>
          <w:szCs w:val="30"/>
        </w:rPr>
        <w:t>file to make it look like the following:</w:t>
      </w:r>
    </w:p>
    <w:p w14:paraId="150E1BD4"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from </w:t>
      </w:r>
      <w:r w:rsidRPr="00BB7677">
        <w:rPr>
          <w:rFonts w:ascii="LiberationMono" w:hAnsi="LiberationMono" w:cs="LiberationMono"/>
          <w:color w:val="383A42"/>
          <w:kern w:val="0"/>
          <w:sz w:val="22"/>
          <w:szCs w:val="22"/>
        </w:rPr>
        <w:t xml:space="preserve">django.contrib </w:t>
      </w:r>
      <w:r w:rsidRPr="00BB7677">
        <w:rPr>
          <w:rFonts w:ascii="LiberationMono" w:hAnsi="LiberationMono" w:cs="LiberationMono"/>
          <w:color w:val="A726A5"/>
          <w:kern w:val="0"/>
          <w:sz w:val="22"/>
          <w:szCs w:val="22"/>
        </w:rPr>
        <w:t xml:space="preserve">import </w:t>
      </w:r>
      <w:r w:rsidRPr="00BB7677">
        <w:rPr>
          <w:rFonts w:ascii="LiberationMono" w:hAnsi="LiberationMono" w:cs="LiberationMono"/>
          <w:color w:val="383A42"/>
          <w:kern w:val="0"/>
          <w:sz w:val="22"/>
          <w:szCs w:val="22"/>
        </w:rPr>
        <w:t>admin</w:t>
      </w:r>
    </w:p>
    <w:p w14:paraId="594E4AC9"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A726A5"/>
          <w:kern w:val="0"/>
          <w:sz w:val="22"/>
          <w:szCs w:val="22"/>
        </w:rPr>
        <w:t xml:space="preserve">from </w:t>
      </w:r>
      <w:r w:rsidRPr="00BB7677">
        <w:rPr>
          <w:rFonts w:ascii="LiberationMono-Bold" w:hAnsi="LiberationMono-Bold" w:cs="LiberationMono-Bold"/>
          <w:b/>
          <w:bCs/>
          <w:color w:val="383A42"/>
          <w:kern w:val="0"/>
          <w:sz w:val="22"/>
          <w:szCs w:val="22"/>
        </w:rPr>
        <w:t xml:space="preserve">parler.admin </w:t>
      </w:r>
      <w:r w:rsidRPr="00BB7677">
        <w:rPr>
          <w:rFonts w:ascii="LiberationMono-Bold" w:hAnsi="LiberationMono-Bold" w:cs="LiberationMono-Bold"/>
          <w:b/>
          <w:bCs/>
          <w:color w:val="A726A5"/>
          <w:kern w:val="0"/>
          <w:sz w:val="22"/>
          <w:szCs w:val="22"/>
        </w:rPr>
        <w:t xml:space="preserve">import </w:t>
      </w:r>
      <w:r w:rsidRPr="00BB7677">
        <w:rPr>
          <w:rFonts w:ascii="LiberationMono-Bold" w:hAnsi="LiberationMono-Bold" w:cs="LiberationMono-Bold"/>
          <w:b/>
          <w:bCs/>
          <w:color w:val="383A42"/>
          <w:kern w:val="0"/>
          <w:sz w:val="22"/>
          <w:szCs w:val="22"/>
        </w:rPr>
        <w:t>TranslatableAdmin</w:t>
      </w:r>
    </w:p>
    <w:p w14:paraId="2B97F8C2"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from </w:t>
      </w:r>
      <w:r w:rsidRPr="00BB7677">
        <w:rPr>
          <w:rFonts w:ascii="LiberationMono" w:hAnsi="LiberationMono" w:cs="LiberationMono"/>
          <w:color w:val="383A42"/>
          <w:kern w:val="0"/>
          <w:sz w:val="22"/>
          <w:szCs w:val="22"/>
        </w:rPr>
        <w:t xml:space="preserve">.models </w:t>
      </w:r>
      <w:r w:rsidRPr="00BB7677">
        <w:rPr>
          <w:rFonts w:ascii="LiberationMono" w:hAnsi="LiberationMono" w:cs="LiberationMono"/>
          <w:color w:val="A726A5"/>
          <w:kern w:val="0"/>
          <w:sz w:val="22"/>
          <w:szCs w:val="22"/>
        </w:rPr>
        <w:t xml:space="preserve">import </w:t>
      </w:r>
      <w:r w:rsidRPr="00BB7677">
        <w:rPr>
          <w:rFonts w:ascii="LiberationMono" w:hAnsi="LiberationMono" w:cs="LiberationMono"/>
          <w:color w:val="383A42"/>
          <w:kern w:val="0"/>
          <w:sz w:val="22"/>
          <w:szCs w:val="22"/>
        </w:rPr>
        <w:t>Category, Product</w:t>
      </w:r>
    </w:p>
    <w:p w14:paraId="002EE7FF" w14:textId="77777777" w:rsidR="00BB7677" w:rsidRPr="00BB7677" w:rsidRDefault="00BB7677" w:rsidP="00BB7677">
      <w:pPr>
        <w:autoSpaceDE w:val="0"/>
        <w:autoSpaceDN w:val="0"/>
        <w:adjustRightInd w:val="0"/>
        <w:spacing w:after="0" w:line="240" w:lineRule="auto"/>
        <w:rPr>
          <w:rFonts w:ascii="LiberationMono" w:hAnsi="LiberationMono" w:cs="LiberationMono"/>
          <w:color w:val="4078F3"/>
          <w:kern w:val="0"/>
          <w:sz w:val="22"/>
          <w:szCs w:val="22"/>
        </w:rPr>
      </w:pPr>
      <w:r w:rsidRPr="00BB7677">
        <w:rPr>
          <w:rFonts w:ascii="LiberationMono" w:hAnsi="LiberationMono" w:cs="LiberationMono"/>
          <w:color w:val="4078F3"/>
          <w:kern w:val="0"/>
          <w:sz w:val="22"/>
          <w:szCs w:val="22"/>
        </w:rPr>
        <w:t>@admin.register(</w:t>
      </w:r>
      <w:r w:rsidRPr="00BB7677">
        <w:rPr>
          <w:rFonts w:ascii="LiberationMono" w:hAnsi="LiberationMono" w:cs="LiberationMono"/>
          <w:color w:val="383A42"/>
          <w:kern w:val="0"/>
          <w:sz w:val="22"/>
          <w:szCs w:val="22"/>
        </w:rPr>
        <w:t>Category</w:t>
      </w:r>
      <w:r w:rsidRPr="00BB7677">
        <w:rPr>
          <w:rFonts w:ascii="LiberationMono" w:hAnsi="LiberationMono" w:cs="LiberationMono"/>
          <w:color w:val="4078F3"/>
          <w:kern w:val="0"/>
          <w:sz w:val="22"/>
          <w:szCs w:val="22"/>
        </w:rPr>
        <w:t>)</w:t>
      </w:r>
    </w:p>
    <w:p w14:paraId="2286D9FC"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class </w:t>
      </w:r>
      <w:r w:rsidRPr="00BB7677">
        <w:rPr>
          <w:rFonts w:ascii="LiberationMono" w:hAnsi="LiberationMono" w:cs="LiberationMono"/>
          <w:color w:val="4078F3"/>
          <w:kern w:val="0"/>
          <w:sz w:val="22"/>
          <w:szCs w:val="22"/>
        </w:rPr>
        <w:t>CategoryAdmin</w:t>
      </w:r>
      <w:r w:rsidRPr="00BB7677">
        <w:rPr>
          <w:rFonts w:ascii="LiberationMono" w:hAnsi="LiberationMono" w:cs="LiberationMono"/>
          <w:color w:val="383A42"/>
          <w:kern w:val="0"/>
          <w:sz w:val="22"/>
          <w:szCs w:val="22"/>
        </w:rPr>
        <w:t>(</w:t>
      </w:r>
      <w:r w:rsidRPr="00BB7677">
        <w:rPr>
          <w:rFonts w:ascii="LiberationMono-Bold" w:hAnsi="LiberationMono-Bold" w:cs="LiberationMono-Bold"/>
          <w:b/>
          <w:bCs/>
          <w:color w:val="4078F3"/>
          <w:kern w:val="0"/>
          <w:sz w:val="22"/>
          <w:szCs w:val="22"/>
        </w:rPr>
        <w:t>TranslatableAdmin</w:t>
      </w:r>
      <w:r w:rsidRPr="00BB7677">
        <w:rPr>
          <w:rFonts w:ascii="LiberationMono" w:hAnsi="LiberationMono" w:cs="LiberationMono"/>
          <w:color w:val="383A42"/>
          <w:kern w:val="0"/>
          <w:sz w:val="22"/>
          <w:szCs w:val="22"/>
        </w:rPr>
        <w:t>):</w:t>
      </w:r>
    </w:p>
    <w:p w14:paraId="2A6562CE"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list_display = [</w:t>
      </w:r>
      <w:r w:rsidRPr="00BB7677">
        <w:rPr>
          <w:rFonts w:ascii="LiberationMono" w:hAnsi="LiberationMono" w:cs="LiberationMono"/>
          <w:color w:val="50A24F"/>
          <w:kern w:val="0"/>
          <w:sz w:val="22"/>
          <w:szCs w:val="22"/>
        </w:rPr>
        <w:t>'name'</w:t>
      </w:r>
      <w:r w:rsidRPr="00BB7677">
        <w:rPr>
          <w:rFonts w:ascii="LiberationMono" w:hAnsi="LiberationMono" w:cs="LiberationMono"/>
          <w:color w:val="383A42"/>
          <w:kern w:val="0"/>
          <w:sz w:val="22"/>
          <w:szCs w:val="22"/>
        </w:rPr>
        <w:t xml:space="preserve">, </w:t>
      </w:r>
      <w:r w:rsidRPr="00BB7677">
        <w:rPr>
          <w:rFonts w:ascii="LiberationMono" w:hAnsi="LiberationMono" w:cs="LiberationMono"/>
          <w:color w:val="50A24F"/>
          <w:kern w:val="0"/>
          <w:sz w:val="22"/>
          <w:szCs w:val="22"/>
        </w:rPr>
        <w:t>'slug'</w:t>
      </w:r>
      <w:r w:rsidRPr="00BB7677">
        <w:rPr>
          <w:rFonts w:ascii="LiberationMono" w:hAnsi="LiberationMono" w:cs="LiberationMono"/>
          <w:color w:val="383A42"/>
          <w:kern w:val="0"/>
          <w:sz w:val="22"/>
          <w:szCs w:val="22"/>
        </w:rPr>
        <w:t>]</w:t>
      </w:r>
    </w:p>
    <w:p w14:paraId="0E8C3AED"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A726A5"/>
          <w:kern w:val="0"/>
          <w:sz w:val="22"/>
          <w:szCs w:val="22"/>
        </w:rPr>
        <w:t xml:space="preserve">def </w:t>
      </w:r>
      <w:r w:rsidRPr="00BB7677">
        <w:rPr>
          <w:rFonts w:ascii="LiberationMono-Bold" w:hAnsi="LiberationMono-Bold" w:cs="LiberationMono-Bold"/>
          <w:b/>
          <w:bCs/>
          <w:color w:val="4078F3"/>
          <w:kern w:val="0"/>
          <w:sz w:val="22"/>
          <w:szCs w:val="22"/>
        </w:rPr>
        <w:t>get_prepopulated_fields</w:t>
      </w:r>
      <w:r w:rsidRPr="00BB7677">
        <w:rPr>
          <w:rFonts w:ascii="LiberationMono-Bold" w:hAnsi="LiberationMono-Bold" w:cs="LiberationMono-Bold"/>
          <w:b/>
          <w:bCs/>
          <w:color w:val="383A42"/>
          <w:kern w:val="0"/>
          <w:sz w:val="22"/>
          <w:szCs w:val="22"/>
        </w:rPr>
        <w:t>(self, request, obj=</w:t>
      </w:r>
      <w:r w:rsidRPr="00BB7677">
        <w:rPr>
          <w:rFonts w:ascii="LiberationMono-Bold" w:hAnsi="LiberationMono-Bold" w:cs="LiberationMono-Bold"/>
          <w:b/>
          <w:bCs/>
          <w:color w:val="0185BC"/>
          <w:kern w:val="0"/>
          <w:sz w:val="22"/>
          <w:szCs w:val="22"/>
        </w:rPr>
        <w:t>None</w:t>
      </w:r>
      <w:r w:rsidRPr="00BB7677">
        <w:rPr>
          <w:rFonts w:ascii="LiberationMono-Bold" w:hAnsi="LiberationMono-Bold" w:cs="LiberationMono-Bold"/>
          <w:b/>
          <w:bCs/>
          <w:color w:val="383A42"/>
          <w:kern w:val="0"/>
          <w:sz w:val="22"/>
          <w:szCs w:val="22"/>
        </w:rPr>
        <w:t>):</w:t>
      </w:r>
    </w:p>
    <w:p w14:paraId="34BD5184"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A726A5"/>
          <w:kern w:val="0"/>
          <w:sz w:val="22"/>
          <w:szCs w:val="22"/>
        </w:rPr>
        <w:t xml:space="preserve">return </w:t>
      </w:r>
      <w:r w:rsidRPr="00BB7677">
        <w:rPr>
          <w:rFonts w:ascii="LiberationMono-Bold" w:hAnsi="LiberationMono-Bold" w:cs="LiberationMono-Bold"/>
          <w:b/>
          <w:bCs/>
          <w:color w:val="383A42"/>
          <w:kern w:val="0"/>
          <w:sz w:val="22"/>
          <w:szCs w:val="22"/>
        </w:rPr>
        <w:t>{</w:t>
      </w:r>
      <w:r w:rsidRPr="00BB7677">
        <w:rPr>
          <w:rFonts w:ascii="LiberationMono-Bold" w:hAnsi="LiberationMono-Bold" w:cs="LiberationMono-Bold"/>
          <w:b/>
          <w:bCs/>
          <w:color w:val="50A24F"/>
          <w:kern w:val="0"/>
          <w:sz w:val="22"/>
          <w:szCs w:val="22"/>
        </w:rPr>
        <w:t>'slug'</w:t>
      </w:r>
      <w:r w:rsidRPr="00BB7677">
        <w:rPr>
          <w:rFonts w:ascii="LiberationMono-Bold" w:hAnsi="LiberationMono-Bold" w:cs="LiberationMono-Bold"/>
          <w:b/>
          <w:bCs/>
          <w:color w:val="383A42"/>
          <w:kern w:val="0"/>
          <w:sz w:val="22"/>
          <w:szCs w:val="22"/>
        </w:rPr>
        <w:t>: (</w:t>
      </w:r>
      <w:r w:rsidRPr="00BB7677">
        <w:rPr>
          <w:rFonts w:ascii="LiberationMono-Bold" w:hAnsi="LiberationMono-Bold" w:cs="LiberationMono-Bold"/>
          <w:b/>
          <w:bCs/>
          <w:color w:val="50A24F"/>
          <w:kern w:val="0"/>
          <w:sz w:val="22"/>
          <w:szCs w:val="22"/>
        </w:rPr>
        <w:t>'name'</w:t>
      </w:r>
      <w:r w:rsidRPr="00BB7677">
        <w:rPr>
          <w:rFonts w:ascii="LiberationMono-Bold" w:hAnsi="LiberationMono-Bold" w:cs="LiberationMono-Bold"/>
          <w:b/>
          <w:bCs/>
          <w:color w:val="383A42"/>
          <w:kern w:val="0"/>
          <w:sz w:val="22"/>
          <w:szCs w:val="22"/>
        </w:rPr>
        <w:t>,)}</w:t>
      </w:r>
    </w:p>
    <w:p w14:paraId="5DED105D" w14:textId="77777777" w:rsidR="00BB7677" w:rsidRPr="00BB7677" w:rsidRDefault="00BB7677" w:rsidP="00BB7677">
      <w:pPr>
        <w:autoSpaceDE w:val="0"/>
        <w:autoSpaceDN w:val="0"/>
        <w:adjustRightInd w:val="0"/>
        <w:spacing w:after="0" w:line="240" w:lineRule="auto"/>
        <w:rPr>
          <w:rFonts w:ascii="LiberationMono" w:hAnsi="LiberationMono" w:cs="LiberationMono"/>
          <w:color w:val="4078F3"/>
          <w:kern w:val="0"/>
          <w:sz w:val="22"/>
          <w:szCs w:val="22"/>
        </w:rPr>
      </w:pPr>
      <w:r w:rsidRPr="00BB7677">
        <w:rPr>
          <w:rFonts w:ascii="LiberationMono" w:hAnsi="LiberationMono" w:cs="LiberationMono"/>
          <w:color w:val="4078F3"/>
          <w:kern w:val="0"/>
          <w:sz w:val="22"/>
          <w:szCs w:val="22"/>
        </w:rPr>
        <w:t>@admin.register(</w:t>
      </w:r>
      <w:r w:rsidRPr="00BB7677">
        <w:rPr>
          <w:rFonts w:ascii="LiberationMono" w:hAnsi="LiberationMono" w:cs="LiberationMono"/>
          <w:color w:val="383A42"/>
          <w:kern w:val="0"/>
          <w:sz w:val="22"/>
          <w:szCs w:val="22"/>
        </w:rPr>
        <w:t>Product</w:t>
      </w:r>
      <w:r w:rsidRPr="00BB7677">
        <w:rPr>
          <w:rFonts w:ascii="LiberationMono" w:hAnsi="LiberationMono" w:cs="LiberationMono"/>
          <w:color w:val="4078F3"/>
          <w:kern w:val="0"/>
          <w:sz w:val="22"/>
          <w:szCs w:val="22"/>
        </w:rPr>
        <w:t>)</w:t>
      </w:r>
    </w:p>
    <w:p w14:paraId="6A99B0B3"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class </w:t>
      </w:r>
      <w:r w:rsidRPr="00BB7677">
        <w:rPr>
          <w:rFonts w:ascii="LiberationMono" w:hAnsi="LiberationMono" w:cs="LiberationMono"/>
          <w:color w:val="4078F3"/>
          <w:kern w:val="0"/>
          <w:sz w:val="22"/>
          <w:szCs w:val="22"/>
        </w:rPr>
        <w:t>ProductAdmin</w:t>
      </w:r>
      <w:r w:rsidRPr="00BB7677">
        <w:rPr>
          <w:rFonts w:ascii="LiberationMono" w:hAnsi="LiberationMono" w:cs="LiberationMono"/>
          <w:color w:val="383A42"/>
          <w:kern w:val="0"/>
          <w:sz w:val="22"/>
          <w:szCs w:val="22"/>
        </w:rPr>
        <w:t>(</w:t>
      </w:r>
      <w:r w:rsidRPr="00BB7677">
        <w:rPr>
          <w:rFonts w:ascii="LiberationMono-Bold" w:hAnsi="LiberationMono-Bold" w:cs="LiberationMono-Bold"/>
          <w:b/>
          <w:bCs/>
          <w:color w:val="4078F3"/>
          <w:kern w:val="0"/>
          <w:sz w:val="22"/>
          <w:szCs w:val="22"/>
        </w:rPr>
        <w:t>TranslatableAdmin</w:t>
      </w:r>
      <w:r w:rsidRPr="00BB7677">
        <w:rPr>
          <w:rFonts w:ascii="LiberationMono" w:hAnsi="LiberationMono" w:cs="LiberationMono"/>
          <w:color w:val="383A42"/>
          <w:kern w:val="0"/>
          <w:sz w:val="22"/>
          <w:szCs w:val="22"/>
        </w:rPr>
        <w:t>):</w:t>
      </w:r>
    </w:p>
    <w:p w14:paraId="251CB8F7"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list_display = [</w:t>
      </w:r>
    </w:p>
    <w:p w14:paraId="59F0B1D2"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'name'</w:t>
      </w:r>
      <w:r w:rsidRPr="00BB7677">
        <w:rPr>
          <w:rFonts w:ascii="LiberationMono" w:hAnsi="LiberationMono" w:cs="LiberationMono"/>
          <w:color w:val="383A42"/>
          <w:kern w:val="0"/>
          <w:sz w:val="22"/>
          <w:szCs w:val="22"/>
        </w:rPr>
        <w:t>,</w:t>
      </w:r>
    </w:p>
    <w:p w14:paraId="01E2BA2E"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'slug'</w:t>
      </w:r>
      <w:r w:rsidRPr="00BB7677">
        <w:rPr>
          <w:rFonts w:ascii="LiberationMono" w:hAnsi="LiberationMono" w:cs="LiberationMono"/>
          <w:color w:val="383A42"/>
          <w:kern w:val="0"/>
          <w:sz w:val="22"/>
          <w:szCs w:val="22"/>
        </w:rPr>
        <w:t>,</w:t>
      </w:r>
    </w:p>
    <w:p w14:paraId="720D37F9"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'price'</w:t>
      </w:r>
      <w:r w:rsidRPr="00BB7677">
        <w:rPr>
          <w:rFonts w:ascii="LiberationMono" w:hAnsi="LiberationMono" w:cs="LiberationMono"/>
          <w:color w:val="383A42"/>
          <w:kern w:val="0"/>
          <w:sz w:val="22"/>
          <w:szCs w:val="22"/>
        </w:rPr>
        <w:t>,</w:t>
      </w:r>
    </w:p>
    <w:p w14:paraId="00292D52"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'available'</w:t>
      </w:r>
      <w:r w:rsidRPr="00BB7677">
        <w:rPr>
          <w:rFonts w:ascii="LiberationMono" w:hAnsi="LiberationMono" w:cs="LiberationMono"/>
          <w:color w:val="383A42"/>
          <w:kern w:val="0"/>
          <w:sz w:val="22"/>
          <w:szCs w:val="22"/>
        </w:rPr>
        <w:t>,</w:t>
      </w:r>
    </w:p>
    <w:p w14:paraId="46BC4F85"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'created'</w:t>
      </w:r>
      <w:r w:rsidRPr="00BB7677">
        <w:rPr>
          <w:rFonts w:ascii="LiberationMono" w:hAnsi="LiberationMono" w:cs="LiberationMono"/>
          <w:color w:val="383A42"/>
          <w:kern w:val="0"/>
          <w:sz w:val="22"/>
          <w:szCs w:val="22"/>
        </w:rPr>
        <w:t>,</w:t>
      </w:r>
    </w:p>
    <w:p w14:paraId="41438C04"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BB7677">
        <w:rPr>
          <w:rFonts w:ascii="LiberationMono" w:hAnsi="LiberationMono" w:cs="LiberationMono"/>
          <w:color w:val="50A24F"/>
          <w:kern w:val="0"/>
          <w:sz w:val="22"/>
          <w:szCs w:val="22"/>
        </w:rPr>
        <w:t>'updated'</w:t>
      </w:r>
    </w:p>
    <w:p w14:paraId="575F507D"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7E9FBFD8"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list_filter = [</w:t>
      </w:r>
      <w:r w:rsidRPr="00BB7677">
        <w:rPr>
          <w:rFonts w:ascii="LiberationMono" w:hAnsi="LiberationMono" w:cs="LiberationMono"/>
          <w:color w:val="50A24F"/>
          <w:kern w:val="0"/>
          <w:sz w:val="22"/>
          <w:szCs w:val="22"/>
        </w:rPr>
        <w:t>'available'</w:t>
      </w:r>
      <w:r w:rsidRPr="00BB7677">
        <w:rPr>
          <w:rFonts w:ascii="LiberationMono" w:hAnsi="LiberationMono" w:cs="LiberationMono"/>
          <w:color w:val="383A42"/>
          <w:kern w:val="0"/>
          <w:sz w:val="22"/>
          <w:szCs w:val="22"/>
        </w:rPr>
        <w:t xml:space="preserve">, </w:t>
      </w:r>
      <w:r w:rsidRPr="00BB7677">
        <w:rPr>
          <w:rFonts w:ascii="LiberationMono" w:hAnsi="LiberationMono" w:cs="LiberationMono"/>
          <w:color w:val="50A24F"/>
          <w:kern w:val="0"/>
          <w:sz w:val="22"/>
          <w:szCs w:val="22"/>
        </w:rPr>
        <w:t>'created'</w:t>
      </w:r>
      <w:r w:rsidRPr="00BB7677">
        <w:rPr>
          <w:rFonts w:ascii="LiberationMono" w:hAnsi="LiberationMono" w:cs="LiberationMono"/>
          <w:color w:val="383A42"/>
          <w:kern w:val="0"/>
          <w:sz w:val="22"/>
          <w:szCs w:val="22"/>
        </w:rPr>
        <w:t xml:space="preserve">, </w:t>
      </w:r>
      <w:r w:rsidRPr="00BB7677">
        <w:rPr>
          <w:rFonts w:ascii="LiberationMono" w:hAnsi="LiberationMono" w:cs="LiberationMono"/>
          <w:color w:val="50A24F"/>
          <w:kern w:val="0"/>
          <w:sz w:val="22"/>
          <w:szCs w:val="22"/>
        </w:rPr>
        <w:t>'updated'</w:t>
      </w:r>
      <w:r w:rsidRPr="00BB7677">
        <w:rPr>
          <w:rFonts w:ascii="LiberationMono" w:hAnsi="LiberationMono" w:cs="LiberationMono"/>
          <w:color w:val="383A42"/>
          <w:kern w:val="0"/>
          <w:sz w:val="22"/>
          <w:szCs w:val="22"/>
        </w:rPr>
        <w:t>]</w:t>
      </w:r>
    </w:p>
    <w:p w14:paraId="518FCC03"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list_editable = [</w:t>
      </w:r>
      <w:r w:rsidRPr="00BB7677">
        <w:rPr>
          <w:rFonts w:ascii="LiberationMono" w:hAnsi="LiberationMono" w:cs="LiberationMono"/>
          <w:color w:val="50A24F"/>
          <w:kern w:val="0"/>
          <w:sz w:val="22"/>
          <w:szCs w:val="22"/>
        </w:rPr>
        <w:t>'price'</w:t>
      </w:r>
      <w:r w:rsidRPr="00BB7677">
        <w:rPr>
          <w:rFonts w:ascii="LiberationMono" w:hAnsi="LiberationMono" w:cs="LiberationMono"/>
          <w:color w:val="383A42"/>
          <w:kern w:val="0"/>
          <w:sz w:val="22"/>
          <w:szCs w:val="22"/>
        </w:rPr>
        <w:t xml:space="preserve">, </w:t>
      </w:r>
      <w:r w:rsidRPr="00BB7677">
        <w:rPr>
          <w:rFonts w:ascii="LiberationMono" w:hAnsi="LiberationMono" w:cs="LiberationMono"/>
          <w:color w:val="50A24F"/>
          <w:kern w:val="0"/>
          <w:sz w:val="22"/>
          <w:szCs w:val="22"/>
        </w:rPr>
        <w:t>'available'</w:t>
      </w:r>
      <w:r w:rsidRPr="00BB7677">
        <w:rPr>
          <w:rFonts w:ascii="LiberationMono" w:hAnsi="LiberationMono" w:cs="LiberationMono"/>
          <w:color w:val="383A42"/>
          <w:kern w:val="0"/>
          <w:sz w:val="22"/>
          <w:szCs w:val="22"/>
        </w:rPr>
        <w:t>]</w:t>
      </w:r>
    </w:p>
    <w:p w14:paraId="14926363"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A726A5"/>
          <w:kern w:val="0"/>
          <w:sz w:val="22"/>
          <w:szCs w:val="22"/>
        </w:rPr>
        <w:t xml:space="preserve">def </w:t>
      </w:r>
      <w:r w:rsidRPr="00BB7677">
        <w:rPr>
          <w:rFonts w:ascii="LiberationMono-Bold" w:hAnsi="LiberationMono-Bold" w:cs="LiberationMono-Bold"/>
          <w:b/>
          <w:bCs/>
          <w:color w:val="4078F3"/>
          <w:kern w:val="0"/>
          <w:sz w:val="22"/>
          <w:szCs w:val="22"/>
        </w:rPr>
        <w:t>get_prepopulated_fields</w:t>
      </w:r>
      <w:r w:rsidRPr="00BB7677">
        <w:rPr>
          <w:rFonts w:ascii="LiberationMono-Bold" w:hAnsi="LiberationMono-Bold" w:cs="LiberationMono-Bold"/>
          <w:b/>
          <w:bCs/>
          <w:color w:val="383A42"/>
          <w:kern w:val="0"/>
          <w:sz w:val="22"/>
          <w:szCs w:val="22"/>
        </w:rPr>
        <w:t>(self, request, obj=</w:t>
      </w:r>
      <w:r w:rsidRPr="00BB7677">
        <w:rPr>
          <w:rFonts w:ascii="LiberationMono-Bold" w:hAnsi="LiberationMono-Bold" w:cs="LiberationMono-Bold"/>
          <w:b/>
          <w:bCs/>
          <w:color w:val="0185BC"/>
          <w:kern w:val="0"/>
          <w:sz w:val="22"/>
          <w:szCs w:val="22"/>
        </w:rPr>
        <w:t>None</w:t>
      </w:r>
      <w:r w:rsidRPr="00BB7677">
        <w:rPr>
          <w:rFonts w:ascii="LiberationMono-Bold" w:hAnsi="LiberationMono-Bold" w:cs="LiberationMono-Bold"/>
          <w:b/>
          <w:bCs/>
          <w:color w:val="383A42"/>
          <w:kern w:val="0"/>
          <w:sz w:val="22"/>
          <w:szCs w:val="22"/>
        </w:rPr>
        <w:t>):</w:t>
      </w:r>
    </w:p>
    <w:p w14:paraId="4EFB8DB4"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A726A5"/>
          <w:kern w:val="0"/>
          <w:sz w:val="22"/>
          <w:szCs w:val="22"/>
        </w:rPr>
        <w:t xml:space="preserve">return </w:t>
      </w:r>
      <w:r w:rsidRPr="00BB7677">
        <w:rPr>
          <w:rFonts w:ascii="LiberationMono-Bold" w:hAnsi="LiberationMono-Bold" w:cs="LiberationMono-Bold"/>
          <w:b/>
          <w:bCs/>
          <w:color w:val="383A42"/>
          <w:kern w:val="0"/>
          <w:sz w:val="22"/>
          <w:szCs w:val="22"/>
        </w:rPr>
        <w:t>{</w:t>
      </w:r>
      <w:r w:rsidRPr="00BB7677">
        <w:rPr>
          <w:rFonts w:ascii="LiberationMono-Bold" w:hAnsi="LiberationMono-Bold" w:cs="LiberationMono-Bold"/>
          <w:b/>
          <w:bCs/>
          <w:color w:val="50A24F"/>
          <w:kern w:val="0"/>
          <w:sz w:val="22"/>
          <w:szCs w:val="22"/>
        </w:rPr>
        <w:t>'slug'</w:t>
      </w:r>
      <w:r w:rsidRPr="00BB7677">
        <w:rPr>
          <w:rFonts w:ascii="LiberationMono-Bold" w:hAnsi="LiberationMono-Bold" w:cs="LiberationMono-Bold"/>
          <w:b/>
          <w:bCs/>
          <w:color w:val="383A42"/>
          <w:kern w:val="0"/>
          <w:sz w:val="22"/>
          <w:szCs w:val="22"/>
        </w:rPr>
        <w:t>: (</w:t>
      </w:r>
      <w:r w:rsidRPr="00BB7677">
        <w:rPr>
          <w:rFonts w:ascii="LiberationMono-Bold" w:hAnsi="LiberationMono-Bold" w:cs="LiberationMono-Bold"/>
          <w:b/>
          <w:bCs/>
          <w:color w:val="50A24F"/>
          <w:kern w:val="0"/>
          <w:sz w:val="22"/>
          <w:szCs w:val="22"/>
        </w:rPr>
        <w:t>'name'</w:t>
      </w:r>
      <w:r w:rsidRPr="00BB7677">
        <w:rPr>
          <w:rFonts w:ascii="LiberationMono-Bold" w:hAnsi="LiberationMono-Bold" w:cs="LiberationMono-Bold"/>
          <w:b/>
          <w:bCs/>
          <w:color w:val="383A42"/>
          <w:kern w:val="0"/>
          <w:sz w:val="22"/>
          <w:szCs w:val="22"/>
        </w:rPr>
        <w:t>,)}</w:t>
      </w:r>
    </w:p>
    <w:p w14:paraId="237809D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lastRenderedPageBreak/>
        <w:t>You have adapted the administration site to work with the new translated models. You can now sync the database with the model changes that you made.</w:t>
      </w:r>
    </w:p>
    <w:p w14:paraId="4F1E093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E5579B2"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Creating migrations for model translations</w:t>
      </w:r>
    </w:p>
    <w:p w14:paraId="402A8A4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To create migrations, follow these instructions:</w:t>
      </w:r>
    </w:p>
    <w:p w14:paraId="3B071C0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ACC3E9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Open the shell and run the following command to create a new migration for the model translations:</w:t>
      </w:r>
    </w:p>
    <w:p w14:paraId="288B2511"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python manage.py makemigrations shop --name "translations"</w:t>
      </w:r>
    </w:p>
    <w:p w14:paraId="7D19C5B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0C283F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 will see the following output:</w:t>
      </w:r>
    </w:p>
    <w:p w14:paraId="214EC659"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Migrations for 'shop':</w:t>
      </w:r>
    </w:p>
    <w:p w14:paraId="661C0FB5"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xml:space="preserve">    shop/migrations/0002_translations.py</w:t>
      </w:r>
    </w:p>
    <w:p w14:paraId="5D93889D"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Create model CategoryTranslation</w:t>
      </w:r>
    </w:p>
    <w:p w14:paraId="7FECE485"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Create model ProductTranslation</w:t>
      </w:r>
    </w:p>
    <w:p w14:paraId="3E07BB53"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Change Meta options on category</w:t>
      </w:r>
    </w:p>
    <w:p w14:paraId="49AA467A"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Change Meta options on product</w:t>
      </w:r>
    </w:p>
    <w:p w14:paraId="245EA2AB"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Remove index shop_catego_name_289c7e_idx from category</w:t>
      </w:r>
    </w:p>
    <w:p w14:paraId="5D93469F"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Remove index shop_produc_id_f21274_idx from product</w:t>
      </w:r>
    </w:p>
    <w:p w14:paraId="76092D0E"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Remove index shop_produc_name_a2070e_idx from product</w:t>
      </w:r>
    </w:p>
    <w:p w14:paraId="5912767C"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Remove field name from category</w:t>
      </w:r>
    </w:p>
    <w:p w14:paraId="34584B63"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Remove field slug from category</w:t>
      </w:r>
    </w:p>
    <w:p w14:paraId="3A50F4B9"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Remove field description from product</w:t>
      </w:r>
    </w:p>
    <w:p w14:paraId="4EC93C4A"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Remove field name from product</w:t>
      </w:r>
    </w:p>
    <w:p w14:paraId="191ACFFB"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Remove field slug from product</w:t>
      </w:r>
    </w:p>
    <w:p w14:paraId="34A995A5"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Add field master to producttranslation</w:t>
      </w:r>
    </w:p>
    <w:p w14:paraId="68DE9D07"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Add field master to categorytranslation</w:t>
      </w:r>
    </w:p>
    <w:p w14:paraId="3F3AF753"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Alter unique_together for producttranslation (1 constraint(</w:t>
      </w:r>
    </w:p>
    <w:p w14:paraId="542F0690"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 Alter unique_together for categorytranslation (1 constraint</w:t>
      </w:r>
    </w:p>
    <w:p w14:paraId="2B1BB33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0B7AE0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This migration automatically includes the </w:t>
      </w:r>
      <w:r w:rsidRPr="00BB7677">
        <w:rPr>
          <w:rFonts w:ascii="LiberationMono" w:hAnsi="LiberationMono" w:cs="LiberationMono"/>
          <w:color w:val="000000"/>
          <w:kern w:val="0"/>
          <w:sz w:val="22"/>
          <w:szCs w:val="22"/>
        </w:rPr>
        <w:t xml:space="preserve">CategoryTranslation </w:t>
      </w:r>
      <w:r w:rsidRPr="00BB7677">
        <w:rPr>
          <w:rFonts w:ascii="LiberationSerif" w:hAnsi="LiberationSerif" w:cs="LiberationSerif"/>
          <w:color w:val="000000"/>
          <w:kern w:val="0"/>
          <w:sz w:val="30"/>
          <w:szCs w:val="30"/>
        </w:rPr>
        <w:t xml:space="preserve">and </w:t>
      </w:r>
      <w:r w:rsidRPr="00BB7677">
        <w:rPr>
          <w:rFonts w:ascii="LiberationMono" w:hAnsi="LiberationMono" w:cs="LiberationMono"/>
          <w:color w:val="000000"/>
          <w:kern w:val="0"/>
          <w:sz w:val="22"/>
          <w:szCs w:val="22"/>
        </w:rPr>
        <w:t xml:space="preserve">ProductTranslation </w:t>
      </w:r>
      <w:r w:rsidRPr="00BB7677">
        <w:rPr>
          <w:rFonts w:ascii="LiberationSerif" w:hAnsi="LiberationSerif" w:cs="LiberationSerif"/>
          <w:color w:val="000000"/>
          <w:kern w:val="0"/>
          <w:sz w:val="30"/>
          <w:szCs w:val="30"/>
        </w:rPr>
        <w:t xml:space="preserve">models created dynamically by </w:t>
      </w:r>
      <w:r w:rsidRPr="00BB7677">
        <w:rPr>
          <w:rFonts w:ascii="LiberationMono" w:hAnsi="LiberationMono" w:cs="LiberationMono"/>
          <w:color w:val="000000"/>
          <w:kern w:val="0"/>
          <w:sz w:val="22"/>
          <w:szCs w:val="22"/>
        </w:rPr>
        <w:t xml:space="preserve">django-parler </w:t>
      </w:r>
      <w:r w:rsidRPr="00BB7677">
        <w:rPr>
          <w:rFonts w:ascii="LiberationSerif" w:hAnsi="LiberationSerif" w:cs="LiberationSerif"/>
          <w:color w:val="000000"/>
          <w:kern w:val="0"/>
          <w:sz w:val="30"/>
          <w:szCs w:val="30"/>
        </w:rPr>
        <w:t>. It’s important to note that this migration deletes the previous existing fields from your models.</w:t>
      </w:r>
    </w:p>
    <w:p w14:paraId="019B58D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FAB3ED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This means that you will lose that data and need to set your categories and products again on the administration site after running it.</w:t>
      </w:r>
    </w:p>
    <w:p w14:paraId="2795993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122B3C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Edit the file </w:t>
      </w:r>
      <w:r w:rsidRPr="00BB7677">
        <w:rPr>
          <w:rFonts w:ascii="LiberationMono" w:hAnsi="LiberationMono" w:cs="LiberationMono"/>
          <w:color w:val="000000"/>
          <w:kern w:val="0"/>
          <w:sz w:val="22"/>
          <w:szCs w:val="22"/>
        </w:rPr>
        <w:t xml:space="preserve">migrations/0002_translations.py </w:t>
      </w:r>
      <w:r w:rsidRPr="00BB7677">
        <w:rPr>
          <w:rFonts w:ascii="LiberationSerif" w:hAnsi="LiberationSerif" w:cs="LiberationSerif"/>
          <w:color w:val="000000"/>
          <w:kern w:val="0"/>
          <w:sz w:val="30"/>
          <w:szCs w:val="30"/>
        </w:rPr>
        <w:t xml:space="preserve">of the </w:t>
      </w:r>
      <w:r w:rsidRPr="00BB7677">
        <w:rPr>
          <w:rFonts w:ascii="LiberationMono" w:hAnsi="LiberationMono" w:cs="LiberationMono"/>
          <w:color w:val="000000"/>
          <w:kern w:val="0"/>
          <w:sz w:val="22"/>
          <w:szCs w:val="22"/>
        </w:rPr>
        <w:t xml:space="preserve">shop </w:t>
      </w:r>
      <w:r w:rsidRPr="00BB7677">
        <w:rPr>
          <w:rFonts w:ascii="LiberationSerif" w:hAnsi="LiberationSerif" w:cs="LiberationSerif"/>
          <w:color w:val="000000"/>
          <w:kern w:val="0"/>
          <w:sz w:val="30"/>
          <w:szCs w:val="30"/>
        </w:rPr>
        <w:t>application and</w:t>
      </w:r>
    </w:p>
    <w:p w14:paraId="1B56F3D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identify the two occurrences of the following line:</w:t>
      </w:r>
    </w:p>
    <w:p w14:paraId="71D55B31"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bases=(parler.models.TranslatedFieldsModelMixin, models.Model),</w:t>
      </w:r>
    </w:p>
    <w:p w14:paraId="211849B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BD0759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Replace those occurrences with the following:</w:t>
      </w:r>
    </w:p>
    <w:p w14:paraId="473C6E69"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bases=(parler.models.</w:t>
      </w:r>
      <w:r w:rsidRPr="00BB7677">
        <w:rPr>
          <w:rFonts w:ascii="LiberationMono-Bold" w:hAnsi="LiberationMono-Bold" w:cs="LiberationMono-Bold"/>
          <w:b/>
          <w:bCs/>
          <w:color w:val="383A42"/>
          <w:kern w:val="0"/>
          <w:sz w:val="22"/>
          <w:szCs w:val="22"/>
        </w:rPr>
        <w:t>TranslatableModel</w:t>
      </w:r>
      <w:r w:rsidRPr="00BB7677">
        <w:rPr>
          <w:rFonts w:ascii="LiberationMono" w:hAnsi="LiberationMono" w:cs="LiberationMono"/>
          <w:color w:val="383A42"/>
          <w:kern w:val="0"/>
          <w:sz w:val="22"/>
          <w:szCs w:val="22"/>
        </w:rPr>
        <w:t>, models.Model),</w:t>
      </w:r>
    </w:p>
    <w:p w14:paraId="7464875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FA8DC3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lastRenderedPageBreak/>
        <w:t xml:space="preserve">This is a fix for a minor issue found in the </w:t>
      </w:r>
      <w:r w:rsidRPr="00BB7677">
        <w:rPr>
          <w:rFonts w:ascii="LiberationMono" w:hAnsi="LiberationMono" w:cs="LiberationMono"/>
          <w:color w:val="000000"/>
          <w:kern w:val="0"/>
          <w:sz w:val="22"/>
          <w:szCs w:val="22"/>
        </w:rPr>
        <w:t xml:space="preserve">django-parler </w:t>
      </w:r>
      <w:r w:rsidRPr="00BB7677">
        <w:rPr>
          <w:rFonts w:ascii="LiberationSerif" w:hAnsi="LiberationSerif" w:cs="LiberationSerif"/>
          <w:color w:val="000000"/>
          <w:kern w:val="0"/>
          <w:sz w:val="30"/>
          <w:szCs w:val="30"/>
        </w:rPr>
        <w:t xml:space="preserve">version you are using. This change is necessary to prevent the migration from failing when applying it. This issue is related to creating translations for existing fields in the model and shall be fixed in newer </w:t>
      </w:r>
      <w:r w:rsidRPr="00BB7677">
        <w:rPr>
          <w:rFonts w:ascii="LiberationMono" w:hAnsi="LiberationMono" w:cs="LiberationMono"/>
          <w:color w:val="000000"/>
          <w:kern w:val="0"/>
          <w:sz w:val="22"/>
          <w:szCs w:val="22"/>
        </w:rPr>
        <w:t xml:space="preserve">django-parler </w:t>
      </w:r>
      <w:r w:rsidRPr="00BB7677">
        <w:rPr>
          <w:rFonts w:ascii="LiberationSerif" w:hAnsi="LiberationSerif" w:cs="LiberationSerif"/>
          <w:color w:val="000000"/>
          <w:kern w:val="0"/>
          <w:sz w:val="30"/>
          <w:szCs w:val="30"/>
        </w:rPr>
        <w:t>versions.</w:t>
      </w:r>
    </w:p>
    <w:p w14:paraId="1C15DC8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DB96AF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Run the following command to apply the migration:</w:t>
      </w:r>
    </w:p>
    <w:p w14:paraId="1D48D28F"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python manage.py migrate shop</w:t>
      </w:r>
    </w:p>
    <w:p w14:paraId="0DC2691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7646EA4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 will see an output that ends with the following line:</w:t>
      </w:r>
    </w:p>
    <w:p w14:paraId="19968BD9"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Applying shop.0002_ categorytranslation_producttranslation_and_mo</w:t>
      </w:r>
    </w:p>
    <w:p w14:paraId="3F7FC69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3F288F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Your models are now synchronized with the database.</w:t>
      </w:r>
    </w:p>
    <w:p w14:paraId="2A7E2E9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Run the development server using the following command:</w:t>
      </w:r>
    </w:p>
    <w:p w14:paraId="45CE7182"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python manage.py runserver</w:t>
      </w:r>
    </w:p>
    <w:p w14:paraId="1BE55E7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965FE0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Open </w:t>
      </w:r>
      <w:r w:rsidRPr="00BB7677">
        <w:rPr>
          <w:rFonts w:ascii="LiberationMono" w:hAnsi="LiberationMono" w:cs="LiberationMono"/>
          <w:color w:val="000000"/>
          <w:kern w:val="0"/>
          <w:sz w:val="22"/>
          <w:szCs w:val="22"/>
        </w:rPr>
        <w:t xml:space="preserve">http://127.0.0.1:8000/en/admin/shop/category/ </w:t>
      </w:r>
      <w:r w:rsidRPr="00BB7677">
        <w:rPr>
          <w:rFonts w:ascii="LiberationSerif" w:hAnsi="LiberationSerif" w:cs="LiberationSerif"/>
          <w:color w:val="000000"/>
          <w:kern w:val="0"/>
          <w:sz w:val="30"/>
          <w:szCs w:val="30"/>
        </w:rPr>
        <w:t xml:space="preserve">in your browser. You will see that existing categories lost their name and slug, due to deleting those fields and using the translatable models generated by </w:t>
      </w:r>
      <w:r w:rsidRPr="00BB7677">
        <w:rPr>
          <w:rFonts w:ascii="LiberationMono" w:hAnsi="LiberationMono" w:cs="LiberationMono"/>
          <w:color w:val="000000"/>
          <w:kern w:val="0"/>
          <w:sz w:val="22"/>
          <w:szCs w:val="22"/>
        </w:rPr>
        <w:t>django-parler</w:t>
      </w:r>
      <w:r w:rsidRPr="00BB7677">
        <w:rPr>
          <w:rFonts w:ascii="LiberationSerif" w:hAnsi="LiberationSerif" w:cs="LiberationSerif"/>
          <w:color w:val="000000"/>
          <w:kern w:val="0"/>
          <w:sz w:val="30"/>
          <w:szCs w:val="30"/>
        </w:rPr>
        <w:t xml:space="preserve"> instead. You will just see a dash under each column, like in </w:t>
      </w:r>
      <w:r w:rsidRPr="00BB7677">
        <w:rPr>
          <w:rFonts w:ascii="LiberationSerif-Italic" w:hAnsi="LiberationSerif-Italic" w:cs="LiberationSerif-Italic"/>
          <w:i/>
          <w:iCs/>
          <w:color w:val="000000"/>
          <w:kern w:val="0"/>
          <w:sz w:val="30"/>
          <w:szCs w:val="30"/>
        </w:rPr>
        <w:t>Figure 11.11</w:t>
      </w:r>
      <w:r w:rsidRPr="00BB7677">
        <w:rPr>
          <w:rFonts w:ascii="LiberationSerif" w:hAnsi="LiberationSerif" w:cs="LiberationSerif"/>
          <w:color w:val="000000"/>
          <w:kern w:val="0"/>
          <w:sz w:val="30"/>
          <w:szCs w:val="30"/>
        </w:rPr>
        <w:t>:</w:t>
      </w:r>
    </w:p>
    <w:p w14:paraId="68D03E78"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drawing>
          <wp:inline distT="0" distB="0" distL="0" distR="0" wp14:anchorId="25CE72C2" wp14:editId="7C153D96">
            <wp:extent cx="6179820" cy="1844040"/>
            <wp:effectExtent l="0" t="0" r="0" b="3810"/>
            <wp:docPr id="1425778486"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9820" cy="1844040"/>
                    </a:xfrm>
                    <a:prstGeom prst="rect">
                      <a:avLst/>
                    </a:prstGeom>
                    <a:noFill/>
                    <a:ln>
                      <a:noFill/>
                    </a:ln>
                  </pic:spPr>
                </pic:pic>
              </a:graphicData>
            </a:graphic>
          </wp:inline>
        </w:drawing>
      </w:r>
    </w:p>
    <w:p w14:paraId="17F96434" w14:textId="77777777" w:rsidR="00BB7677" w:rsidRPr="00BB7677" w:rsidRDefault="00BB7677" w:rsidP="00BB767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B7677">
        <w:rPr>
          <w:rFonts w:ascii="LiberationSerif-Italic" w:hAnsi="LiberationSerif-Italic" w:cs="LiberationSerif-Italic"/>
          <w:i/>
          <w:iCs/>
          <w:color w:val="000000"/>
          <w:kern w:val="0"/>
          <w:sz w:val="22"/>
          <w:szCs w:val="22"/>
        </w:rPr>
        <w:t>Figure 11.11: The category list on the Django administration site after creating the translation models</w:t>
      </w:r>
    </w:p>
    <w:p w14:paraId="5585D3D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A1DAF3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Click on the dash under the category name to edit it. You will see that the </w:t>
      </w:r>
      <w:r w:rsidRPr="00BB7677">
        <w:rPr>
          <w:rFonts w:ascii="LiberationSerif-Bold" w:hAnsi="LiberationSerif-Bold" w:cs="LiberationSerif-Bold"/>
          <w:b/>
          <w:bCs/>
          <w:color w:val="000000"/>
          <w:kern w:val="0"/>
          <w:sz w:val="30"/>
          <w:szCs w:val="30"/>
        </w:rPr>
        <w:t xml:space="preserve">Change category </w:t>
      </w:r>
      <w:r w:rsidRPr="00BB7677">
        <w:rPr>
          <w:rFonts w:ascii="LiberationSerif" w:hAnsi="LiberationSerif" w:cs="LiberationSerif"/>
          <w:color w:val="000000"/>
          <w:kern w:val="0"/>
          <w:sz w:val="30"/>
          <w:szCs w:val="30"/>
        </w:rPr>
        <w:t>page includes two different tabs, one for English and one for Spanish translations:</w:t>
      </w:r>
    </w:p>
    <w:p w14:paraId="2FD8647E"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drawing>
          <wp:inline distT="0" distB="0" distL="0" distR="0" wp14:anchorId="55E89DC6" wp14:editId="57F99F8D">
            <wp:extent cx="6179820" cy="1783080"/>
            <wp:effectExtent l="0" t="0" r="0" b="7620"/>
            <wp:docPr id="1065366276"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9820" cy="1783080"/>
                    </a:xfrm>
                    <a:prstGeom prst="rect">
                      <a:avLst/>
                    </a:prstGeom>
                    <a:noFill/>
                    <a:ln>
                      <a:noFill/>
                    </a:ln>
                  </pic:spPr>
                </pic:pic>
              </a:graphicData>
            </a:graphic>
          </wp:inline>
        </w:drawing>
      </w:r>
    </w:p>
    <w:p w14:paraId="1B940B7E" w14:textId="77777777" w:rsidR="00BB7677" w:rsidRPr="00BB7677" w:rsidRDefault="00BB7677" w:rsidP="00BB767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B7677">
        <w:rPr>
          <w:rFonts w:ascii="LiberationSerif-Italic" w:hAnsi="LiberationSerif-Italic" w:cs="LiberationSerif-Italic"/>
          <w:i/>
          <w:iCs/>
          <w:color w:val="000000"/>
          <w:kern w:val="0"/>
          <w:sz w:val="22"/>
          <w:szCs w:val="22"/>
        </w:rPr>
        <w:t>Figure 11.12: The category edit form, including the language tabs added by django-parler</w:t>
      </w:r>
    </w:p>
    <w:p w14:paraId="1989B2D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lastRenderedPageBreak/>
        <w:t xml:space="preserve">Make sure that you fill in a name and slug for all existing categories. When you edit a category, enter the English details and click on </w:t>
      </w:r>
      <w:r w:rsidRPr="00BB7677">
        <w:rPr>
          <w:rFonts w:ascii="LiberationSerif-Bold" w:hAnsi="LiberationSerif-Bold" w:cs="LiberationSerif-Bold"/>
          <w:b/>
          <w:bCs/>
          <w:color w:val="000000"/>
          <w:kern w:val="0"/>
          <w:sz w:val="30"/>
          <w:szCs w:val="30"/>
        </w:rPr>
        <w:t>Save and continue</w:t>
      </w:r>
      <w:r w:rsidRPr="00BB7677">
        <w:rPr>
          <w:rFonts w:ascii="LiberationSerif" w:hAnsi="LiberationSerif" w:cs="LiberationSerif"/>
          <w:color w:val="000000"/>
          <w:kern w:val="0"/>
          <w:sz w:val="30"/>
          <w:szCs w:val="30"/>
        </w:rPr>
        <w:t xml:space="preserve"> </w:t>
      </w:r>
      <w:r w:rsidRPr="00BB7677">
        <w:rPr>
          <w:rFonts w:ascii="LiberationSerif-Bold" w:hAnsi="LiberationSerif-Bold" w:cs="LiberationSerif-Bold"/>
          <w:b/>
          <w:bCs/>
          <w:color w:val="000000"/>
          <w:kern w:val="0"/>
          <w:sz w:val="30"/>
          <w:szCs w:val="30"/>
        </w:rPr>
        <w:t>editing</w:t>
      </w:r>
      <w:r w:rsidRPr="00BB7677">
        <w:rPr>
          <w:rFonts w:ascii="LiberationSerif" w:hAnsi="LiberationSerif" w:cs="LiberationSerif"/>
          <w:color w:val="000000"/>
          <w:kern w:val="0"/>
          <w:sz w:val="30"/>
          <w:szCs w:val="30"/>
        </w:rPr>
        <w:t xml:space="preserve">. Then, click on </w:t>
      </w:r>
      <w:r w:rsidRPr="00BB7677">
        <w:rPr>
          <w:rFonts w:ascii="LiberationSerif-Bold" w:hAnsi="LiberationSerif-Bold" w:cs="LiberationSerif-Bold"/>
          <w:b/>
          <w:bCs/>
          <w:color w:val="000000"/>
          <w:kern w:val="0"/>
          <w:sz w:val="30"/>
          <w:szCs w:val="30"/>
        </w:rPr>
        <w:t>Spanish</w:t>
      </w:r>
      <w:r w:rsidRPr="00BB7677">
        <w:rPr>
          <w:rFonts w:ascii="LiberationSerif" w:hAnsi="LiberationSerif" w:cs="LiberationSerif"/>
          <w:color w:val="000000"/>
          <w:kern w:val="0"/>
          <w:sz w:val="30"/>
          <w:szCs w:val="30"/>
        </w:rPr>
        <w:t xml:space="preserve">, add the Spanish translation for the fields, and click on </w:t>
      </w:r>
      <w:r w:rsidRPr="00BB7677">
        <w:rPr>
          <w:rFonts w:ascii="LiberationSerif-Bold" w:hAnsi="LiberationSerif-Bold" w:cs="LiberationSerif-Bold"/>
          <w:b/>
          <w:bCs/>
          <w:color w:val="000000"/>
          <w:kern w:val="0"/>
          <w:sz w:val="30"/>
          <w:szCs w:val="30"/>
        </w:rPr>
        <w:t>SAVE</w:t>
      </w:r>
      <w:r w:rsidRPr="00BB7677">
        <w:rPr>
          <w:rFonts w:ascii="LiberationSerif" w:hAnsi="LiberationSerif" w:cs="LiberationSerif"/>
          <w:color w:val="000000"/>
          <w:kern w:val="0"/>
          <w:sz w:val="30"/>
          <w:szCs w:val="30"/>
        </w:rPr>
        <w:t>:</w:t>
      </w:r>
    </w:p>
    <w:p w14:paraId="529DF828"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drawing>
          <wp:inline distT="0" distB="0" distL="0" distR="0" wp14:anchorId="1E6AD046" wp14:editId="02C4BE10">
            <wp:extent cx="6179820" cy="2453640"/>
            <wp:effectExtent l="0" t="0" r="0" b="3810"/>
            <wp:docPr id="1496258049"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9820" cy="2453640"/>
                    </a:xfrm>
                    <a:prstGeom prst="rect">
                      <a:avLst/>
                    </a:prstGeom>
                    <a:noFill/>
                    <a:ln>
                      <a:noFill/>
                    </a:ln>
                  </pic:spPr>
                </pic:pic>
              </a:graphicData>
            </a:graphic>
          </wp:inline>
        </w:drawing>
      </w:r>
    </w:p>
    <w:p w14:paraId="1145F684" w14:textId="77777777" w:rsidR="00BB7677" w:rsidRPr="00BB7677" w:rsidRDefault="00BB7677" w:rsidP="00BB767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B7677">
        <w:rPr>
          <w:rFonts w:ascii="LiberationSerif-Italic" w:hAnsi="LiberationSerif-Italic" w:cs="LiberationSerif-Italic"/>
          <w:i/>
          <w:iCs/>
          <w:color w:val="000000"/>
          <w:kern w:val="0"/>
          <w:sz w:val="22"/>
          <w:szCs w:val="22"/>
        </w:rPr>
        <w:t>Figure 11.13: The Spanish translation of the category edit form</w:t>
      </w:r>
    </w:p>
    <w:p w14:paraId="440EF39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CA3558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Make sure to save the changes before switching between the language tabs. </w:t>
      </w:r>
    </w:p>
    <w:p w14:paraId="7113D61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108C18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After you complete the data for existing categories, open </w:t>
      </w:r>
      <w:r w:rsidRPr="00BB7677">
        <w:rPr>
          <w:rFonts w:ascii="LiberationMono" w:hAnsi="LiberationMono" w:cs="LiberationMono"/>
          <w:color w:val="000000"/>
          <w:kern w:val="0"/>
          <w:sz w:val="22"/>
          <w:szCs w:val="22"/>
        </w:rPr>
        <w:t xml:space="preserve">http://127.0.0.1:8000/en/admin/shop/product/ </w:t>
      </w:r>
      <w:r w:rsidRPr="00BB7677">
        <w:rPr>
          <w:rFonts w:ascii="LiberationSerif" w:hAnsi="LiberationSerif" w:cs="LiberationSerif"/>
          <w:color w:val="000000"/>
          <w:kern w:val="0"/>
          <w:sz w:val="30"/>
          <w:szCs w:val="30"/>
        </w:rPr>
        <w:t xml:space="preserve">and edit each of the products, providing an English and Spanish name, a slug, and a description. </w:t>
      </w:r>
    </w:p>
    <w:p w14:paraId="67F4AF5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0F81E0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Once the translations are in place, the next step will be to explore how to interact with the translated fields through the Django ORM.</w:t>
      </w:r>
    </w:p>
    <w:p w14:paraId="39A603C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0EC03CC"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Using translations in QuerySets</w:t>
      </w:r>
    </w:p>
    <w:p w14:paraId="695A716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Let’s take a look at how to work with translations in QuerySets. Run the</w:t>
      </w:r>
    </w:p>
    <w:p w14:paraId="4DBDD43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following command to open the Python shell:</w:t>
      </w:r>
    </w:p>
    <w:p w14:paraId="0682FA41"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python manage.py shell</w:t>
      </w:r>
    </w:p>
    <w:p w14:paraId="69C752E6"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p>
    <w:p w14:paraId="1EC41FB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Let’s take a look at how you can retrieve and query translation fields. To get the object with translatable fields translated into a specific language, you can use Django’s </w:t>
      </w:r>
      <w:r w:rsidRPr="00BB7677">
        <w:rPr>
          <w:rFonts w:ascii="LiberationMono" w:hAnsi="LiberationMono" w:cs="LiberationMono"/>
          <w:color w:val="000000"/>
          <w:kern w:val="0"/>
          <w:sz w:val="22"/>
          <w:szCs w:val="22"/>
        </w:rPr>
        <w:t xml:space="preserve">activate() </w:t>
      </w:r>
      <w:r w:rsidRPr="00BB7677">
        <w:rPr>
          <w:rFonts w:ascii="LiberationSerif" w:hAnsi="LiberationSerif" w:cs="LiberationSerif"/>
          <w:color w:val="000000"/>
          <w:kern w:val="0"/>
          <w:sz w:val="30"/>
          <w:szCs w:val="30"/>
        </w:rPr>
        <w:t>function, as follows:</w:t>
      </w:r>
    </w:p>
    <w:p w14:paraId="65027BDC"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Bold" w:hAnsi="LiberationMono-Bold" w:cs="LiberationMono-Bold"/>
          <w:b/>
          <w:bCs/>
          <w:color w:val="000000"/>
          <w:kern w:val="0"/>
          <w:sz w:val="22"/>
          <w:szCs w:val="22"/>
        </w:rPr>
        <w:t xml:space="preserve">&gt;&gt;&gt; from </w:t>
      </w:r>
      <w:r w:rsidRPr="00BB7677">
        <w:rPr>
          <w:rFonts w:ascii="LiberationMono" w:hAnsi="LiberationMono" w:cs="LiberationMono"/>
          <w:color w:val="000000"/>
          <w:kern w:val="0"/>
          <w:sz w:val="22"/>
          <w:szCs w:val="22"/>
        </w:rPr>
        <w:t xml:space="preserve">shop.models </w:t>
      </w:r>
      <w:r w:rsidRPr="00BB7677">
        <w:rPr>
          <w:rFonts w:ascii="LiberationMono-Bold" w:hAnsi="LiberationMono-Bold" w:cs="LiberationMono-Bold"/>
          <w:b/>
          <w:bCs/>
          <w:color w:val="000000"/>
          <w:kern w:val="0"/>
          <w:sz w:val="22"/>
          <w:szCs w:val="22"/>
        </w:rPr>
        <w:t xml:space="preserve">import </w:t>
      </w:r>
      <w:r w:rsidRPr="00BB7677">
        <w:rPr>
          <w:rFonts w:ascii="LiberationMono" w:hAnsi="LiberationMono" w:cs="LiberationMono"/>
          <w:color w:val="000000"/>
          <w:kern w:val="0"/>
          <w:sz w:val="22"/>
          <w:szCs w:val="22"/>
        </w:rPr>
        <w:t>Product</w:t>
      </w:r>
    </w:p>
    <w:p w14:paraId="2B569DD6"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Bold" w:hAnsi="LiberationMono-Bold" w:cs="LiberationMono-Bold"/>
          <w:b/>
          <w:bCs/>
          <w:color w:val="000000"/>
          <w:kern w:val="0"/>
          <w:sz w:val="22"/>
          <w:szCs w:val="22"/>
        </w:rPr>
        <w:t xml:space="preserve">&gt;&gt;&gt; from </w:t>
      </w:r>
      <w:r w:rsidRPr="00BB7677">
        <w:rPr>
          <w:rFonts w:ascii="LiberationMono" w:hAnsi="LiberationMono" w:cs="LiberationMono"/>
          <w:color w:val="000000"/>
          <w:kern w:val="0"/>
          <w:sz w:val="22"/>
          <w:szCs w:val="22"/>
        </w:rPr>
        <w:t xml:space="preserve">django.utils.translation </w:t>
      </w:r>
      <w:r w:rsidRPr="00BB7677">
        <w:rPr>
          <w:rFonts w:ascii="LiberationMono-Bold" w:hAnsi="LiberationMono-Bold" w:cs="LiberationMono-Bold"/>
          <w:b/>
          <w:bCs/>
          <w:color w:val="000000"/>
          <w:kern w:val="0"/>
          <w:sz w:val="22"/>
          <w:szCs w:val="22"/>
        </w:rPr>
        <w:t xml:space="preserve">import </w:t>
      </w:r>
      <w:r w:rsidRPr="00BB7677">
        <w:rPr>
          <w:rFonts w:ascii="LiberationMono" w:hAnsi="LiberationMono" w:cs="LiberationMono"/>
          <w:color w:val="000000"/>
          <w:kern w:val="0"/>
          <w:sz w:val="22"/>
          <w:szCs w:val="22"/>
        </w:rPr>
        <w:t>activate</w:t>
      </w:r>
    </w:p>
    <w:p w14:paraId="34F1D856"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Bold" w:hAnsi="LiberationMono-Bold" w:cs="LiberationMono-Bold"/>
          <w:b/>
          <w:bCs/>
          <w:color w:val="000000"/>
          <w:kern w:val="0"/>
          <w:sz w:val="22"/>
          <w:szCs w:val="22"/>
        </w:rPr>
        <w:t xml:space="preserve">&gt;&gt;&gt; </w:t>
      </w:r>
      <w:r w:rsidRPr="00BB7677">
        <w:rPr>
          <w:rFonts w:ascii="LiberationMono" w:hAnsi="LiberationMono" w:cs="LiberationMono"/>
          <w:color w:val="000000"/>
          <w:kern w:val="0"/>
          <w:sz w:val="22"/>
          <w:szCs w:val="22"/>
        </w:rPr>
        <w:t>activate('es')</w:t>
      </w:r>
    </w:p>
    <w:p w14:paraId="3D051A8F"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Bold" w:hAnsi="LiberationMono-Bold" w:cs="LiberationMono-Bold"/>
          <w:b/>
          <w:bCs/>
          <w:color w:val="000000"/>
          <w:kern w:val="0"/>
          <w:sz w:val="22"/>
          <w:szCs w:val="22"/>
        </w:rPr>
        <w:t xml:space="preserve">&gt;&gt;&gt; </w:t>
      </w:r>
      <w:r w:rsidRPr="00BB7677">
        <w:rPr>
          <w:rFonts w:ascii="LiberationMono" w:hAnsi="LiberationMono" w:cs="LiberationMono"/>
          <w:color w:val="000000"/>
          <w:kern w:val="0"/>
          <w:sz w:val="22"/>
          <w:szCs w:val="22"/>
        </w:rPr>
        <w:t>product=Product.objects.first()</w:t>
      </w:r>
    </w:p>
    <w:p w14:paraId="07D8A616"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Bold" w:hAnsi="LiberationMono-Bold" w:cs="LiberationMono-Bold"/>
          <w:b/>
          <w:bCs/>
          <w:color w:val="000000"/>
          <w:kern w:val="0"/>
          <w:sz w:val="22"/>
          <w:szCs w:val="22"/>
        </w:rPr>
        <w:t xml:space="preserve">&gt;&gt;&gt; </w:t>
      </w:r>
      <w:r w:rsidRPr="00BB7677">
        <w:rPr>
          <w:rFonts w:ascii="LiberationMono" w:hAnsi="LiberationMono" w:cs="LiberationMono"/>
          <w:color w:val="000000"/>
          <w:kern w:val="0"/>
          <w:sz w:val="22"/>
          <w:szCs w:val="22"/>
        </w:rPr>
        <w:t>product.name</w:t>
      </w:r>
    </w:p>
    <w:p w14:paraId="1D684E12"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'Té verde'</w:t>
      </w:r>
    </w:p>
    <w:p w14:paraId="4587C53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4A6473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lastRenderedPageBreak/>
        <w:t xml:space="preserve">Another way to do this is by using the </w:t>
      </w:r>
      <w:r w:rsidRPr="00BB7677">
        <w:rPr>
          <w:rFonts w:ascii="LiberationMono" w:hAnsi="LiberationMono" w:cs="LiberationMono"/>
          <w:color w:val="000000"/>
          <w:kern w:val="0"/>
          <w:sz w:val="22"/>
          <w:szCs w:val="22"/>
        </w:rPr>
        <w:t xml:space="preserve">language() </w:t>
      </w:r>
      <w:r w:rsidRPr="00BB7677">
        <w:rPr>
          <w:rFonts w:ascii="LiberationSerif" w:hAnsi="LiberationSerif" w:cs="LiberationSerif"/>
          <w:color w:val="000000"/>
          <w:kern w:val="0"/>
          <w:sz w:val="30"/>
          <w:szCs w:val="30"/>
        </w:rPr>
        <w:t xml:space="preserve">manager provided by </w:t>
      </w:r>
      <w:r w:rsidRPr="00BB7677">
        <w:rPr>
          <w:rFonts w:ascii="LiberationMono" w:hAnsi="LiberationMono" w:cs="LiberationMono"/>
          <w:color w:val="000000"/>
          <w:kern w:val="0"/>
          <w:sz w:val="22"/>
          <w:szCs w:val="22"/>
        </w:rPr>
        <w:t xml:space="preserve">django-parler </w:t>
      </w:r>
      <w:r w:rsidRPr="00BB7677">
        <w:rPr>
          <w:rFonts w:ascii="LiberationSerif" w:hAnsi="LiberationSerif" w:cs="LiberationSerif"/>
          <w:color w:val="000000"/>
          <w:kern w:val="0"/>
          <w:sz w:val="30"/>
          <w:szCs w:val="30"/>
        </w:rPr>
        <w:t>, as follows:</w:t>
      </w:r>
    </w:p>
    <w:p w14:paraId="7A070090"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Bold" w:hAnsi="LiberationMono-Bold" w:cs="LiberationMono-Bold"/>
          <w:b/>
          <w:bCs/>
          <w:color w:val="000000"/>
          <w:kern w:val="0"/>
          <w:sz w:val="22"/>
          <w:szCs w:val="22"/>
        </w:rPr>
        <w:t xml:space="preserve">&gt;&gt;&gt; </w:t>
      </w:r>
      <w:r w:rsidRPr="00BB7677">
        <w:rPr>
          <w:rFonts w:ascii="LiberationMono" w:hAnsi="LiberationMono" w:cs="LiberationMono"/>
          <w:color w:val="000000"/>
          <w:kern w:val="0"/>
          <w:sz w:val="22"/>
          <w:szCs w:val="22"/>
        </w:rPr>
        <w:t>product=Product.objects.language('en').first()</w:t>
      </w:r>
    </w:p>
    <w:p w14:paraId="79AD909E"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Bold" w:hAnsi="LiberationMono-Bold" w:cs="LiberationMono-Bold"/>
          <w:b/>
          <w:bCs/>
          <w:color w:val="000000"/>
          <w:kern w:val="0"/>
          <w:sz w:val="22"/>
          <w:szCs w:val="22"/>
        </w:rPr>
        <w:t xml:space="preserve">&gt;&gt;&gt; </w:t>
      </w:r>
      <w:r w:rsidRPr="00BB7677">
        <w:rPr>
          <w:rFonts w:ascii="LiberationMono" w:hAnsi="LiberationMono" w:cs="LiberationMono"/>
          <w:color w:val="000000"/>
          <w:kern w:val="0"/>
          <w:sz w:val="22"/>
          <w:szCs w:val="22"/>
        </w:rPr>
        <w:t>product.name</w:t>
      </w:r>
    </w:p>
    <w:p w14:paraId="1291E46E"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'Green tea'</w:t>
      </w:r>
    </w:p>
    <w:p w14:paraId="01F4FA2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E2D416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When you access translated fields, they are resolved using the current language. You can set a different current language for an object to access that specific translation, as follows:</w:t>
      </w:r>
    </w:p>
    <w:p w14:paraId="1932A560"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Bold" w:hAnsi="LiberationMono-Bold" w:cs="LiberationMono-Bold"/>
          <w:b/>
          <w:bCs/>
          <w:color w:val="000000"/>
          <w:kern w:val="0"/>
          <w:sz w:val="22"/>
          <w:szCs w:val="22"/>
        </w:rPr>
        <w:t xml:space="preserve">&gt;&gt;&gt; </w:t>
      </w:r>
      <w:r w:rsidRPr="00BB7677">
        <w:rPr>
          <w:rFonts w:ascii="LiberationMono" w:hAnsi="LiberationMono" w:cs="LiberationMono"/>
          <w:color w:val="000000"/>
          <w:kern w:val="0"/>
          <w:sz w:val="22"/>
          <w:szCs w:val="22"/>
        </w:rPr>
        <w:t>product.set_current_language('es')</w:t>
      </w:r>
    </w:p>
    <w:p w14:paraId="46FF0AA6"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Bold" w:hAnsi="LiberationMono-Bold" w:cs="LiberationMono-Bold"/>
          <w:b/>
          <w:bCs/>
          <w:color w:val="000000"/>
          <w:kern w:val="0"/>
          <w:sz w:val="22"/>
          <w:szCs w:val="22"/>
        </w:rPr>
        <w:t xml:space="preserve">&gt;&gt;&gt; </w:t>
      </w:r>
      <w:r w:rsidRPr="00BB7677">
        <w:rPr>
          <w:rFonts w:ascii="LiberationMono" w:hAnsi="LiberationMono" w:cs="LiberationMono"/>
          <w:color w:val="000000"/>
          <w:kern w:val="0"/>
          <w:sz w:val="22"/>
          <w:szCs w:val="22"/>
        </w:rPr>
        <w:t>product.name</w:t>
      </w:r>
    </w:p>
    <w:p w14:paraId="414853AD"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'Té verde'</w:t>
      </w:r>
    </w:p>
    <w:p w14:paraId="0EBEF7BB"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Bold" w:hAnsi="LiberationMono-Bold" w:cs="LiberationMono-Bold"/>
          <w:b/>
          <w:bCs/>
          <w:color w:val="000000"/>
          <w:kern w:val="0"/>
          <w:sz w:val="22"/>
          <w:szCs w:val="22"/>
        </w:rPr>
        <w:t xml:space="preserve">&gt;&gt;&gt; </w:t>
      </w:r>
      <w:r w:rsidRPr="00BB7677">
        <w:rPr>
          <w:rFonts w:ascii="LiberationMono" w:hAnsi="LiberationMono" w:cs="LiberationMono"/>
          <w:color w:val="000000"/>
          <w:kern w:val="0"/>
          <w:sz w:val="22"/>
          <w:szCs w:val="22"/>
        </w:rPr>
        <w:t>product.get_current_language()</w:t>
      </w:r>
    </w:p>
    <w:p w14:paraId="4F327947"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'es'</w:t>
      </w:r>
    </w:p>
    <w:p w14:paraId="5E63896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B9B5B3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When performing a QuerySet using </w:t>
      </w:r>
      <w:r w:rsidRPr="00BB7677">
        <w:rPr>
          <w:rFonts w:ascii="LiberationMono" w:hAnsi="LiberationMono" w:cs="LiberationMono"/>
          <w:color w:val="000000"/>
          <w:kern w:val="0"/>
          <w:sz w:val="22"/>
          <w:szCs w:val="22"/>
        </w:rPr>
        <w:t xml:space="preserve">filter() </w:t>
      </w:r>
      <w:r w:rsidRPr="00BB7677">
        <w:rPr>
          <w:rFonts w:ascii="LiberationSerif" w:hAnsi="LiberationSerif" w:cs="LiberationSerif"/>
          <w:color w:val="000000"/>
          <w:kern w:val="0"/>
          <w:sz w:val="30"/>
          <w:szCs w:val="30"/>
        </w:rPr>
        <w:t xml:space="preserve">, you can filter using the related translation objects with the </w:t>
      </w:r>
      <w:r w:rsidRPr="00BB7677">
        <w:rPr>
          <w:rFonts w:ascii="LiberationMono" w:hAnsi="LiberationMono" w:cs="LiberationMono"/>
          <w:color w:val="000000"/>
          <w:kern w:val="0"/>
          <w:sz w:val="22"/>
          <w:szCs w:val="22"/>
        </w:rPr>
        <w:t xml:space="preserve">translations__ </w:t>
      </w:r>
      <w:r w:rsidRPr="00BB7677">
        <w:rPr>
          <w:rFonts w:ascii="LiberationSerif" w:hAnsi="LiberationSerif" w:cs="LiberationSerif"/>
          <w:color w:val="000000"/>
          <w:kern w:val="0"/>
          <w:sz w:val="30"/>
          <w:szCs w:val="30"/>
        </w:rPr>
        <w:t>syntax, as follows:</w:t>
      </w:r>
    </w:p>
    <w:p w14:paraId="0206E6D6"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Bold" w:hAnsi="LiberationMono-Bold" w:cs="LiberationMono-Bold"/>
          <w:b/>
          <w:bCs/>
          <w:color w:val="000000"/>
          <w:kern w:val="0"/>
          <w:sz w:val="22"/>
          <w:szCs w:val="22"/>
        </w:rPr>
        <w:t xml:space="preserve">&gt;&gt;&gt; </w:t>
      </w:r>
      <w:r w:rsidRPr="00BB7677">
        <w:rPr>
          <w:rFonts w:ascii="LiberationMono" w:hAnsi="LiberationMono" w:cs="LiberationMono"/>
          <w:color w:val="000000"/>
          <w:kern w:val="0"/>
          <w:sz w:val="22"/>
          <w:szCs w:val="22"/>
        </w:rPr>
        <w:t>Product.objects.filter(translations__name='Green tea')</w:t>
      </w:r>
    </w:p>
    <w:p w14:paraId="5DD24667"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&lt;TranslatableQuerySet [&lt;Product: Té verde&gt;]&gt;</w:t>
      </w:r>
    </w:p>
    <w:p w14:paraId="66E3D32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D27978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Let’s apply what we have learned to our views.</w:t>
      </w:r>
    </w:p>
    <w:p w14:paraId="02ED815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C86E7C0"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49"/>
          <w:szCs w:val="49"/>
        </w:rPr>
      </w:pPr>
      <w:r w:rsidRPr="00BB7677">
        <w:rPr>
          <w:rFonts w:ascii="DejaVuSans-Bold" w:hAnsi="DejaVuSans-Bold" w:cs="DejaVuSans-Bold"/>
          <w:b/>
          <w:bCs/>
          <w:color w:val="000000"/>
          <w:kern w:val="0"/>
          <w:sz w:val="49"/>
          <w:szCs w:val="49"/>
        </w:rPr>
        <w:t>Adapting views for translations</w:t>
      </w:r>
    </w:p>
    <w:p w14:paraId="0E759D1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Let’s adapt the product catalog views:</w:t>
      </w:r>
    </w:p>
    <w:p w14:paraId="5118ABA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A7E5B9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views.py </w:t>
      </w:r>
      <w:r w:rsidRPr="00BB7677">
        <w:rPr>
          <w:rFonts w:ascii="LiberationSerif" w:hAnsi="LiberationSerif" w:cs="LiberationSerif"/>
          <w:color w:val="000000"/>
          <w:kern w:val="0"/>
          <w:sz w:val="30"/>
          <w:szCs w:val="30"/>
        </w:rPr>
        <w:t xml:space="preserve">file of the </w:t>
      </w:r>
      <w:r w:rsidRPr="00BB7677">
        <w:rPr>
          <w:rFonts w:ascii="LiberationMono" w:hAnsi="LiberationMono" w:cs="LiberationMono"/>
          <w:color w:val="000000"/>
          <w:kern w:val="0"/>
          <w:sz w:val="22"/>
          <w:szCs w:val="22"/>
        </w:rPr>
        <w:t xml:space="preserve">shop </w:t>
      </w:r>
      <w:r w:rsidRPr="00BB7677">
        <w:rPr>
          <w:rFonts w:ascii="LiberationSerif" w:hAnsi="LiberationSerif" w:cs="LiberationSerif"/>
          <w:color w:val="000000"/>
          <w:kern w:val="0"/>
          <w:sz w:val="30"/>
          <w:szCs w:val="30"/>
        </w:rPr>
        <w:t>application and add the following code</w:t>
      </w:r>
    </w:p>
    <w:p w14:paraId="1C8CB0F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highlighted in bold to the </w:t>
      </w:r>
      <w:r w:rsidRPr="00BB7677">
        <w:rPr>
          <w:rFonts w:ascii="LiberationMono" w:hAnsi="LiberationMono" w:cs="LiberationMono"/>
          <w:color w:val="000000"/>
          <w:kern w:val="0"/>
          <w:sz w:val="22"/>
          <w:szCs w:val="22"/>
        </w:rPr>
        <w:t xml:space="preserve">product_list </w:t>
      </w:r>
      <w:r w:rsidRPr="00BB7677">
        <w:rPr>
          <w:rFonts w:ascii="LiberationSerif" w:hAnsi="LiberationSerif" w:cs="LiberationSerif"/>
          <w:color w:val="000000"/>
          <w:kern w:val="0"/>
          <w:sz w:val="30"/>
          <w:szCs w:val="30"/>
        </w:rPr>
        <w:t>view:</w:t>
      </w:r>
    </w:p>
    <w:p w14:paraId="5C6D7F91"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def </w:t>
      </w:r>
      <w:r w:rsidRPr="00BB7677">
        <w:rPr>
          <w:rFonts w:ascii="LiberationMono" w:hAnsi="LiberationMono" w:cs="LiberationMono"/>
          <w:color w:val="4078F3"/>
          <w:kern w:val="0"/>
          <w:sz w:val="22"/>
          <w:szCs w:val="22"/>
        </w:rPr>
        <w:t>product_list</w:t>
      </w:r>
      <w:r w:rsidRPr="00BB7677">
        <w:rPr>
          <w:rFonts w:ascii="LiberationMono" w:hAnsi="LiberationMono" w:cs="LiberationMono"/>
          <w:color w:val="383A42"/>
          <w:kern w:val="0"/>
          <w:sz w:val="22"/>
          <w:szCs w:val="22"/>
        </w:rPr>
        <w:t>(request, category_slug=</w:t>
      </w:r>
      <w:r w:rsidRPr="00BB7677">
        <w:rPr>
          <w:rFonts w:ascii="LiberationMono" w:hAnsi="LiberationMono" w:cs="LiberationMono"/>
          <w:color w:val="0185BC"/>
          <w:kern w:val="0"/>
          <w:sz w:val="22"/>
          <w:szCs w:val="22"/>
        </w:rPr>
        <w:t>None</w:t>
      </w:r>
      <w:r w:rsidRPr="00BB7677">
        <w:rPr>
          <w:rFonts w:ascii="LiberationMono" w:hAnsi="LiberationMono" w:cs="LiberationMono"/>
          <w:color w:val="383A42"/>
          <w:kern w:val="0"/>
          <w:sz w:val="22"/>
          <w:szCs w:val="22"/>
        </w:rPr>
        <w:t>):</w:t>
      </w:r>
    </w:p>
    <w:p w14:paraId="6FC3D256"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0185BC"/>
          <w:kern w:val="0"/>
          <w:sz w:val="22"/>
          <w:szCs w:val="22"/>
        </w:rPr>
      </w:pPr>
      <w:r w:rsidRPr="00BB7677">
        <w:rPr>
          <w:rFonts w:ascii="LiberationMono" w:hAnsi="LiberationMono" w:cs="LiberationMono"/>
          <w:color w:val="383A42"/>
          <w:kern w:val="0"/>
          <w:sz w:val="22"/>
          <w:szCs w:val="22"/>
        </w:rPr>
        <w:t xml:space="preserve">category = </w:t>
      </w:r>
      <w:r w:rsidRPr="00BB7677">
        <w:rPr>
          <w:rFonts w:ascii="LiberationMono" w:hAnsi="LiberationMono" w:cs="LiberationMono"/>
          <w:color w:val="0185BC"/>
          <w:kern w:val="0"/>
          <w:sz w:val="22"/>
          <w:szCs w:val="22"/>
        </w:rPr>
        <w:t>None</w:t>
      </w:r>
    </w:p>
    <w:p w14:paraId="46692654"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categories = Category.objects.</w:t>
      </w:r>
      <w:r w:rsidRPr="00BB7677">
        <w:rPr>
          <w:rFonts w:ascii="LiberationMono" w:hAnsi="LiberationMono" w:cs="LiberationMono"/>
          <w:color w:val="C28501"/>
          <w:kern w:val="0"/>
          <w:sz w:val="22"/>
          <w:szCs w:val="22"/>
        </w:rPr>
        <w:t>all</w:t>
      </w:r>
      <w:r w:rsidRPr="00BB7677">
        <w:rPr>
          <w:rFonts w:ascii="LiberationMono" w:hAnsi="LiberationMono" w:cs="LiberationMono"/>
          <w:color w:val="383A42"/>
          <w:kern w:val="0"/>
          <w:sz w:val="22"/>
          <w:szCs w:val="22"/>
        </w:rPr>
        <w:t>()</w:t>
      </w:r>
    </w:p>
    <w:p w14:paraId="4AF02C5F"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products = Product.objects.</w:t>
      </w:r>
      <w:r w:rsidRPr="00BB7677">
        <w:rPr>
          <w:rFonts w:ascii="LiberationMono" w:hAnsi="LiberationMono" w:cs="LiberationMono"/>
          <w:color w:val="C28501"/>
          <w:kern w:val="0"/>
          <w:sz w:val="22"/>
          <w:szCs w:val="22"/>
        </w:rPr>
        <w:t>filter</w:t>
      </w:r>
      <w:r w:rsidRPr="00BB7677">
        <w:rPr>
          <w:rFonts w:ascii="LiberationMono" w:hAnsi="LiberationMono" w:cs="LiberationMono"/>
          <w:color w:val="383A42"/>
          <w:kern w:val="0"/>
          <w:sz w:val="22"/>
          <w:szCs w:val="22"/>
        </w:rPr>
        <w:t>(available=</w:t>
      </w:r>
      <w:r w:rsidRPr="00BB7677">
        <w:rPr>
          <w:rFonts w:ascii="LiberationMono" w:hAnsi="LiberationMono" w:cs="LiberationMono"/>
          <w:color w:val="0185BC"/>
          <w:kern w:val="0"/>
          <w:sz w:val="22"/>
          <w:szCs w:val="22"/>
        </w:rPr>
        <w:t>True</w:t>
      </w:r>
      <w:r w:rsidRPr="00BB7677">
        <w:rPr>
          <w:rFonts w:ascii="LiberationMono" w:hAnsi="LiberationMono" w:cs="LiberationMono"/>
          <w:color w:val="383A42"/>
          <w:kern w:val="0"/>
          <w:sz w:val="22"/>
          <w:szCs w:val="22"/>
        </w:rPr>
        <w:t>)</w:t>
      </w:r>
    </w:p>
    <w:p w14:paraId="7AE319C4"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if </w:t>
      </w:r>
      <w:r w:rsidRPr="00BB7677">
        <w:rPr>
          <w:rFonts w:ascii="LiberationMono" w:hAnsi="LiberationMono" w:cs="LiberationMono"/>
          <w:color w:val="383A42"/>
          <w:kern w:val="0"/>
          <w:sz w:val="22"/>
          <w:szCs w:val="22"/>
        </w:rPr>
        <w:t>category_slug:</w:t>
      </w:r>
    </w:p>
    <w:p w14:paraId="75606B90" w14:textId="77777777" w:rsidR="00BB7677" w:rsidRPr="00BB7677" w:rsidRDefault="00BB7677" w:rsidP="00BB767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language = request.LANGUAGE_CODE</w:t>
      </w:r>
    </w:p>
    <w:p w14:paraId="0F0B5ACB"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category = get_object_or_404(</w:t>
      </w:r>
    </w:p>
    <w:p w14:paraId="41A6CB61" w14:textId="77777777" w:rsidR="00BB7677" w:rsidRPr="00BB7677" w:rsidRDefault="00BB7677" w:rsidP="00BB767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Category,</w:t>
      </w:r>
    </w:p>
    <w:p w14:paraId="36D51378" w14:textId="77777777" w:rsidR="00BB7677" w:rsidRPr="00BB7677" w:rsidRDefault="00BB7677" w:rsidP="00BB7677">
      <w:pPr>
        <w:autoSpaceDE w:val="0"/>
        <w:autoSpaceDN w:val="0"/>
        <w:adjustRightInd w:val="0"/>
        <w:spacing w:after="0" w:line="240" w:lineRule="auto"/>
        <w:ind w:left="1440" w:firstLine="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translations__language_code=language,</w:t>
      </w:r>
    </w:p>
    <w:p w14:paraId="2758A428" w14:textId="77777777" w:rsidR="00BB7677" w:rsidRPr="00BB7677" w:rsidRDefault="00BB7677" w:rsidP="00BB767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BB7677">
        <w:rPr>
          <w:rFonts w:ascii="LiberationMono-Bold" w:hAnsi="LiberationMono-Bold" w:cs="LiberationMono-Bold"/>
          <w:b/>
          <w:bCs/>
          <w:color w:val="383A42"/>
          <w:kern w:val="0"/>
          <w:sz w:val="22"/>
          <w:szCs w:val="22"/>
        </w:rPr>
        <w:t>translations__</w:t>
      </w:r>
      <w:r w:rsidRPr="00BB7677">
        <w:rPr>
          <w:rFonts w:ascii="LiberationMono" w:hAnsi="LiberationMono" w:cs="LiberationMono"/>
          <w:color w:val="383A42"/>
          <w:kern w:val="0"/>
          <w:sz w:val="22"/>
          <w:szCs w:val="22"/>
        </w:rPr>
        <w:t>slug=category_slug</w:t>
      </w:r>
    </w:p>
    <w:p w14:paraId="0E9E69E7"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6E516E73"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products = products.</w:t>
      </w:r>
      <w:r w:rsidRPr="00BB7677">
        <w:rPr>
          <w:rFonts w:ascii="LiberationMono" w:hAnsi="LiberationMono" w:cs="LiberationMono"/>
          <w:color w:val="C28501"/>
          <w:kern w:val="0"/>
          <w:sz w:val="22"/>
          <w:szCs w:val="22"/>
        </w:rPr>
        <w:t>filter</w:t>
      </w:r>
      <w:r w:rsidRPr="00BB7677">
        <w:rPr>
          <w:rFonts w:ascii="LiberationMono" w:hAnsi="LiberationMono" w:cs="LiberationMono"/>
          <w:color w:val="383A42"/>
          <w:kern w:val="0"/>
          <w:sz w:val="22"/>
          <w:szCs w:val="22"/>
        </w:rPr>
        <w:t>(category=category)</w:t>
      </w:r>
    </w:p>
    <w:p w14:paraId="45072012"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return </w:t>
      </w:r>
      <w:r w:rsidRPr="00BB7677">
        <w:rPr>
          <w:rFonts w:ascii="LiberationMono" w:hAnsi="LiberationMono" w:cs="LiberationMono"/>
          <w:color w:val="383A42"/>
          <w:kern w:val="0"/>
          <w:sz w:val="22"/>
          <w:szCs w:val="22"/>
        </w:rPr>
        <w:t>render(</w:t>
      </w:r>
    </w:p>
    <w:p w14:paraId="3D663AC4"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request,</w:t>
      </w:r>
    </w:p>
    <w:p w14:paraId="15E93E15"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'shop/product/list.html'</w:t>
      </w:r>
      <w:r w:rsidRPr="00BB7677">
        <w:rPr>
          <w:rFonts w:ascii="LiberationMono" w:hAnsi="LiberationMono" w:cs="LiberationMono"/>
          <w:color w:val="383A42"/>
          <w:kern w:val="0"/>
          <w:sz w:val="22"/>
          <w:szCs w:val="22"/>
        </w:rPr>
        <w:t>,</w:t>
      </w:r>
    </w:p>
    <w:p w14:paraId="2FFF6D0B"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7507086C"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w:t>
      </w:r>
      <w:r w:rsidRPr="00BB7677">
        <w:rPr>
          <w:rFonts w:ascii="LiberationMono" w:hAnsi="LiberationMono" w:cs="LiberationMono"/>
          <w:color w:val="50A24F"/>
          <w:kern w:val="0"/>
          <w:sz w:val="22"/>
          <w:szCs w:val="22"/>
        </w:rPr>
        <w:tab/>
      </w:r>
      <w:r w:rsidRPr="00BB7677">
        <w:rPr>
          <w:rFonts w:ascii="LiberationMono" w:hAnsi="LiberationMono" w:cs="LiberationMono"/>
          <w:color w:val="50A24F"/>
          <w:kern w:val="0"/>
          <w:sz w:val="22"/>
          <w:szCs w:val="22"/>
        </w:rPr>
        <w:tab/>
      </w:r>
      <w:r w:rsidRPr="00BB7677">
        <w:rPr>
          <w:rFonts w:ascii="LiberationMono" w:hAnsi="LiberationMono" w:cs="LiberationMono"/>
          <w:color w:val="50A24F"/>
          <w:kern w:val="0"/>
          <w:sz w:val="22"/>
          <w:szCs w:val="22"/>
        </w:rPr>
        <w:tab/>
        <w:t>category'</w:t>
      </w:r>
      <w:r w:rsidRPr="00BB7677">
        <w:rPr>
          <w:rFonts w:ascii="LiberationMono" w:hAnsi="LiberationMono" w:cs="LiberationMono"/>
          <w:color w:val="383A42"/>
          <w:kern w:val="0"/>
          <w:sz w:val="22"/>
          <w:szCs w:val="22"/>
        </w:rPr>
        <w:t>: category,</w:t>
      </w:r>
    </w:p>
    <w:p w14:paraId="29DB17BD" w14:textId="77777777" w:rsidR="00BB7677" w:rsidRPr="00BB7677" w:rsidRDefault="00BB7677" w:rsidP="00BB767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'categories'</w:t>
      </w:r>
      <w:r w:rsidRPr="00BB7677">
        <w:rPr>
          <w:rFonts w:ascii="LiberationMono" w:hAnsi="LiberationMono" w:cs="LiberationMono"/>
          <w:color w:val="383A42"/>
          <w:kern w:val="0"/>
          <w:sz w:val="22"/>
          <w:szCs w:val="22"/>
        </w:rPr>
        <w:t>: categories,</w:t>
      </w:r>
    </w:p>
    <w:p w14:paraId="552A74EA" w14:textId="77777777" w:rsidR="00BB7677" w:rsidRPr="00BB7677" w:rsidRDefault="00BB7677" w:rsidP="00BB767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'products'</w:t>
      </w:r>
      <w:r w:rsidRPr="00BB7677">
        <w:rPr>
          <w:rFonts w:ascii="LiberationMono" w:hAnsi="LiberationMono" w:cs="LiberationMono"/>
          <w:color w:val="383A42"/>
          <w:kern w:val="0"/>
          <w:sz w:val="22"/>
          <w:szCs w:val="22"/>
        </w:rPr>
        <w:t>: products</w:t>
      </w:r>
    </w:p>
    <w:p w14:paraId="58D42B3E"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lastRenderedPageBreak/>
        <w:t>}</w:t>
      </w:r>
    </w:p>
    <w:p w14:paraId="5E8BDB7D"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36702ED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8C0CAB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Then, edit the </w:t>
      </w:r>
      <w:r w:rsidRPr="00BB7677">
        <w:rPr>
          <w:rFonts w:ascii="LiberationMono" w:hAnsi="LiberationMono" w:cs="LiberationMono"/>
          <w:color w:val="000000"/>
          <w:kern w:val="0"/>
          <w:sz w:val="22"/>
          <w:szCs w:val="22"/>
        </w:rPr>
        <w:t xml:space="preserve">product_detail </w:t>
      </w:r>
      <w:r w:rsidRPr="00BB7677">
        <w:rPr>
          <w:rFonts w:ascii="LiberationSerif" w:hAnsi="LiberationSerif" w:cs="LiberationSerif"/>
          <w:color w:val="000000"/>
          <w:kern w:val="0"/>
          <w:sz w:val="30"/>
          <w:szCs w:val="30"/>
        </w:rPr>
        <w:t>view and add the following code highlighted</w:t>
      </w:r>
      <w:r w:rsidRPr="00BB7677">
        <w:rPr>
          <w:rFonts w:ascii="LiberationSerif" w:hAnsi="LiberationSerif" w:cs="LiberationSerif"/>
          <w:color w:val="000000"/>
          <w:kern w:val="0"/>
          <w:sz w:val="30"/>
          <w:szCs w:val="30"/>
        </w:rPr>
        <w:tab/>
        <w:t>in bold:</w:t>
      </w:r>
    </w:p>
    <w:p w14:paraId="672C95B5"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def </w:t>
      </w:r>
      <w:r w:rsidRPr="00BB7677">
        <w:rPr>
          <w:rFonts w:ascii="LiberationMono" w:hAnsi="LiberationMono" w:cs="LiberationMono"/>
          <w:color w:val="4078F3"/>
          <w:kern w:val="0"/>
          <w:sz w:val="22"/>
          <w:szCs w:val="22"/>
        </w:rPr>
        <w:t>product_detail</w:t>
      </w:r>
      <w:r w:rsidRPr="00BB7677">
        <w:rPr>
          <w:rFonts w:ascii="LiberationMono" w:hAnsi="LiberationMono" w:cs="LiberationMono"/>
          <w:color w:val="383A42"/>
          <w:kern w:val="0"/>
          <w:sz w:val="22"/>
          <w:szCs w:val="22"/>
        </w:rPr>
        <w:t xml:space="preserve">(request, </w:t>
      </w:r>
      <w:r w:rsidRPr="00BB7677">
        <w:rPr>
          <w:rFonts w:ascii="LiberationMono" w:hAnsi="LiberationMono" w:cs="LiberationMono"/>
          <w:color w:val="C28501"/>
          <w:kern w:val="0"/>
          <w:sz w:val="22"/>
          <w:szCs w:val="22"/>
        </w:rPr>
        <w:t>id</w:t>
      </w:r>
      <w:r w:rsidRPr="00BB7677">
        <w:rPr>
          <w:rFonts w:ascii="LiberationMono" w:hAnsi="LiberationMono" w:cs="LiberationMono"/>
          <w:color w:val="383A42"/>
          <w:kern w:val="0"/>
          <w:sz w:val="22"/>
          <w:szCs w:val="22"/>
        </w:rPr>
        <w:t>, slug):</w:t>
      </w:r>
    </w:p>
    <w:p w14:paraId="34781D71" w14:textId="77777777" w:rsidR="00BB7677" w:rsidRPr="00BB7677" w:rsidRDefault="00BB7677" w:rsidP="00BB767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language = request.LANGUAGE_CODE</w:t>
      </w:r>
    </w:p>
    <w:p w14:paraId="7F0E45F9"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product = get_object_or_404(</w:t>
      </w:r>
    </w:p>
    <w:p w14:paraId="619F5E10"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Product,</w:t>
      </w:r>
    </w:p>
    <w:p w14:paraId="39E8685A"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C28501"/>
          <w:kern w:val="0"/>
          <w:sz w:val="22"/>
          <w:szCs w:val="22"/>
        </w:rPr>
        <w:t>id</w:t>
      </w:r>
      <w:r w:rsidRPr="00BB7677">
        <w:rPr>
          <w:rFonts w:ascii="LiberationMono" w:hAnsi="LiberationMono" w:cs="LiberationMono"/>
          <w:color w:val="383A42"/>
          <w:kern w:val="0"/>
          <w:sz w:val="22"/>
          <w:szCs w:val="22"/>
        </w:rPr>
        <w:t>=</w:t>
      </w:r>
      <w:r w:rsidRPr="00BB7677">
        <w:rPr>
          <w:rFonts w:ascii="LiberationMono" w:hAnsi="LiberationMono" w:cs="LiberationMono"/>
          <w:color w:val="C28501"/>
          <w:kern w:val="0"/>
          <w:sz w:val="22"/>
          <w:szCs w:val="22"/>
        </w:rPr>
        <w:t>id</w:t>
      </w:r>
      <w:r w:rsidRPr="00BB7677">
        <w:rPr>
          <w:rFonts w:ascii="LiberationMono" w:hAnsi="LiberationMono" w:cs="LiberationMono"/>
          <w:color w:val="383A42"/>
          <w:kern w:val="0"/>
          <w:sz w:val="22"/>
          <w:szCs w:val="22"/>
        </w:rPr>
        <w:t>,</w:t>
      </w:r>
    </w:p>
    <w:p w14:paraId="23F804B0" w14:textId="77777777" w:rsidR="00BB7677" w:rsidRPr="00BB7677" w:rsidRDefault="00BB7677" w:rsidP="00BB767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translations__language_code=language,</w:t>
      </w:r>
    </w:p>
    <w:p w14:paraId="7CD88C0E"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Bold" w:hAnsi="LiberationMono-Bold" w:cs="LiberationMono-Bold"/>
          <w:b/>
          <w:bCs/>
          <w:color w:val="383A42"/>
          <w:kern w:val="0"/>
          <w:sz w:val="22"/>
          <w:szCs w:val="22"/>
        </w:rPr>
        <w:t>translations__</w:t>
      </w:r>
      <w:r w:rsidRPr="00BB7677">
        <w:rPr>
          <w:rFonts w:ascii="LiberationMono" w:hAnsi="LiberationMono" w:cs="LiberationMono"/>
          <w:color w:val="383A42"/>
          <w:kern w:val="0"/>
          <w:sz w:val="22"/>
          <w:szCs w:val="22"/>
        </w:rPr>
        <w:t>slug=slug,</w:t>
      </w:r>
    </w:p>
    <w:p w14:paraId="1A81F72A"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0185BC"/>
          <w:kern w:val="0"/>
          <w:sz w:val="22"/>
          <w:szCs w:val="22"/>
        </w:rPr>
      </w:pPr>
      <w:r w:rsidRPr="00BB7677">
        <w:rPr>
          <w:rFonts w:ascii="LiberationMono" w:hAnsi="LiberationMono" w:cs="LiberationMono"/>
          <w:color w:val="383A42"/>
          <w:kern w:val="0"/>
          <w:sz w:val="22"/>
          <w:szCs w:val="22"/>
        </w:rPr>
        <w:t>available=</w:t>
      </w:r>
      <w:r w:rsidRPr="00BB7677">
        <w:rPr>
          <w:rFonts w:ascii="LiberationMono" w:hAnsi="LiberationMono" w:cs="LiberationMono"/>
          <w:color w:val="0185BC"/>
          <w:kern w:val="0"/>
          <w:sz w:val="22"/>
          <w:szCs w:val="22"/>
        </w:rPr>
        <w:t>True</w:t>
      </w:r>
    </w:p>
    <w:p w14:paraId="06F3C653"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510C1D3E"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cart_product_form = CartAddProductForm()</w:t>
      </w:r>
    </w:p>
    <w:p w14:paraId="58CAAB1D"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r = Recommender()</w:t>
      </w:r>
    </w:p>
    <w:p w14:paraId="72135E56"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recommended_products = r.suggest_products_for([product], </w:t>
      </w:r>
      <w:r w:rsidRPr="00BB7677">
        <w:rPr>
          <w:rFonts w:ascii="LiberationMono" w:hAnsi="LiberationMono" w:cs="LiberationMono"/>
          <w:color w:val="996801"/>
          <w:kern w:val="0"/>
          <w:sz w:val="22"/>
          <w:szCs w:val="22"/>
        </w:rPr>
        <w:t>4</w:t>
      </w:r>
      <w:r w:rsidRPr="00BB7677">
        <w:rPr>
          <w:rFonts w:ascii="LiberationMono" w:hAnsi="LiberationMono" w:cs="LiberationMono"/>
          <w:color w:val="383A42"/>
          <w:kern w:val="0"/>
          <w:sz w:val="22"/>
          <w:szCs w:val="22"/>
        </w:rPr>
        <w:t>)</w:t>
      </w:r>
    </w:p>
    <w:p w14:paraId="6C16EB2C"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return </w:t>
      </w:r>
      <w:r w:rsidRPr="00BB7677">
        <w:rPr>
          <w:rFonts w:ascii="LiberationMono" w:hAnsi="LiberationMono" w:cs="LiberationMono"/>
          <w:color w:val="383A42"/>
          <w:kern w:val="0"/>
          <w:sz w:val="22"/>
          <w:szCs w:val="22"/>
        </w:rPr>
        <w:t>render(</w:t>
      </w:r>
    </w:p>
    <w:p w14:paraId="4648E069"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request,</w:t>
      </w:r>
    </w:p>
    <w:p w14:paraId="74D5E57F"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'shop/product/detail.html'</w:t>
      </w:r>
      <w:r w:rsidRPr="00BB7677">
        <w:rPr>
          <w:rFonts w:ascii="LiberationMono" w:hAnsi="LiberationMono" w:cs="LiberationMono"/>
          <w:color w:val="383A42"/>
          <w:kern w:val="0"/>
          <w:sz w:val="22"/>
          <w:szCs w:val="22"/>
        </w:rPr>
        <w:t>,</w:t>
      </w:r>
    </w:p>
    <w:p w14:paraId="4CD232AC"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36EEBBF0" w14:textId="77777777" w:rsidR="00BB7677" w:rsidRPr="00BB7677" w:rsidRDefault="00BB7677" w:rsidP="00BB767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'product'</w:t>
      </w:r>
      <w:r w:rsidRPr="00BB7677">
        <w:rPr>
          <w:rFonts w:ascii="LiberationMono" w:hAnsi="LiberationMono" w:cs="LiberationMono"/>
          <w:color w:val="383A42"/>
          <w:kern w:val="0"/>
          <w:sz w:val="22"/>
          <w:szCs w:val="22"/>
        </w:rPr>
        <w:t>: product,</w:t>
      </w:r>
    </w:p>
    <w:p w14:paraId="7FACBCA7" w14:textId="77777777" w:rsidR="00BB7677" w:rsidRPr="00BB7677" w:rsidRDefault="00BB7677" w:rsidP="00BB767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'cart_product_form'</w:t>
      </w:r>
      <w:r w:rsidRPr="00BB7677">
        <w:rPr>
          <w:rFonts w:ascii="LiberationMono" w:hAnsi="LiberationMono" w:cs="LiberationMono"/>
          <w:color w:val="383A42"/>
          <w:kern w:val="0"/>
          <w:sz w:val="22"/>
          <w:szCs w:val="22"/>
        </w:rPr>
        <w:t>: cart_product_form,</w:t>
      </w:r>
    </w:p>
    <w:p w14:paraId="20CE4409" w14:textId="77777777" w:rsidR="00BB7677" w:rsidRPr="00BB7677" w:rsidRDefault="00BB7677" w:rsidP="00BB767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'recommended_products'</w:t>
      </w:r>
      <w:r w:rsidRPr="00BB7677">
        <w:rPr>
          <w:rFonts w:ascii="LiberationMono" w:hAnsi="LiberationMono" w:cs="LiberationMono"/>
          <w:color w:val="383A42"/>
          <w:kern w:val="0"/>
          <w:sz w:val="22"/>
          <w:szCs w:val="22"/>
        </w:rPr>
        <w:t>: recommended_products</w:t>
      </w:r>
    </w:p>
    <w:p w14:paraId="2414E05E"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4FF03A7B"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4E0073B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2636CE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The </w:t>
      </w:r>
      <w:r w:rsidRPr="00BB7677">
        <w:rPr>
          <w:rFonts w:ascii="LiberationMono" w:hAnsi="LiberationMono" w:cs="LiberationMono"/>
          <w:color w:val="000000"/>
          <w:kern w:val="0"/>
          <w:sz w:val="22"/>
          <w:szCs w:val="22"/>
        </w:rPr>
        <w:t xml:space="preserve">product_list </w:t>
      </w:r>
      <w:r w:rsidRPr="00BB7677">
        <w:rPr>
          <w:rFonts w:ascii="LiberationSerif" w:hAnsi="LiberationSerif" w:cs="LiberationSerif"/>
          <w:color w:val="000000"/>
          <w:kern w:val="0"/>
          <w:sz w:val="30"/>
          <w:szCs w:val="30"/>
        </w:rPr>
        <w:t xml:space="preserve">and </w:t>
      </w:r>
      <w:r w:rsidRPr="00BB7677">
        <w:rPr>
          <w:rFonts w:ascii="LiberationMono" w:hAnsi="LiberationMono" w:cs="LiberationMono"/>
          <w:color w:val="000000"/>
          <w:kern w:val="0"/>
          <w:sz w:val="22"/>
          <w:szCs w:val="22"/>
        </w:rPr>
        <w:t xml:space="preserve">product_detail </w:t>
      </w:r>
      <w:r w:rsidRPr="00BB7677">
        <w:rPr>
          <w:rFonts w:ascii="LiberationSerif" w:hAnsi="LiberationSerif" w:cs="LiberationSerif"/>
          <w:color w:val="000000"/>
          <w:kern w:val="0"/>
          <w:sz w:val="30"/>
          <w:szCs w:val="30"/>
        </w:rPr>
        <w:t>views are now adapted to retrieve objects using translated fields.</w:t>
      </w:r>
    </w:p>
    <w:p w14:paraId="3B55895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Run the development server with the following command:</w:t>
      </w:r>
    </w:p>
    <w:p w14:paraId="5B82F459"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python manage.py runserver</w:t>
      </w:r>
    </w:p>
    <w:p w14:paraId="49E4E315"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p>
    <w:p w14:paraId="6CE873E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Open </w:t>
      </w:r>
      <w:r w:rsidRPr="00BB7677">
        <w:rPr>
          <w:rFonts w:ascii="LiberationMono" w:hAnsi="LiberationMono" w:cs="LiberationMono"/>
          <w:color w:val="000000"/>
          <w:kern w:val="0"/>
          <w:sz w:val="22"/>
          <w:szCs w:val="22"/>
        </w:rPr>
        <w:t xml:space="preserve">http://127.0.0.1:8000/es/ </w:t>
      </w:r>
      <w:r w:rsidRPr="00BB7677">
        <w:rPr>
          <w:rFonts w:ascii="LiberationSerif" w:hAnsi="LiberationSerif" w:cs="LiberationSerif"/>
          <w:color w:val="000000"/>
          <w:kern w:val="0"/>
          <w:sz w:val="30"/>
          <w:szCs w:val="30"/>
        </w:rPr>
        <w:t>in your browser. You should see the product list page, including all products translated into Spanish:</w:t>
      </w:r>
    </w:p>
    <w:p w14:paraId="2CB3EFAA"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drawing>
          <wp:inline distT="0" distB="0" distL="0" distR="0" wp14:anchorId="50BC1ADE" wp14:editId="5B5F9330">
            <wp:extent cx="6697980" cy="2834640"/>
            <wp:effectExtent l="0" t="0" r="7620" b="3810"/>
            <wp:docPr id="494201155"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7980" cy="2834640"/>
                    </a:xfrm>
                    <a:prstGeom prst="rect">
                      <a:avLst/>
                    </a:prstGeom>
                    <a:noFill/>
                    <a:ln>
                      <a:noFill/>
                    </a:ln>
                  </pic:spPr>
                </pic:pic>
              </a:graphicData>
            </a:graphic>
          </wp:inline>
        </w:drawing>
      </w:r>
    </w:p>
    <w:p w14:paraId="0DFE18D0" w14:textId="77777777" w:rsidR="00BB7677" w:rsidRPr="00BB7677" w:rsidRDefault="00BB7677" w:rsidP="00BB767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B7677">
        <w:rPr>
          <w:rFonts w:ascii="LiberationSerif-Italic" w:hAnsi="LiberationSerif-Italic" w:cs="LiberationSerif-Italic"/>
          <w:i/>
          <w:iCs/>
          <w:color w:val="000000"/>
          <w:kern w:val="0"/>
          <w:sz w:val="22"/>
          <w:szCs w:val="22"/>
        </w:rPr>
        <w:t>Figure 11.14: The Spanish version of the product list page</w:t>
      </w:r>
    </w:p>
    <w:p w14:paraId="680AA50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lastRenderedPageBreak/>
        <w:t xml:space="preserve">Now, each product’s URL is built using the </w:t>
      </w:r>
      <w:r w:rsidRPr="00BB7677">
        <w:rPr>
          <w:rFonts w:ascii="LiberationMono" w:hAnsi="LiberationMono" w:cs="LiberationMono"/>
          <w:color w:val="000000"/>
          <w:kern w:val="0"/>
          <w:sz w:val="22"/>
          <w:szCs w:val="22"/>
        </w:rPr>
        <w:t xml:space="preserve">slug </w:t>
      </w:r>
      <w:r w:rsidRPr="00BB7677">
        <w:rPr>
          <w:rFonts w:ascii="LiberationSerif" w:hAnsi="LiberationSerif" w:cs="LiberationSerif"/>
          <w:color w:val="000000"/>
          <w:kern w:val="0"/>
          <w:sz w:val="30"/>
          <w:szCs w:val="30"/>
        </w:rPr>
        <w:t xml:space="preserve">field translated into the current language. For example, the URL for a product in Spanish is </w:t>
      </w:r>
      <w:r w:rsidRPr="00BB7677">
        <w:rPr>
          <w:rFonts w:ascii="LiberationMono" w:hAnsi="LiberationMono" w:cs="LiberationMono"/>
          <w:color w:val="000000"/>
          <w:kern w:val="0"/>
          <w:sz w:val="22"/>
          <w:szCs w:val="22"/>
        </w:rPr>
        <w:t xml:space="preserve">http://127.0.0.1:8000/es/2/te-rojo/ </w:t>
      </w:r>
      <w:r w:rsidRPr="00BB7677">
        <w:rPr>
          <w:rFonts w:ascii="LiberationSerif" w:hAnsi="LiberationSerif" w:cs="LiberationSerif"/>
          <w:color w:val="000000"/>
          <w:kern w:val="0"/>
          <w:sz w:val="30"/>
          <w:szCs w:val="30"/>
        </w:rPr>
        <w:t xml:space="preserve">, whereas, in English, the URL is </w:t>
      </w:r>
      <w:r w:rsidRPr="00BB7677">
        <w:rPr>
          <w:rFonts w:ascii="LiberationMono" w:hAnsi="LiberationMono" w:cs="LiberationMono"/>
          <w:color w:val="000000"/>
          <w:kern w:val="0"/>
          <w:sz w:val="22"/>
          <w:szCs w:val="22"/>
        </w:rPr>
        <w:t xml:space="preserve">http://127.0.0.1:8000/en/2/red-tea/ </w:t>
      </w:r>
      <w:r w:rsidRPr="00BB7677">
        <w:rPr>
          <w:rFonts w:ascii="LiberationSerif" w:hAnsi="LiberationSerif" w:cs="LiberationSerif"/>
          <w:color w:val="000000"/>
          <w:kern w:val="0"/>
          <w:sz w:val="30"/>
          <w:szCs w:val="30"/>
        </w:rPr>
        <w:t>. If you navigate to a product details page, you will see the translated URL and the contents of the selected language, as shown in the following example:</w:t>
      </w:r>
    </w:p>
    <w:p w14:paraId="7B6AB41E"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drawing>
          <wp:inline distT="0" distB="0" distL="0" distR="0" wp14:anchorId="7C9E6F6D" wp14:editId="6525A461">
            <wp:extent cx="6057900" cy="2552700"/>
            <wp:effectExtent l="0" t="0" r="0" b="0"/>
            <wp:docPr id="1863952219"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7900" cy="2552700"/>
                    </a:xfrm>
                    <a:prstGeom prst="rect">
                      <a:avLst/>
                    </a:prstGeom>
                    <a:noFill/>
                    <a:ln>
                      <a:noFill/>
                    </a:ln>
                  </pic:spPr>
                </pic:pic>
              </a:graphicData>
            </a:graphic>
          </wp:inline>
        </w:drawing>
      </w:r>
    </w:p>
    <w:p w14:paraId="478CDF47" w14:textId="77777777" w:rsidR="00BB7677" w:rsidRPr="00BB7677" w:rsidRDefault="00BB7677" w:rsidP="00BB767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B7677">
        <w:rPr>
          <w:rFonts w:ascii="LiberationSerif-Italic" w:hAnsi="LiberationSerif-Italic" w:cs="LiberationSerif-Italic"/>
          <w:i/>
          <w:iCs/>
          <w:color w:val="000000"/>
          <w:kern w:val="0"/>
          <w:sz w:val="22"/>
          <w:szCs w:val="22"/>
        </w:rPr>
        <w:t>Figure 11.15: The Spanish version of the product details page</w:t>
      </w:r>
    </w:p>
    <w:p w14:paraId="025E94B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17BF5D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If you want to know more about </w:t>
      </w:r>
      <w:r w:rsidRPr="00BB7677">
        <w:rPr>
          <w:rFonts w:ascii="LiberationMono" w:hAnsi="LiberationMono" w:cs="LiberationMono"/>
          <w:color w:val="000000"/>
          <w:kern w:val="0"/>
          <w:sz w:val="22"/>
          <w:szCs w:val="22"/>
        </w:rPr>
        <w:t xml:space="preserve">django-parler </w:t>
      </w:r>
      <w:r w:rsidRPr="00BB7677">
        <w:rPr>
          <w:rFonts w:ascii="LiberationSerif" w:hAnsi="LiberationSerif" w:cs="LiberationSerif"/>
          <w:color w:val="000000"/>
          <w:kern w:val="0"/>
          <w:sz w:val="30"/>
          <w:szCs w:val="30"/>
        </w:rPr>
        <w:t xml:space="preserve">, you can find the full documentation at </w:t>
      </w:r>
      <w:r w:rsidRPr="00BB7677">
        <w:rPr>
          <w:rFonts w:ascii="LiberationMono" w:hAnsi="LiberationMono" w:cs="LiberationMono"/>
          <w:color w:val="0000EF"/>
          <w:kern w:val="0"/>
          <w:sz w:val="30"/>
          <w:szCs w:val="30"/>
        </w:rPr>
        <w:t>https://django-parler.readthedocs.io/en/latest/</w:t>
      </w:r>
      <w:r w:rsidRPr="00BB7677">
        <w:rPr>
          <w:rFonts w:ascii="LiberationSerif" w:hAnsi="LiberationSerif" w:cs="LiberationSerif"/>
          <w:color w:val="000000"/>
          <w:kern w:val="0"/>
          <w:sz w:val="30"/>
          <w:szCs w:val="30"/>
        </w:rPr>
        <w:t>.</w:t>
      </w:r>
    </w:p>
    <w:p w14:paraId="0B9400C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7EE5C1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You have learned how to translate Python code, templates, URL patterns, and model fields. To complete the internationalization and localization process, you need to use localized formatting for dates, times, and numbers as well.</w:t>
      </w:r>
    </w:p>
    <w:p w14:paraId="1E5036A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64D9597"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54"/>
          <w:szCs w:val="54"/>
        </w:rPr>
      </w:pPr>
      <w:r w:rsidRPr="00BB7677">
        <w:rPr>
          <w:rFonts w:ascii="DejaVuSans-Bold" w:hAnsi="DejaVuSans-Bold" w:cs="DejaVuSans-Bold"/>
          <w:b/>
          <w:bCs/>
          <w:color w:val="000000"/>
          <w:kern w:val="0"/>
          <w:sz w:val="54"/>
          <w:szCs w:val="54"/>
        </w:rPr>
        <w:t>Format localization</w:t>
      </w:r>
    </w:p>
    <w:p w14:paraId="69706B1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To enhance user experience, it’s important to present dates, times, and numbers in formats that align with the user’s locale. Adapting your site to the data formats familiar to users in various regions significantly improves its accessibility. Since Django 5.0, localized formatting of data is always enabled. Django displays numbers and dates using the format of the current locale.</w:t>
      </w:r>
    </w:p>
    <w:p w14:paraId="18C8414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57CC29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Django tries to use a locale-specific format whenever it outputs a value in a template. </w:t>
      </w:r>
      <w:r w:rsidRPr="00BB7677">
        <w:rPr>
          <w:rFonts w:ascii="LiberationSerif-Italic" w:hAnsi="LiberationSerif-Italic" w:cs="LiberationSerif-Italic"/>
          <w:i/>
          <w:iCs/>
          <w:color w:val="000000"/>
          <w:kern w:val="0"/>
          <w:sz w:val="30"/>
          <w:szCs w:val="30"/>
        </w:rPr>
        <w:t xml:space="preserve">Figure 11.16 </w:t>
      </w:r>
      <w:r w:rsidRPr="00BB7677">
        <w:rPr>
          <w:rFonts w:ascii="LiberationSerif" w:hAnsi="LiberationSerif" w:cs="LiberationSerif"/>
          <w:color w:val="000000"/>
          <w:kern w:val="0"/>
          <w:sz w:val="30"/>
          <w:szCs w:val="30"/>
        </w:rPr>
        <w:t>shows the format localization for decimal numbers in the English and Spanish versions of the site:</w:t>
      </w:r>
    </w:p>
    <w:p w14:paraId="2E42027C"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lastRenderedPageBreak/>
        <w:drawing>
          <wp:inline distT="0" distB="0" distL="0" distR="0" wp14:anchorId="701FF9C6" wp14:editId="15BE0749">
            <wp:extent cx="5996940" cy="2575560"/>
            <wp:effectExtent l="0" t="0" r="3810" b="0"/>
            <wp:docPr id="1316953178"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6940" cy="2575560"/>
                    </a:xfrm>
                    <a:prstGeom prst="rect">
                      <a:avLst/>
                    </a:prstGeom>
                    <a:noFill/>
                    <a:ln>
                      <a:noFill/>
                    </a:ln>
                  </pic:spPr>
                </pic:pic>
              </a:graphicData>
            </a:graphic>
          </wp:inline>
        </w:drawing>
      </w:r>
    </w:p>
    <w:p w14:paraId="35660A8A" w14:textId="77777777" w:rsidR="00BB7677" w:rsidRPr="00BB7677" w:rsidRDefault="00BB7677" w:rsidP="00BB767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B7677">
        <w:rPr>
          <w:rFonts w:ascii="LiberationSerif-Italic" w:hAnsi="LiberationSerif-Italic" w:cs="LiberationSerif-Italic"/>
          <w:i/>
          <w:iCs/>
          <w:color w:val="000000"/>
          <w:kern w:val="0"/>
          <w:sz w:val="22"/>
          <w:szCs w:val="22"/>
        </w:rPr>
        <w:t>Figure 11.16: Format localization in English and Spanish</w:t>
      </w:r>
    </w:p>
    <w:p w14:paraId="26AF328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A31B86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Decimal numbers in the English version are displayed with a dot separator for decimal places, while in the Spanish version, a comma is used as the separator. This is due to the locale formats specified for the </w:t>
      </w:r>
      <w:r w:rsidRPr="00BB7677">
        <w:rPr>
          <w:rFonts w:ascii="LiberationMono" w:hAnsi="LiberationMono" w:cs="LiberationMono"/>
          <w:color w:val="000000"/>
          <w:kern w:val="0"/>
          <w:sz w:val="22"/>
          <w:szCs w:val="22"/>
        </w:rPr>
        <w:t xml:space="preserve">en </w:t>
      </w:r>
      <w:r w:rsidRPr="00BB7677">
        <w:rPr>
          <w:rFonts w:ascii="LiberationSerif" w:hAnsi="LiberationSerif" w:cs="LiberationSerif"/>
          <w:color w:val="000000"/>
          <w:kern w:val="0"/>
          <w:sz w:val="30"/>
          <w:szCs w:val="30"/>
        </w:rPr>
        <w:t xml:space="preserve">and </w:t>
      </w:r>
      <w:r w:rsidRPr="00BB7677">
        <w:rPr>
          <w:rFonts w:ascii="LiberationMono" w:hAnsi="LiberationMono" w:cs="LiberationMono"/>
          <w:color w:val="000000"/>
          <w:kern w:val="0"/>
          <w:sz w:val="22"/>
          <w:szCs w:val="22"/>
        </w:rPr>
        <w:t>es</w:t>
      </w:r>
      <w:r w:rsidRPr="00BB7677">
        <w:rPr>
          <w:rFonts w:ascii="LiberationSerif" w:hAnsi="LiberationSerif" w:cs="LiberationSerif"/>
          <w:color w:val="000000"/>
          <w:kern w:val="0"/>
          <w:sz w:val="30"/>
          <w:szCs w:val="30"/>
        </w:rPr>
        <w:t xml:space="preserve"> locales by Django. You can take a look at the English formatting configuration at</w:t>
      </w:r>
    </w:p>
    <w:p w14:paraId="507B7DEA"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EF"/>
          <w:kern w:val="0"/>
          <w:sz w:val="30"/>
          <w:szCs w:val="30"/>
        </w:rPr>
      </w:pPr>
      <w:r w:rsidRPr="00BB7677">
        <w:rPr>
          <w:rFonts w:ascii="LiberationMono" w:hAnsi="LiberationMono" w:cs="LiberationMono"/>
          <w:color w:val="0000EF"/>
          <w:kern w:val="0"/>
          <w:sz w:val="30"/>
          <w:szCs w:val="30"/>
        </w:rPr>
        <w:t xml:space="preserve">https://github.com/django/django/blob/stable/5.0.x/django/conf/locale/en/formats.py </w:t>
      </w:r>
      <w:r w:rsidRPr="00BB7677">
        <w:rPr>
          <w:rFonts w:ascii="LiberationSerif" w:hAnsi="LiberationSerif" w:cs="LiberationSerif"/>
          <w:color w:val="000000"/>
          <w:kern w:val="0"/>
          <w:sz w:val="30"/>
          <w:szCs w:val="30"/>
        </w:rPr>
        <w:t>and the Spanish formatting</w:t>
      </w:r>
      <w:r w:rsidRPr="00BB7677">
        <w:rPr>
          <w:rFonts w:ascii="LiberationMono" w:hAnsi="LiberationMono" w:cs="LiberationMono"/>
          <w:color w:val="0000EF"/>
          <w:kern w:val="0"/>
          <w:sz w:val="30"/>
          <w:szCs w:val="30"/>
        </w:rPr>
        <w:t xml:space="preserve"> </w:t>
      </w:r>
      <w:r w:rsidRPr="00BB7677">
        <w:rPr>
          <w:rFonts w:ascii="LiberationSerif" w:hAnsi="LiberationSerif" w:cs="LiberationSerif"/>
          <w:color w:val="000000"/>
          <w:kern w:val="0"/>
          <w:sz w:val="30"/>
          <w:szCs w:val="30"/>
        </w:rPr>
        <w:t>configuration at</w:t>
      </w:r>
    </w:p>
    <w:p w14:paraId="2C9A4C95"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EF"/>
          <w:kern w:val="0"/>
          <w:sz w:val="30"/>
          <w:szCs w:val="30"/>
        </w:rPr>
      </w:pPr>
      <w:r w:rsidRPr="00BB7677">
        <w:rPr>
          <w:rFonts w:ascii="LiberationMono" w:hAnsi="LiberationMono" w:cs="LiberationMono"/>
          <w:color w:val="0000EF"/>
          <w:kern w:val="0"/>
          <w:sz w:val="30"/>
          <w:szCs w:val="30"/>
        </w:rPr>
        <w:t>https://github.com/django/django/blob/stable/5.0.x/django/conf/locale/es/formats.py</w:t>
      </w:r>
      <w:r w:rsidRPr="00BB7677">
        <w:rPr>
          <w:rFonts w:ascii="LiberationSerif" w:hAnsi="LiberationSerif" w:cs="LiberationSerif"/>
          <w:color w:val="000000"/>
          <w:kern w:val="0"/>
          <w:sz w:val="30"/>
          <w:szCs w:val="30"/>
        </w:rPr>
        <w:t>.</w:t>
      </w:r>
    </w:p>
    <w:p w14:paraId="3678AA0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E2077D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By default, Django applies the format localization for each locale. However, there might be cases for which you don’t want to use localized values. This is especially relevant when outputting JavaScript or JSON, which has to provide a machine-readable format.</w:t>
      </w:r>
    </w:p>
    <w:p w14:paraId="4EA3032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EBD771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Django offers a </w:t>
      </w:r>
      <w:r w:rsidRPr="00BB7677">
        <w:rPr>
          <w:rFonts w:ascii="LiberationMono" w:hAnsi="LiberationMono" w:cs="LiberationMono"/>
          <w:color w:val="000000"/>
          <w:kern w:val="0"/>
          <w:sz w:val="22"/>
          <w:szCs w:val="22"/>
        </w:rPr>
        <w:t xml:space="preserve">{% localize %} </w:t>
      </w:r>
      <w:r w:rsidRPr="00BB7677">
        <w:rPr>
          <w:rFonts w:ascii="LiberationSerif" w:hAnsi="LiberationSerif" w:cs="LiberationSerif"/>
          <w:color w:val="000000"/>
          <w:kern w:val="0"/>
          <w:sz w:val="30"/>
          <w:szCs w:val="30"/>
        </w:rPr>
        <w:t xml:space="preserve">template tag that allows you to turn on/off localization for template fragments. This gives you control over localized formatting. You will have to load the </w:t>
      </w:r>
      <w:r w:rsidRPr="00BB7677">
        <w:rPr>
          <w:rFonts w:ascii="LiberationMono" w:hAnsi="LiberationMono" w:cs="LiberationMono"/>
          <w:color w:val="000000"/>
          <w:kern w:val="0"/>
          <w:sz w:val="22"/>
          <w:szCs w:val="22"/>
        </w:rPr>
        <w:t xml:space="preserve">l10n </w:t>
      </w:r>
      <w:r w:rsidRPr="00BB7677">
        <w:rPr>
          <w:rFonts w:ascii="LiberationSerif" w:hAnsi="LiberationSerif" w:cs="LiberationSerif"/>
          <w:color w:val="000000"/>
          <w:kern w:val="0"/>
          <w:sz w:val="30"/>
          <w:szCs w:val="30"/>
        </w:rPr>
        <w:t>(localization) tags to be able to use this template tag. The following is an example of how to turn localization on and off in a template:</w:t>
      </w:r>
    </w:p>
    <w:p w14:paraId="258D96FA"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load l10n %}</w:t>
      </w:r>
    </w:p>
    <w:p w14:paraId="43E5B974"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localize on %}</w:t>
      </w:r>
    </w:p>
    <w:p w14:paraId="5F087FAA"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 value }}</w:t>
      </w:r>
    </w:p>
    <w:p w14:paraId="64168581"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endlocalize %}</w:t>
      </w:r>
    </w:p>
    <w:p w14:paraId="4F0CA384"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localize off %}</w:t>
      </w:r>
    </w:p>
    <w:p w14:paraId="32E9F03F"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xml:space="preserve">    {{ value }}</w:t>
      </w:r>
    </w:p>
    <w:p w14:paraId="53B26CF0"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endlocalize %}</w:t>
      </w:r>
    </w:p>
    <w:p w14:paraId="7F0A1B0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1BC1F0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Django also offers the </w:t>
      </w:r>
      <w:r w:rsidRPr="00BB7677">
        <w:rPr>
          <w:rFonts w:ascii="LiberationMono" w:hAnsi="LiberationMono" w:cs="LiberationMono"/>
          <w:color w:val="000000"/>
          <w:kern w:val="0"/>
          <w:sz w:val="22"/>
          <w:szCs w:val="22"/>
        </w:rPr>
        <w:t xml:space="preserve">localize </w:t>
      </w:r>
      <w:r w:rsidRPr="00BB7677">
        <w:rPr>
          <w:rFonts w:ascii="LiberationSerif" w:hAnsi="LiberationSerif" w:cs="LiberationSerif"/>
          <w:color w:val="000000"/>
          <w:kern w:val="0"/>
          <w:sz w:val="30"/>
          <w:szCs w:val="30"/>
        </w:rPr>
        <w:t xml:space="preserve">and </w:t>
      </w:r>
      <w:r w:rsidRPr="00BB7677">
        <w:rPr>
          <w:rFonts w:ascii="LiberationMono" w:hAnsi="LiberationMono" w:cs="LiberationMono"/>
          <w:color w:val="000000"/>
          <w:kern w:val="0"/>
          <w:sz w:val="22"/>
          <w:szCs w:val="22"/>
        </w:rPr>
        <w:t xml:space="preserve">unlocalize </w:t>
      </w:r>
      <w:r w:rsidRPr="00BB7677">
        <w:rPr>
          <w:rFonts w:ascii="LiberationSerif" w:hAnsi="LiberationSerif" w:cs="LiberationSerif"/>
          <w:color w:val="000000"/>
          <w:kern w:val="0"/>
          <w:sz w:val="30"/>
          <w:szCs w:val="30"/>
        </w:rPr>
        <w:t>template filters to force or avoid the localization of a value. These filters can be applied as follows:</w:t>
      </w:r>
    </w:p>
    <w:p w14:paraId="68FF4BFF"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value|localize }}</w:t>
      </w:r>
    </w:p>
    <w:p w14:paraId="25136A87"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 value|unlocalize }}</w:t>
      </w:r>
    </w:p>
    <w:p w14:paraId="74EA7E4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lastRenderedPageBreak/>
        <w:t>You can also create custom format files to specify locale formatting. You can find further information about format localization at</w:t>
      </w:r>
    </w:p>
    <w:p w14:paraId="62FC5831"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EF"/>
          <w:kern w:val="0"/>
          <w:sz w:val="30"/>
          <w:szCs w:val="30"/>
        </w:rPr>
      </w:pPr>
      <w:r w:rsidRPr="00BB7677">
        <w:rPr>
          <w:rFonts w:ascii="LiberationMono" w:hAnsi="LiberationMono" w:cs="LiberationMono"/>
          <w:color w:val="0000EF"/>
          <w:kern w:val="0"/>
          <w:sz w:val="30"/>
          <w:szCs w:val="30"/>
        </w:rPr>
        <w:t>https://docs.djangoproject.com/en/5.0/topics/i18n/formatting/</w:t>
      </w:r>
      <w:r w:rsidRPr="00BB7677">
        <w:rPr>
          <w:rFonts w:ascii="LiberationSerif" w:hAnsi="LiberationSerif" w:cs="LiberationSerif"/>
          <w:color w:val="000000"/>
          <w:kern w:val="0"/>
          <w:sz w:val="30"/>
          <w:szCs w:val="30"/>
        </w:rPr>
        <w:t>.</w:t>
      </w:r>
    </w:p>
    <w:p w14:paraId="05D0325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F27BB4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Next, you will learn how to create localized form fields.</w:t>
      </w:r>
    </w:p>
    <w:p w14:paraId="52474DF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4868354"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54"/>
          <w:szCs w:val="54"/>
        </w:rPr>
      </w:pPr>
      <w:r w:rsidRPr="00BB7677">
        <w:rPr>
          <w:rFonts w:ascii="DejaVuSans-Bold" w:hAnsi="DejaVuSans-Bold" w:cs="DejaVuSans-Bold"/>
          <w:b/>
          <w:bCs/>
          <w:color w:val="000000"/>
          <w:kern w:val="0"/>
          <w:sz w:val="54"/>
          <w:szCs w:val="54"/>
        </w:rPr>
        <w:t>Using django-localflavor to validate form fields</w:t>
      </w:r>
    </w:p>
    <w:p w14:paraId="0768E06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django-localflavor </w:t>
      </w:r>
      <w:r w:rsidRPr="00BB7677">
        <w:rPr>
          <w:rFonts w:ascii="LiberationSerif" w:hAnsi="LiberationSerif" w:cs="LiberationSerif"/>
          <w:color w:val="000000"/>
          <w:kern w:val="0"/>
          <w:sz w:val="30"/>
          <w:szCs w:val="30"/>
        </w:rPr>
        <w:t>is a third-party module that contains a collection of utilities, such as form fields or model fields, that are specific for each country. It’s very useful for validating local regions, local phone numbers, identity card numbers, social security numbers, and so on. The package is organized into a series of modules named after ISO 3166 country codes.</w:t>
      </w:r>
    </w:p>
    <w:p w14:paraId="5D7542F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Follow these instructions to set it up:</w:t>
      </w:r>
    </w:p>
    <w:p w14:paraId="76976B2D"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Install </w:t>
      </w:r>
      <w:r w:rsidRPr="00BB7677">
        <w:rPr>
          <w:rFonts w:ascii="LiberationMono" w:hAnsi="LiberationMono" w:cs="LiberationMono"/>
          <w:color w:val="000000"/>
          <w:kern w:val="0"/>
          <w:sz w:val="22"/>
          <w:szCs w:val="22"/>
        </w:rPr>
        <w:t xml:space="preserve">django-localflavor </w:t>
      </w:r>
      <w:r w:rsidRPr="00BB7677">
        <w:rPr>
          <w:rFonts w:ascii="LiberationSerif" w:hAnsi="LiberationSerif" w:cs="LiberationSerif"/>
          <w:color w:val="000000"/>
          <w:kern w:val="0"/>
          <w:sz w:val="30"/>
          <w:szCs w:val="30"/>
        </w:rPr>
        <w:t>using the following command:</w:t>
      </w:r>
    </w:p>
    <w:p w14:paraId="29F78EF1"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python -m pip install django-localflavor==4.0</w:t>
      </w:r>
    </w:p>
    <w:p w14:paraId="1933751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6620B0E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Edit the </w:t>
      </w:r>
      <w:r w:rsidRPr="00BB7677">
        <w:rPr>
          <w:rFonts w:ascii="LiberationMono" w:hAnsi="LiberationMono" w:cs="LiberationMono"/>
          <w:color w:val="000000"/>
          <w:kern w:val="0"/>
          <w:sz w:val="22"/>
          <w:szCs w:val="22"/>
        </w:rPr>
        <w:t xml:space="preserve">settings.py </w:t>
      </w:r>
      <w:r w:rsidRPr="00BB7677">
        <w:rPr>
          <w:rFonts w:ascii="LiberationSerif" w:hAnsi="LiberationSerif" w:cs="LiberationSerif"/>
          <w:color w:val="000000"/>
          <w:kern w:val="0"/>
          <w:sz w:val="30"/>
          <w:szCs w:val="30"/>
        </w:rPr>
        <w:t xml:space="preserve">file of your project and add </w:t>
      </w:r>
      <w:r w:rsidRPr="00BB7677">
        <w:rPr>
          <w:rFonts w:ascii="LiberationMono" w:hAnsi="LiberationMono" w:cs="LiberationMono"/>
          <w:color w:val="000000"/>
          <w:kern w:val="0"/>
          <w:sz w:val="22"/>
          <w:szCs w:val="22"/>
        </w:rPr>
        <w:t xml:space="preserve">localflavor </w:t>
      </w:r>
      <w:r w:rsidRPr="00BB7677">
        <w:rPr>
          <w:rFonts w:ascii="LiberationSerif" w:hAnsi="LiberationSerif" w:cs="LiberationSerif"/>
          <w:color w:val="000000"/>
          <w:kern w:val="0"/>
          <w:sz w:val="30"/>
          <w:szCs w:val="30"/>
        </w:rPr>
        <w:t>to the</w:t>
      </w:r>
    </w:p>
    <w:p w14:paraId="0F2F5FD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 xml:space="preserve">INSTALLED_APPS </w:t>
      </w:r>
      <w:r w:rsidRPr="00BB7677">
        <w:rPr>
          <w:rFonts w:ascii="LiberationSerif" w:hAnsi="LiberationSerif" w:cs="LiberationSerif"/>
          <w:color w:val="000000"/>
          <w:kern w:val="0"/>
          <w:sz w:val="30"/>
          <w:szCs w:val="30"/>
        </w:rPr>
        <w:t>setting, as follows:</w:t>
      </w:r>
    </w:p>
    <w:p w14:paraId="277B9CDC"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INSTALLED_APPS = [</w:t>
      </w:r>
    </w:p>
    <w:p w14:paraId="4C3D65C9" w14:textId="77777777" w:rsidR="00BB7677" w:rsidRPr="00BB7677" w:rsidRDefault="00BB7677" w:rsidP="00BB767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BB7677">
        <w:rPr>
          <w:rFonts w:ascii="LiberationMono-Italic" w:hAnsi="LiberationMono-Italic" w:cs="LiberationMono-Italic"/>
          <w:i/>
          <w:iCs/>
          <w:color w:val="A1A2A8"/>
          <w:kern w:val="0"/>
          <w:sz w:val="22"/>
          <w:szCs w:val="22"/>
        </w:rPr>
        <w:t># ...</w:t>
      </w:r>
    </w:p>
    <w:p w14:paraId="6A769CE5"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000000"/>
          <w:kern w:val="0"/>
          <w:sz w:val="22"/>
          <w:szCs w:val="22"/>
        </w:rPr>
      </w:pPr>
      <w:r w:rsidRPr="00BB7677">
        <w:rPr>
          <w:rFonts w:ascii="LiberationMono-Bold" w:hAnsi="LiberationMono-Bold" w:cs="LiberationMono-Bold"/>
          <w:b/>
          <w:bCs/>
          <w:color w:val="50A24F"/>
          <w:kern w:val="0"/>
          <w:sz w:val="22"/>
          <w:szCs w:val="22"/>
        </w:rPr>
        <w:t>'localflavor'</w:t>
      </w:r>
      <w:r w:rsidRPr="00BB7677">
        <w:rPr>
          <w:rFonts w:ascii="LiberationMono-Bold" w:hAnsi="LiberationMono-Bold" w:cs="LiberationMono-Bold"/>
          <w:b/>
          <w:bCs/>
          <w:color w:val="000000"/>
          <w:kern w:val="0"/>
          <w:sz w:val="22"/>
          <w:szCs w:val="22"/>
        </w:rPr>
        <w:t>,</w:t>
      </w:r>
    </w:p>
    <w:p w14:paraId="636DE4F7"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w:t>
      </w:r>
    </w:p>
    <w:p w14:paraId="09F5C78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34F439D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You are going to add the United States zip code field so that a valid United States zip code is required to create a new order. Edit the </w:t>
      </w:r>
      <w:r w:rsidRPr="00BB7677">
        <w:rPr>
          <w:rFonts w:ascii="LiberationMono" w:hAnsi="LiberationMono" w:cs="LiberationMono"/>
          <w:color w:val="000000"/>
          <w:kern w:val="0"/>
          <w:sz w:val="22"/>
          <w:szCs w:val="22"/>
        </w:rPr>
        <w:t xml:space="preserve">forms.py </w:t>
      </w:r>
      <w:r w:rsidRPr="00BB7677">
        <w:rPr>
          <w:rFonts w:ascii="LiberationSerif" w:hAnsi="LiberationSerif" w:cs="LiberationSerif"/>
          <w:color w:val="000000"/>
          <w:kern w:val="0"/>
          <w:sz w:val="30"/>
          <w:szCs w:val="30"/>
        </w:rPr>
        <w:t xml:space="preserve">file of the </w:t>
      </w:r>
      <w:r w:rsidRPr="00BB7677">
        <w:rPr>
          <w:rFonts w:ascii="LiberationMono" w:hAnsi="LiberationMono" w:cs="LiberationMono"/>
          <w:color w:val="000000"/>
          <w:kern w:val="0"/>
          <w:sz w:val="22"/>
          <w:szCs w:val="22"/>
        </w:rPr>
        <w:t xml:space="preserve">orders </w:t>
      </w:r>
      <w:r w:rsidRPr="00BB7677">
        <w:rPr>
          <w:rFonts w:ascii="LiberationSerif" w:hAnsi="LiberationSerif" w:cs="LiberationSerif"/>
          <w:color w:val="000000"/>
          <w:kern w:val="0"/>
          <w:sz w:val="30"/>
          <w:szCs w:val="30"/>
        </w:rPr>
        <w:t>application and make it look like the following:</w:t>
      </w:r>
    </w:p>
    <w:p w14:paraId="185AF479"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from </w:t>
      </w:r>
      <w:r w:rsidRPr="00BB7677">
        <w:rPr>
          <w:rFonts w:ascii="LiberationMono" w:hAnsi="LiberationMono" w:cs="LiberationMono"/>
          <w:color w:val="383A42"/>
          <w:kern w:val="0"/>
          <w:sz w:val="22"/>
          <w:szCs w:val="22"/>
        </w:rPr>
        <w:t xml:space="preserve">django </w:t>
      </w:r>
      <w:r w:rsidRPr="00BB7677">
        <w:rPr>
          <w:rFonts w:ascii="LiberationMono" w:hAnsi="LiberationMono" w:cs="LiberationMono"/>
          <w:color w:val="A726A5"/>
          <w:kern w:val="0"/>
          <w:sz w:val="22"/>
          <w:szCs w:val="22"/>
        </w:rPr>
        <w:t xml:space="preserve">import </w:t>
      </w:r>
      <w:r w:rsidRPr="00BB7677">
        <w:rPr>
          <w:rFonts w:ascii="LiberationMono" w:hAnsi="LiberationMono" w:cs="LiberationMono"/>
          <w:color w:val="383A42"/>
          <w:kern w:val="0"/>
          <w:sz w:val="22"/>
          <w:szCs w:val="22"/>
        </w:rPr>
        <w:t>forms</w:t>
      </w:r>
    </w:p>
    <w:p w14:paraId="74618EDC"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A726A5"/>
          <w:kern w:val="0"/>
          <w:sz w:val="22"/>
          <w:szCs w:val="22"/>
        </w:rPr>
        <w:t xml:space="preserve">from </w:t>
      </w:r>
      <w:r w:rsidRPr="00BB7677">
        <w:rPr>
          <w:rFonts w:ascii="LiberationMono-Bold" w:hAnsi="LiberationMono-Bold" w:cs="LiberationMono-Bold"/>
          <w:b/>
          <w:bCs/>
          <w:color w:val="383A42"/>
          <w:kern w:val="0"/>
          <w:sz w:val="22"/>
          <w:szCs w:val="22"/>
        </w:rPr>
        <w:t xml:space="preserve">localflavor.us.forms </w:t>
      </w:r>
      <w:r w:rsidRPr="00BB7677">
        <w:rPr>
          <w:rFonts w:ascii="LiberationMono-Bold" w:hAnsi="LiberationMono-Bold" w:cs="LiberationMono-Bold"/>
          <w:b/>
          <w:bCs/>
          <w:color w:val="A726A5"/>
          <w:kern w:val="0"/>
          <w:sz w:val="22"/>
          <w:szCs w:val="22"/>
        </w:rPr>
        <w:t xml:space="preserve">import </w:t>
      </w:r>
      <w:r w:rsidRPr="00BB7677">
        <w:rPr>
          <w:rFonts w:ascii="LiberationMono-Bold" w:hAnsi="LiberationMono-Bold" w:cs="LiberationMono-Bold"/>
          <w:b/>
          <w:bCs/>
          <w:color w:val="383A42"/>
          <w:kern w:val="0"/>
          <w:sz w:val="22"/>
          <w:szCs w:val="22"/>
        </w:rPr>
        <w:t>USZipCodeField</w:t>
      </w:r>
    </w:p>
    <w:p w14:paraId="5DB28402"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from </w:t>
      </w:r>
      <w:r w:rsidRPr="00BB7677">
        <w:rPr>
          <w:rFonts w:ascii="LiberationMono" w:hAnsi="LiberationMono" w:cs="LiberationMono"/>
          <w:color w:val="383A42"/>
          <w:kern w:val="0"/>
          <w:sz w:val="22"/>
          <w:szCs w:val="22"/>
        </w:rPr>
        <w:t xml:space="preserve">.models </w:t>
      </w:r>
      <w:r w:rsidRPr="00BB7677">
        <w:rPr>
          <w:rFonts w:ascii="LiberationMono" w:hAnsi="LiberationMono" w:cs="LiberationMono"/>
          <w:color w:val="A726A5"/>
          <w:kern w:val="0"/>
          <w:sz w:val="22"/>
          <w:szCs w:val="22"/>
        </w:rPr>
        <w:t xml:space="preserve">import </w:t>
      </w:r>
      <w:r w:rsidRPr="00BB7677">
        <w:rPr>
          <w:rFonts w:ascii="LiberationMono" w:hAnsi="LiberationMono" w:cs="LiberationMono"/>
          <w:color w:val="383A42"/>
          <w:kern w:val="0"/>
          <w:sz w:val="22"/>
          <w:szCs w:val="22"/>
        </w:rPr>
        <w:t>Order</w:t>
      </w:r>
    </w:p>
    <w:p w14:paraId="247F24C2"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class </w:t>
      </w:r>
      <w:r w:rsidRPr="00BB7677">
        <w:rPr>
          <w:rFonts w:ascii="LiberationMono" w:hAnsi="LiberationMono" w:cs="LiberationMono"/>
          <w:color w:val="4078F3"/>
          <w:kern w:val="0"/>
          <w:sz w:val="22"/>
          <w:szCs w:val="22"/>
        </w:rPr>
        <w:t>OrderCreateForm</w:t>
      </w:r>
      <w:r w:rsidRPr="00BB7677">
        <w:rPr>
          <w:rFonts w:ascii="LiberationMono" w:hAnsi="LiberationMono" w:cs="LiberationMono"/>
          <w:color w:val="383A42"/>
          <w:kern w:val="0"/>
          <w:sz w:val="22"/>
          <w:szCs w:val="22"/>
        </w:rPr>
        <w:t>(forms.ModelForm):</w:t>
      </w:r>
    </w:p>
    <w:p w14:paraId="3CB1ECC3" w14:textId="77777777" w:rsidR="00BB7677" w:rsidRPr="00BB7677" w:rsidRDefault="00BB7677" w:rsidP="00BB7677">
      <w:pPr>
        <w:autoSpaceDE w:val="0"/>
        <w:autoSpaceDN w:val="0"/>
        <w:adjustRightInd w:val="0"/>
        <w:spacing w:after="0" w:line="240" w:lineRule="auto"/>
        <w:rPr>
          <w:rFonts w:ascii="LiberationMono-Bold" w:hAnsi="LiberationMono-Bold" w:cs="LiberationMono-Bold"/>
          <w:b/>
          <w:bCs/>
          <w:color w:val="383A42"/>
          <w:kern w:val="0"/>
          <w:sz w:val="22"/>
          <w:szCs w:val="22"/>
        </w:rPr>
      </w:pPr>
      <w:r w:rsidRPr="00BB7677">
        <w:rPr>
          <w:rFonts w:ascii="LiberationMono-Bold" w:hAnsi="LiberationMono-Bold" w:cs="LiberationMono-Bold"/>
          <w:b/>
          <w:bCs/>
          <w:color w:val="383A42"/>
          <w:kern w:val="0"/>
          <w:sz w:val="22"/>
          <w:szCs w:val="22"/>
        </w:rPr>
        <w:t>postal_code = USZipCodeField()</w:t>
      </w:r>
    </w:p>
    <w:p w14:paraId="10D4B6DB" w14:textId="77777777" w:rsidR="00BB7677" w:rsidRPr="00BB7677" w:rsidRDefault="00BB7677" w:rsidP="00BB7677">
      <w:pPr>
        <w:autoSpaceDE w:val="0"/>
        <w:autoSpaceDN w:val="0"/>
        <w:adjustRightInd w:val="0"/>
        <w:spacing w:after="0" w:line="240" w:lineRule="auto"/>
        <w:rPr>
          <w:rFonts w:ascii="LiberationMono" w:hAnsi="LiberationMono" w:cs="LiberationMono"/>
          <w:color w:val="383A42"/>
          <w:kern w:val="0"/>
          <w:sz w:val="22"/>
          <w:szCs w:val="22"/>
        </w:rPr>
      </w:pPr>
      <w:r w:rsidRPr="00BB7677">
        <w:rPr>
          <w:rFonts w:ascii="LiberationMono" w:hAnsi="LiberationMono" w:cs="LiberationMono"/>
          <w:color w:val="A726A5"/>
          <w:kern w:val="0"/>
          <w:sz w:val="22"/>
          <w:szCs w:val="22"/>
        </w:rPr>
        <w:t xml:space="preserve">class </w:t>
      </w:r>
      <w:r w:rsidRPr="00BB7677">
        <w:rPr>
          <w:rFonts w:ascii="LiberationMono" w:hAnsi="LiberationMono" w:cs="LiberationMono"/>
          <w:color w:val="4078F3"/>
          <w:kern w:val="0"/>
          <w:sz w:val="22"/>
          <w:szCs w:val="22"/>
        </w:rPr>
        <w:t>Meta</w:t>
      </w:r>
      <w:r w:rsidRPr="00BB7677">
        <w:rPr>
          <w:rFonts w:ascii="LiberationMono" w:hAnsi="LiberationMono" w:cs="LiberationMono"/>
          <w:color w:val="383A42"/>
          <w:kern w:val="0"/>
          <w:sz w:val="22"/>
          <w:szCs w:val="22"/>
        </w:rPr>
        <w:t>:</w:t>
      </w:r>
    </w:p>
    <w:p w14:paraId="4B77A402"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model = Order</w:t>
      </w:r>
    </w:p>
    <w:p w14:paraId="47DBC043"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fields = [</w:t>
      </w:r>
    </w:p>
    <w:p w14:paraId="546B9485"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'first_name'</w:t>
      </w:r>
      <w:r w:rsidRPr="00BB7677">
        <w:rPr>
          <w:rFonts w:ascii="LiberationMono" w:hAnsi="LiberationMono" w:cs="LiberationMono"/>
          <w:color w:val="383A42"/>
          <w:kern w:val="0"/>
          <w:sz w:val="22"/>
          <w:szCs w:val="22"/>
        </w:rPr>
        <w:t>,</w:t>
      </w:r>
    </w:p>
    <w:p w14:paraId="3E2D856A"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'last_name'</w:t>
      </w:r>
      <w:r w:rsidRPr="00BB7677">
        <w:rPr>
          <w:rFonts w:ascii="LiberationMono" w:hAnsi="LiberationMono" w:cs="LiberationMono"/>
          <w:color w:val="383A42"/>
          <w:kern w:val="0"/>
          <w:sz w:val="22"/>
          <w:szCs w:val="22"/>
        </w:rPr>
        <w:t>,</w:t>
      </w:r>
    </w:p>
    <w:p w14:paraId="7363F7D7"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'email'</w:t>
      </w:r>
      <w:r w:rsidRPr="00BB7677">
        <w:rPr>
          <w:rFonts w:ascii="LiberationMono" w:hAnsi="LiberationMono" w:cs="LiberationMono"/>
          <w:color w:val="383A42"/>
          <w:kern w:val="0"/>
          <w:sz w:val="22"/>
          <w:szCs w:val="22"/>
        </w:rPr>
        <w:t>,</w:t>
      </w:r>
    </w:p>
    <w:p w14:paraId="5D27E61E"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'address'</w:t>
      </w:r>
      <w:r w:rsidRPr="00BB7677">
        <w:rPr>
          <w:rFonts w:ascii="LiberationMono" w:hAnsi="LiberationMono" w:cs="LiberationMono"/>
          <w:color w:val="383A42"/>
          <w:kern w:val="0"/>
          <w:sz w:val="22"/>
          <w:szCs w:val="22"/>
        </w:rPr>
        <w:t>,</w:t>
      </w:r>
    </w:p>
    <w:p w14:paraId="5EB40635"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B7677">
        <w:rPr>
          <w:rFonts w:ascii="LiberationMono" w:hAnsi="LiberationMono" w:cs="LiberationMono"/>
          <w:color w:val="50A24F"/>
          <w:kern w:val="0"/>
          <w:sz w:val="22"/>
          <w:szCs w:val="22"/>
        </w:rPr>
        <w:t>'postal_code'</w:t>
      </w:r>
      <w:r w:rsidRPr="00BB7677">
        <w:rPr>
          <w:rFonts w:ascii="LiberationMono" w:hAnsi="LiberationMono" w:cs="LiberationMono"/>
          <w:color w:val="383A42"/>
          <w:kern w:val="0"/>
          <w:sz w:val="22"/>
          <w:szCs w:val="22"/>
        </w:rPr>
        <w:t>,</w:t>
      </w:r>
    </w:p>
    <w:p w14:paraId="3B5EFC04" w14:textId="77777777" w:rsidR="00BB7677" w:rsidRPr="00BB7677" w:rsidRDefault="00BB7677" w:rsidP="00BB7677">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BB7677">
        <w:rPr>
          <w:rFonts w:ascii="LiberationMono" w:hAnsi="LiberationMono" w:cs="LiberationMono"/>
          <w:color w:val="50A24F"/>
          <w:kern w:val="0"/>
          <w:sz w:val="22"/>
          <w:szCs w:val="22"/>
        </w:rPr>
        <w:t>'city'</w:t>
      </w:r>
    </w:p>
    <w:p w14:paraId="45F6FA59" w14:textId="77777777" w:rsidR="00BB7677" w:rsidRPr="00BB7677" w:rsidRDefault="00BB7677" w:rsidP="00BB7677">
      <w:pPr>
        <w:autoSpaceDE w:val="0"/>
        <w:autoSpaceDN w:val="0"/>
        <w:adjustRightInd w:val="0"/>
        <w:spacing w:after="0" w:line="240" w:lineRule="auto"/>
        <w:ind w:firstLine="720"/>
        <w:rPr>
          <w:rFonts w:ascii="LiberationMono" w:hAnsi="LiberationMono" w:cs="LiberationMono"/>
          <w:color w:val="383A42"/>
          <w:kern w:val="0"/>
          <w:sz w:val="22"/>
          <w:szCs w:val="22"/>
        </w:rPr>
      </w:pPr>
      <w:r w:rsidRPr="00BB7677">
        <w:rPr>
          <w:rFonts w:ascii="LiberationMono" w:hAnsi="LiberationMono" w:cs="LiberationMono"/>
          <w:color w:val="383A42"/>
          <w:kern w:val="0"/>
          <w:sz w:val="22"/>
          <w:szCs w:val="22"/>
        </w:rPr>
        <w:t>]</w:t>
      </w:r>
    </w:p>
    <w:p w14:paraId="2EEEFA74"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10B10FB"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Serif" w:hAnsi="LiberationSerif" w:cs="LiberationSerif"/>
          <w:color w:val="000000"/>
          <w:kern w:val="0"/>
          <w:sz w:val="30"/>
          <w:szCs w:val="30"/>
        </w:rPr>
        <w:lastRenderedPageBreak/>
        <w:t xml:space="preserve">You import the </w:t>
      </w:r>
      <w:r w:rsidRPr="00BB7677">
        <w:rPr>
          <w:rFonts w:ascii="LiberationMono" w:hAnsi="LiberationMono" w:cs="LiberationMono"/>
          <w:color w:val="000000"/>
          <w:kern w:val="0"/>
          <w:sz w:val="22"/>
          <w:szCs w:val="22"/>
        </w:rPr>
        <w:t xml:space="preserve">USZipCodeField </w:t>
      </w:r>
      <w:r w:rsidRPr="00BB7677">
        <w:rPr>
          <w:rFonts w:ascii="LiberationSerif" w:hAnsi="LiberationSerif" w:cs="LiberationSerif"/>
          <w:color w:val="000000"/>
          <w:kern w:val="0"/>
          <w:sz w:val="30"/>
          <w:szCs w:val="30"/>
        </w:rPr>
        <w:t xml:space="preserve">field from the </w:t>
      </w:r>
      <w:r w:rsidRPr="00BB7677">
        <w:rPr>
          <w:rFonts w:ascii="LiberationMono" w:hAnsi="LiberationMono" w:cs="LiberationMono"/>
          <w:color w:val="000000"/>
          <w:kern w:val="0"/>
          <w:sz w:val="22"/>
          <w:szCs w:val="22"/>
        </w:rPr>
        <w:t xml:space="preserve">us </w:t>
      </w:r>
      <w:r w:rsidRPr="00BB7677">
        <w:rPr>
          <w:rFonts w:ascii="LiberationSerif" w:hAnsi="LiberationSerif" w:cs="LiberationSerif"/>
          <w:color w:val="000000"/>
          <w:kern w:val="0"/>
          <w:sz w:val="30"/>
          <w:szCs w:val="30"/>
        </w:rPr>
        <w:t xml:space="preserve">package of </w:t>
      </w:r>
      <w:r w:rsidRPr="00BB7677">
        <w:rPr>
          <w:rFonts w:ascii="LiberationMono" w:hAnsi="LiberationMono" w:cs="LiberationMono"/>
          <w:color w:val="000000"/>
          <w:kern w:val="0"/>
          <w:sz w:val="22"/>
          <w:szCs w:val="22"/>
        </w:rPr>
        <w:t xml:space="preserve">localflavor </w:t>
      </w:r>
      <w:r w:rsidRPr="00BB7677">
        <w:rPr>
          <w:rFonts w:ascii="LiberationSerif" w:hAnsi="LiberationSerif" w:cs="LiberationSerif"/>
          <w:color w:val="000000"/>
          <w:kern w:val="0"/>
          <w:sz w:val="30"/>
          <w:szCs w:val="30"/>
        </w:rPr>
        <w:t xml:space="preserve">and use it for the </w:t>
      </w:r>
      <w:r w:rsidRPr="00BB7677">
        <w:rPr>
          <w:rFonts w:ascii="LiberationMono" w:hAnsi="LiberationMono" w:cs="LiberationMono"/>
          <w:color w:val="000000"/>
          <w:kern w:val="0"/>
          <w:sz w:val="22"/>
          <w:szCs w:val="22"/>
        </w:rPr>
        <w:t xml:space="preserve">postal_code </w:t>
      </w:r>
      <w:r w:rsidRPr="00BB7677">
        <w:rPr>
          <w:rFonts w:ascii="LiberationSerif" w:hAnsi="LiberationSerif" w:cs="LiberationSerif"/>
          <w:color w:val="000000"/>
          <w:kern w:val="0"/>
          <w:sz w:val="30"/>
          <w:szCs w:val="30"/>
        </w:rPr>
        <w:t xml:space="preserve">field of the </w:t>
      </w:r>
      <w:r w:rsidRPr="00BB7677">
        <w:rPr>
          <w:rFonts w:ascii="LiberationMono" w:hAnsi="LiberationMono" w:cs="LiberationMono"/>
          <w:color w:val="000000"/>
          <w:kern w:val="0"/>
          <w:sz w:val="22"/>
          <w:szCs w:val="22"/>
        </w:rPr>
        <w:t xml:space="preserve">OrderCreateForm </w:t>
      </w:r>
      <w:r w:rsidRPr="00BB7677">
        <w:rPr>
          <w:rFonts w:ascii="LiberationSerif" w:hAnsi="LiberationSerif" w:cs="LiberationSerif"/>
          <w:color w:val="000000"/>
          <w:kern w:val="0"/>
          <w:sz w:val="30"/>
          <w:szCs w:val="30"/>
        </w:rPr>
        <w:t>form.</w:t>
      </w:r>
    </w:p>
    <w:p w14:paraId="409722AF"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Run the development server with the following command:</w:t>
      </w:r>
    </w:p>
    <w:p w14:paraId="011A6194"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Mono" w:hAnsi="LiberationMono" w:cs="LiberationMono"/>
          <w:color w:val="000000"/>
          <w:kern w:val="0"/>
          <w:sz w:val="22"/>
          <w:szCs w:val="22"/>
        </w:rPr>
        <w:t>python manage.py runserver</w:t>
      </w:r>
    </w:p>
    <w:p w14:paraId="6C1E219C"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5AFC5C6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Open </w:t>
      </w:r>
      <w:r w:rsidRPr="00BB7677">
        <w:rPr>
          <w:rFonts w:ascii="LiberationMono" w:hAnsi="LiberationMono" w:cs="LiberationMono"/>
          <w:color w:val="000000"/>
          <w:kern w:val="0"/>
          <w:sz w:val="22"/>
          <w:szCs w:val="22"/>
        </w:rPr>
        <w:t xml:space="preserve">http://127.0.0.1:8000/en/orders/create/ </w:t>
      </w:r>
      <w:r w:rsidRPr="00BB7677">
        <w:rPr>
          <w:rFonts w:ascii="LiberationSerif" w:hAnsi="LiberationSerif" w:cs="LiberationSerif"/>
          <w:color w:val="000000"/>
          <w:kern w:val="0"/>
          <w:sz w:val="30"/>
          <w:szCs w:val="30"/>
        </w:rPr>
        <w:t xml:space="preserve">in your browser. Fill in all the fields, enter a three-letter zip code, and then submit the form. You will get the following validation error, which is raised by </w:t>
      </w:r>
      <w:r w:rsidRPr="00BB7677">
        <w:rPr>
          <w:rFonts w:ascii="LiberationMono" w:hAnsi="LiberationMono" w:cs="LiberationMono"/>
          <w:color w:val="000000"/>
          <w:kern w:val="0"/>
          <w:sz w:val="22"/>
          <w:szCs w:val="22"/>
        </w:rPr>
        <w:t xml:space="preserve">USZipCodeField </w:t>
      </w:r>
      <w:r w:rsidRPr="00BB7677">
        <w:rPr>
          <w:rFonts w:ascii="LiberationSerif" w:hAnsi="LiberationSerif" w:cs="LiberationSerif"/>
          <w:color w:val="000000"/>
          <w:kern w:val="0"/>
          <w:sz w:val="30"/>
          <w:szCs w:val="30"/>
        </w:rPr>
        <w:t xml:space="preserve">: </w:t>
      </w:r>
    </w:p>
    <w:p w14:paraId="1E70BA4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Mono" w:hAnsi="LiberationMono" w:cs="LiberationMono"/>
          <w:color w:val="000000"/>
          <w:kern w:val="0"/>
          <w:sz w:val="22"/>
          <w:szCs w:val="22"/>
        </w:rPr>
        <w:t>Enter a zip code in the format XXXXX or XXXXX-XXXX.</w:t>
      </w:r>
    </w:p>
    <w:p w14:paraId="65A5E7E3" w14:textId="77777777" w:rsidR="00BB7677" w:rsidRPr="00BB7677" w:rsidRDefault="00BB7677" w:rsidP="00BB7677">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28BDE9F9"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Italic" w:hAnsi="LiberationSerif-Italic" w:cs="LiberationSerif-Italic"/>
          <w:i/>
          <w:iCs/>
          <w:color w:val="000000"/>
          <w:kern w:val="0"/>
          <w:sz w:val="30"/>
          <w:szCs w:val="30"/>
        </w:rPr>
        <w:t xml:space="preserve">Figure 11.17 </w:t>
      </w:r>
      <w:r w:rsidRPr="00BB7677">
        <w:rPr>
          <w:rFonts w:ascii="LiberationSerif" w:hAnsi="LiberationSerif" w:cs="LiberationSerif"/>
          <w:color w:val="000000"/>
          <w:kern w:val="0"/>
          <w:sz w:val="30"/>
          <w:szCs w:val="30"/>
        </w:rPr>
        <w:t>shows the form validation error:</w:t>
      </w:r>
    </w:p>
    <w:p w14:paraId="18C5CEA0" w14:textId="77777777" w:rsidR="00BB7677" w:rsidRPr="00BB7677" w:rsidRDefault="00BB7677" w:rsidP="00BB7677">
      <w:pPr>
        <w:autoSpaceDE w:val="0"/>
        <w:autoSpaceDN w:val="0"/>
        <w:adjustRightInd w:val="0"/>
        <w:spacing w:after="0" w:line="240" w:lineRule="auto"/>
        <w:jc w:val="center"/>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drawing>
          <wp:inline distT="0" distB="0" distL="0" distR="0" wp14:anchorId="362A33CB" wp14:editId="0C11B609">
            <wp:extent cx="4168140" cy="1013460"/>
            <wp:effectExtent l="0" t="0" r="3810" b="0"/>
            <wp:docPr id="65107750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8140" cy="1013460"/>
                    </a:xfrm>
                    <a:prstGeom prst="rect">
                      <a:avLst/>
                    </a:prstGeom>
                    <a:noFill/>
                    <a:ln>
                      <a:noFill/>
                    </a:ln>
                  </pic:spPr>
                </pic:pic>
              </a:graphicData>
            </a:graphic>
          </wp:inline>
        </w:drawing>
      </w:r>
    </w:p>
    <w:p w14:paraId="77948971" w14:textId="77777777" w:rsidR="00BB7677" w:rsidRPr="00BB7677" w:rsidRDefault="00BB7677" w:rsidP="00BB767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B7677">
        <w:rPr>
          <w:rFonts w:ascii="LiberationSerif-Italic" w:hAnsi="LiberationSerif-Italic" w:cs="LiberationSerif-Italic"/>
          <w:i/>
          <w:iCs/>
          <w:color w:val="000000"/>
          <w:kern w:val="0"/>
          <w:sz w:val="22"/>
          <w:szCs w:val="22"/>
        </w:rPr>
        <w:t>Figure 11.17: The validation error for an invalid US zip code</w:t>
      </w:r>
    </w:p>
    <w:p w14:paraId="1869B28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29F2D643"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00"/>
          <w:kern w:val="0"/>
          <w:sz w:val="22"/>
          <w:szCs w:val="22"/>
        </w:rPr>
      </w:pPr>
      <w:r w:rsidRPr="00BB7677">
        <w:rPr>
          <w:rFonts w:ascii="LiberationSerif" w:hAnsi="LiberationSerif" w:cs="LiberationSerif"/>
          <w:color w:val="000000"/>
          <w:kern w:val="0"/>
          <w:sz w:val="30"/>
          <w:szCs w:val="30"/>
        </w:rPr>
        <w:t xml:space="preserve">This is just a brief example of how to use a custom field from </w:t>
      </w:r>
      <w:r w:rsidRPr="00BB7677">
        <w:rPr>
          <w:rFonts w:ascii="LiberationMono" w:hAnsi="LiberationMono" w:cs="LiberationMono"/>
          <w:color w:val="000000"/>
          <w:kern w:val="0"/>
          <w:sz w:val="22"/>
          <w:szCs w:val="22"/>
        </w:rPr>
        <w:t xml:space="preserve">localflavor </w:t>
      </w:r>
      <w:r w:rsidRPr="00BB7677">
        <w:rPr>
          <w:rFonts w:ascii="LiberationSerif" w:hAnsi="LiberationSerif" w:cs="LiberationSerif"/>
          <w:color w:val="000000"/>
          <w:kern w:val="0"/>
          <w:sz w:val="30"/>
          <w:szCs w:val="30"/>
        </w:rPr>
        <w:t>in your own project for validation purposes. The local components provided</w:t>
      </w:r>
      <w:r w:rsidRPr="00BB7677">
        <w:rPr>
          <w:rFonts w:ascii="LiberationMono" w:hAnsi="LiberationMono" w:cs="LiberationMono"/>
          <w:color w:val="000000"/>
          <w:kern w:val="0"/>
          <w:sz w:val="22"/>
          <w:szCs w:val="22"/>
        </w:rPr>
        <w:t xml:space="preserve"> </w:t>
      </w:r>
      <w:r w:rsidRPr="00BB7677">
        <w:rPr>
          <w:rFonts w:ascii="LiberationSerif" w:hAnsi="LiberationSerif" w:cs="LiberationSerif"/>
          <w:color w:val="000000"/>
          <w:kern w:val="0"/>
          <w:sz w:val="30"/>
          <w:szCs w:val="30"/>
        </w:rPr>
        <w:t xml:space="preserve">by </w:t>
      </w:r>
      <w:r w:rsidRPr="00BB7677">
        <w:rPr>
          <w:rFonts w:ascii="LiberationMono" w:hAnsi="LiberationMono" w:cs="LiberationMono"/>
          <w:color w:val="000000"/>
          <w:kern w:val="0"/>
          <w:sz w:val="22"/>
          <w:szCs w:val="22"/>
        </w:rPr>
        <w:t xml:space="preserve">localflavor </w:t>
      </w:r>
      <w:r w:rsidRPr="00BB7677">
        <w:rPr>
          <w:rFonts w:ascii="LiberationSerif" w:hAnsi="LiberationSerif" w:cs="LiberationSerif"/>
          <w:color w:val="000000"/>
          <w:kern w:val="0"/>
          <w:sz w:val="30"/>
          <w:szCs w:val="30"/>
        </w:rPr>
        <w:t>are very useful for adapting your application to specific</w:t>
      </w:r>
      <w:r w:rsidRPr="00BB7677">
        <w:rPr>
          <w:rFonts w:ascii="LiberationMono" w:hAnsi="LiberationMono" w:cs="LiberationMono"/>
          <w:color w:val="000000"/>
          <w:kern w:val="0"/>
          <w:sz w:val="22"/>
          <w:szCs w:val="22"/>
        </w:rPr>
        <w:t xml:space="preserve"> </w:t>
      </w:r>
      <w:r w:rsidRPr="00BB7677">
        <w:rPr>
          <w:rFonts w:ascii="LiberationSerif" w:hAnsi="LiberationSerif" w:cs="LiberationSerif"/>
          <w:color w:val="000000"/>
          <w:kern w:val="0"/>
          <w:sz w:val="30"/>
          <w:szCs w:val="30"/>
        </w:rPr>
        <w:t xml:space="preserve">countries. You can read the </w:t>
      </w:r>
      <w:r w:rsidRPr="00BB7677">
        <w:rPr>
          <w:rFonts w:ascii="LiberationMono" w:hAnsi="LiberationMono" w:cs="LiberationMono"/>
          <w:color w:val="000000"/>
          <w:kern w:val="0"/>
          <w:sz w:val="22"/>
          <w:szCs w:val="22"/>
        </w:rPr>
        <w:t xml:space="preserve">django-localflavor </w:t>
      </w:r>
      <w:r w:rsidRPr="00BB7677">
        <w:rPr>
          <w:rFonts w:ascii="LiberationSerif" w:hAnsi="LiberationSerif" w:cs="LiberationSerif"/>
          <w:color w:val="000000"/>
          <w:kern w:val="0"/>
          <w:sz w:val="30"/>
          <w:szCs w:val="30"/>
        </w:rPr>
        <w:t>documentation and see all</w:t>
      </w:r>
      <w:r w:rsidRPr="00BB7677">
        <w:rPr>
          <w:rFonts w:ascii="LiberationMono" w:hAnsi="LiberationMono" w:cs="LiberationMono"/>
          <w:color w:val="000000"/>
          <w:kern w:val="0"/>
          <w:sz w:val="22"/>
          <w:szCs w:val="22"/>
        </w:rPr>
        <w:t xml:space="preserve"> </w:t>
      </w:r>
      <w:r w:rsidRPr="00BB7677">
        <w:rPr>
          <w:rFonts w:ascii="LiberationSerif" w:hAnsi="LiberationSerif" w:cs="LiberationSerif"/>
          <w:color w:val="000000"/>
          <w:kern w:val="0"/>
          <w:sz w:val="30"/>
          <w:szCs w:val="30"/>
        </w:rPr>
        <w:t xml:space="preserve">the available local components for each country at </w:t>
      </w:r>
      <w:r w:rsidRPr="00BB7677">
        <w:rPr>
          <w:rFonts w:ascii="LiberationMono" w:hAnsi="LiberationMono" w:cs="LiberationMono"/>
          <w:color w:val="0000EF"/>
          <w:kern w:val="0"/>
          <w:sz w:val="30"/>
          <w:szCs w:val="30"/>
        </w:rPr>
        <w:t>https://djangolocalflavor.readthedocs.io/en/latest/</w:t>
      </w:r>
      <w:r w:rsidRPr="00BB7677">
        <w:rPr>
          <w:rFonts w:ascii="LiberationSerif" w:hAnsi="LiberationSerif" w:cs="LiberationSerif"/>
          <w:color w:val="000000"/>
          <w:kern w:val="0"/>
          <w:sz w:val="30"/>
          <w:szCs w:val="30"/>
        </w:rPr>
        <w:t>.</w:t>
      </w:r>
    </w:p>
    <w:p w14:paraId="64128D6C"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54"/>
          <w:szCs w:val="54"/>
        </w:rPr>
      </w:pPr>
      <w:r w:rsidRPr="00BB7677">
        <w:rPr>
          <w:rFonts w:ascii="DejaVuSans-Bold" w:hAnsi="DejaVuSans-Bold" w:cs="DejaVuSans-Bold"/>
          <w:b/>
          <w:bCs/>
          <w:color w:val="000000"/>
          <w:kern w:val="0"/>
          <w:sz w:val="54"/>
          <w:szCs w:val="54"/>
        </w:rPr>
        <w:t>Expanding your project using AI</w:t>
      </w:r>
    </w:p>
    <w:p w14:paraId="36C85435"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In this section, you are presented with a task to extend your project, accompanied by a sample prompt for ChatGPT to assist you. To engage with ChatGPT, visit </w:t>
      </w:r>
      <w:r w:rsidRPr="00BB7677">
        <w:rPr>
          <w:rFonts w:ascii="LiberationMono" w:hAnsi="LiberationMono" w:cs="LiberationMono"/>
          <w:color w:val="0000EF"/>
          <w:kern w:val="0"/>
          <w:sz w:val="30"/>
          <w:szCs w:val="30"/>
        </w:rPr>
        <w:t>https://chat.openai.com/</w:t>
      </w:r>
      <w:r w:rsidRPr="00BB7677">
        <w:rPr>
          <w:rFonts w:ascii="LiberationSerif" w:hAnsi="LiberationSerif" w:cs="LiberationSerif"/>
          <w:color w:val="000000"/>
          <w:kern w:val="0"/>
          <w:sz w:val="30"/>
          <w:szCs w:val="30"/>
        </w:rPr>
        <w:t xml:space="preserve">. If this is your first interaction with ChatGPT, you can revisit the </w:t>
      </w:r>
      <w:r w:rsidRPr="00BB7677">
        <w:rPr>
          <w:rFonts w:ascii="LiberationSerif-Italic" w:hAnsi="LiberationSerif-Italic" w:cs="LiberationSerif-Italic"/>
          <w:i/>
          <w:iCs/>
          <w:color w:val="000000"/>
          <w:kern w:val="0"/>
          <w:sz w:val="30"/>
          <w:szCs w:val="30"/>
        </w:rPr>
        <w:t>Expanding your project using</w:t>
      </w:r>
      <w:r w:rsidRPr="00BB7677">
        <w:rPr>
          <w:rFonts w:ascii="LiberationSerif" w:hAnsi="LiberationSerif" w:cs="LiberationSerif"/>
          <w:color w:val="000000"/>
          <w:kern w:val="0"/>
          <w:sz w:val="30"/>
          <w:szCs w:val="30"/>
        </w:rPr>
        <w:t xml:space="preserve"> </w:t>
      </w:r>
      <w:r w:rsidRPr="00BB7677">
        <w:rPr>
          <w:rFonts w:ascii="LiberationSerif-Italic" w:hAnsi="LiberationSerif-Italic" w:cs="LiberationSerif-Italic"/>
          <w:i/>
          <w:iCs/>
          <w:color w:val="000000"/>
          <w:kern w:val="0"/>
          <w:sz w:val="30"/>
          <w:szCs w:val="30"/>
        </w:rPr>
        <w:t xml:space="preserve">AI </w:t>
      </w:r>
      <w:r w:rsidRPr="00BB7677">
        <w:rPr>
          <w:rFonts w:ascii="LiberationSerif" w:hAnsi="LiberationSerif" w:cs="LiberationSerif"/>
          <w:color w:val="000000"/>
          <w:kern w:val="0"/>
          <w:sz w:val="30"/>
          <w:szCs w:val="30"/>
        </w:rPr>
        <w:t xml:space="preserve">section in </w:t>
      </w:r>
      <w:r w:rsidRPr="00BB7677">
        <w:rPr>
          <w:rFonts w:ascii="LiberationSerif-Italic" w:hAnsi="LiberationSerif-Italic" w:cs="LiberationSerif-Italic"/>
          <w:i/>
          <w:iCs/>
          <w:color w:val="000000"/>
          <w:kern w:val="0"/>
          <w:sz w:val="30"/>
          <w:szCs w:val="30"/>
        </w:rPr>
        <w:t>Chapter 3, Extending Your Blog Application</w:t>
      </w:r>
      <w:r w:rsidRPr="00BB7677">
        <w:rPr>
          <w:rFonts w:ascii="LiberationSerif" w:hAnsi="LiberationSerif" w:cs="LiberationSerif"/>
          <w:color w:val="000000"/>
          <w:kern w:val="0"/>
          <w:sz w:val="30"/>
          <w:szCs w:val="30"/>
        </w:rPr>
        <w:t>.</w:t>
      </w:r>
    </w:p>
    <w:p w14:paraId="3E534547"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1B958E56"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In this project example, we have implemented an online shop. We have added orders, payments, and a coupon system. Now, another typical feature of e-commerce platforms is managing shipping costs. Let’s consider adding a weight attribute to products and implementing shipping costs based on the total weight of the items shipped. Use ChatGPT to help you implement shipping costs for products, making them dependent on the product’s weight. Ensure that Stripe charges the correct amount, including the calculated shipping costs. You can use the prompt provided at</w:t>
      </w:r>
    </w:p>
    <w:p w14:paraId="53822F0A"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Mono" w:hAnsi="LiberationMono" w:cs="LiberationMono"/>
          <w:color w:val="0000EF"/>
          <w:kern w:val="0"/>
          <w:sz w:val="30"/>
          <w:szCs w:val="30"/>
        </w:rPr>
        <w:t>https://github.com/PacktPublishing/Django-5-byexample/ blob/main/Chapter11/prompts/task.md</w:t>
      </w:r>
      <w:r w:rsidRPr="00BB7677">
        <w:rPr>
          <w:rFonts w:ascii="LiberationSerif" w:hAnsi="LiberationSerif" w:cs="LiberationSerif"/>
          <w:color w:val="000000"/>
          <w:kern w:val="0"/>
          <w:sz w:val="30"/>
          <w:szCs w:val="30"/>
        </w:rPr>
        <w:t>.</w:t>
      </w:r>
    </w:p>
    <w:p w14:paraId="44537C82"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noProof/>
          <w:color w:val="000000"/>
          <w:kern w:val="0"/>
          <w:sz w:val="30"/>
          <w:szCs w:val="30"/>
        </w:rPr>
        <w:lastRenderedPageBreak/>
        <mc:AlternateContent>
          <mc:Choice Requires="wps">
            <w:drawing>
              <wp:anchor distT="45720" distB="45720" distL="114300" distR="114300" simplePos="0" relativeHeight="251666432" behindDoc="0" locked="0" layoutInCell="1" allowOverlap="1" wp14:anchorId="1E812F18" wp14:editId="5CF86B8E">
                <wp:simplePos x="0" y="0"/>
                <wp:positionH relativeFrom="column">
                  <wp:posOffset>807720</wp:posOffset>
                </wp:positionH>
                <wp:positionV relativeFrom="paragraph">
                  <wp:posOffset>0</wp:posOffset>
                </wp:positionV>
                <wp:extent cx="5257800" cy="1341120"/>
                <wp:effectExtent l="0" t="0" r="19050" b="11430"/>
                <wp:wrapSquare wrapText="bothSides"/>
                <wp:docPr id="601280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341120"/>
                        </a:xfrm>
                        <a:prstGeom prst="rect">
                          <a:avLst/>
                        </a:prstGeom>
                        <a:solidFill>
                          <a:srgbClr val="FFFFFF"/>
                        </a:solidFill>
                        <a:ln w="9525">
                          <a:solidFill>
                            <a:srgbClr val="000000"/>
                          </a:solidFill>
                          <a:miter lim="800000"/>
                          <a:headEnd/>
                          <a:tailEnd/>
                        </a:ln>
                      </wps:spPr>
                      <wps:txbx>
                        <w:txbxContent>
                          <w:p w14:paraId="0B19C793"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Use ChatGPT as a debugging companion. If you find</w:t>
                            </w:r>
                          </w:p>
                          <w:p w14:paraId="7709FD09"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yourself stuck on a particularly stubborn bug, describe the</w:t>
                            </w:r>
                          </w:p>
                          <w:p w14:paraId="553D29AB"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problem and the context. It can provide a fresh perspective,</w:t>
                            </w:r>
                          </w:p>
                          <w:p w14:paraId="26747870"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often prompting you to consider angles you might have</w:t>
                            </w:r>
                          </w:p>
                          <w:p w14:paraId="5D3D2911"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overlooked, leading to quicker problem resolution.</w:t>
                            </w:r>
                          </w:p>
                          <w:p w14:paraId="0E5D5CDA" w14:textId="77777777" w:rsidR="00BB7677" w:rsidRDefault="00BB7677" w:rsidP="00BB76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12F18" id="_x0000_s1033" type="#_x0000_t202" style="position:absolute;margin-left:63.6pt;margin-top:0;width:414pt;height:105.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">
                <v:textbox>
                  <w:txbxContent>
                    <w:p w14:paraId="0B19C793"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Use ChatGPT as a debugging companion. If you find</w:t>
                      </w:r>
                    </w:p>
                    <w:p w14:paraId="7709FD09"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yourself stuck on a particularly stubborn bug, describe the</w:t>
                      </w:r>
                    </w:p>
                    <w:p w14:paraId="553D29AB"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problem and the context. It can provide a fresh perspective,</w:t>
                      </w:r>
                    </w:p>
                    <w:p w14:paraId="26747870"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often prompting you to consider angles you might have</w:t>
                      </w:r>
                    </w:p>
                    <w:p w14:paraId="5D3D2911" w14:textId="77777777" w:rsid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overlooked, leading to quicker problem resolution.</w:t>
                      </w:r>
                    </w:p>
                    <w:p w14:paraId="0E5D5CDA" w14:textId="77777777" w:rsidR="00BB7677" w:rsidRDefault="00BB7677" w:rsidP="00BB7677"/>
                  </w:txbxContent>
                </v:textbox>
                <w10:wrap type="square"/>
              </v:shape>
            </w:pict>
          </mc:Fallback>
        </mc:AlternateContent>
      </w:r>
      <w:r w:rsidRPr="00BB7677">
        <w:rPr>
          <w:rFonts w:ascii="LiberationSerif" w:hAnsi="LiberationSerif" w:cs="LiberationSerif"/>
          <w:noProof/>
          <w:color w:val="000000"/>
          <w:kern w:val="0"/>
          <w:sz w:val="30"/>
          <w:szCs w:val="30"/>
        </w:rPr>
        <w:drawing>
          <wp:inline distT="0" distB="0" distL="0" distR="0" wp14:anchorId="41431D7F" wp14:editId="46CF7517">
            <wp:extent cx="693420" cy="1310640"/>
            <wp:effectExtent l="0" t="0" r="0" b="3810"/>
            <wp:docPr id="53082399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3420" cy="1310640"/>
                    </a:xfrm>
                    <a:prstGeom prst="rect">
                      <a:avLst/>
                    </a:prstGeom>
                    <a:noFill/>
                    <a:ln>
                      <a:noFill/>
                    </a:ln>
                  </pic:spPr>
                </pic:pic>
              </a:graphicData>
            </a:graphic>
          </wp:inline>
        </w:drawing>
      </w:r>
    </w:p>
    <w:p w14:paraId="51DC53F4" w14:textId="77777777" w:rsidR="00BB7677" w:rsidRPr="00BB7677" w:rsidRDefault="00BB7677" w:rsidP="00BB7677">
      <w:pPr>
        <w:autoSpaceDE w:val="0"/>
        <w:autoSpaceDN w:val="0"/>
        <w:adjustRightInd w:val="0"/>
        <w:spacing w:after="0" w:line="240" w:lineRule="auto"/>
        <w:rPr>
          <w:rFonts w:ascii="LiberationMono" w:hAnsi="LiberationMono" w:cs="LiberationMono"/>
          <w:color w:val="0000EF"/>
          <w:kern w:val="0"/>
          <w:sz w:val="30"/>
          <w:szCs w:val="30"/>
        </w:rPr>
      </w:pPr>
    </w:p>
    <w:p w14:paraId="0C8D917C"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54"/>
          <w:szCs w:val="54"/>
        </w:rPr>
      </w:pPr>
      <w:r w:rsidRPr="00BB7677">
        <w:rPr>
          <w:rFonts w:ascii="DejaVuSans-Bold" w:hAnsi="DejaVuSans-Bold" w:cs="DejaVuSans-Bold"/>
          <w:b/>
          <w:bCs/>
          <w:color w:val="000000"/>
          <w:kern w:val="0"/>
          <w:sz w:val="54"/>
          <w:szCs w:val="54"/>
        </w:rPr>
        <w:t>Summary</w:t>
      </w:r>
    </w:p>
    <w:p w14:paraId="2E12ED5B"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 xml:space="preserve">In this chapter, you learned the basics of the internationalization and localization of Django projects. You marked code and template strings for translation, and you discovered how to generate and compile translation files. You also installed Rosetta in your project to manage translations through a web interface. You translated URL patterns, and you created a language selector to allow users to switch the language of the site. Then, you used </w:t>
      </w:r>
      <w:r w:rsidRPr="00BB7677">
        <w:rPr>
          <w:rFonts w:ascii="LiberationMono" w:hAnsi="LiberationMono" w:cs="LiberationMono"/>
          <w:color w:val="000000"/>
          <w:kern w:val="0"/>
          <w:sz w:val="22"/>
          <w:szCs w:val="22"/>
        </w:rPr>
        <w:t xml:space="preserve">django-parler </w:t>
      </w:r>
      <w:r w:rsidRPr="00BB7677">
        <w:rPr>
          <w:rFonts w:ascii="LiberationSerif" w:hAnsi="LiberationSerif" w:cs="LiberationSerif"/>
          <w:color w:val="000000"/>
          <w:kern w:val="0"/>
          <w:sz w:val="30"/>
          <w:szCs w:val="30"/>
        </w:rPr>
        <w:t xml:space="preserve">to translate models, and you used </w:t>
      </w:r>
      <w:r w:rsidRPr="00BB7677">
        <w:rPr>
          <w:rFonts w:ascii="LiberationMono" w:hAnsi="LiberationMono" w:cs="LiberationMono"/>
          <w:color w:val="000000"/>
          <w:kern w:val="0"/>
          <w:sz w:val="22"/>
          <w:szCs w:val="22"/>
        </w:rPr>
        <w:t>django-localflavor</w:t>
      </w:r>
    </w:p>
    <w:p w14:paraId="27289573"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to validate localized form fields.</w:t>
      </w:r>
    </w:p>
    <w:p w14:paraId="5AFA2B0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4A50911E"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In the next chapter, you will start a new Django project that will consist of an e-learning platform. You will learn how to use model inheritance to implement polymorphism, and you will lay the foundations for a flexible content management system. You will create the application models, and you will learn how to create and apply fixtures to provide initial data for the models. You will build a custom model field and use it in your models. You will also build authentication views for your new application.</w:t>
      </w:r>
    </w:p>
    <w:p w14:paraId="0FDBF7E1"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p>
    <w:p w14:paraId="04C12D43" w14:textId="77777777" w:rsidR="00BB7677" w:rsidRPr="00BB7677" w:rsidRDefault="00BB7677" w:rsidP="00BB7677">
      <w:pPr>
        <w:autoSpaceDE w:val="0"/>
        <w:autoSpaceDN w:val="0"/>
        <w:adjustRightInd w:val="0"/>
        <w:spacing w:after="0" w:line="240" w:lineRule="auto"/>
        <w:rPr>
          <w:rFonts w:ascii="DejaVuSans-Bold" w:hAnsi="DejaVuSans-Bold" w:cs="DejaVuSans-Bold"/>
          <w:b/>
          <w:bCs/>
          <w:color w:val="000000"/>
          <w:kern w:val="0"/>
          <w:sz w:val="54"/>
          <w:szCs w:val="54"/>
        </w:rPr>
      </w:pPr>
      <w:r w:rsidRPr="00BB7677">
        <w:rPr>
          <w:rFonts w:ascii="DejaVuSans-Bold" w:hAnsi="DejaVuSans-Bold" w:cs="DejaVuSans-Bold"/>
          <w:b/>
          <w:bCs/>
          <w:color w:val="000000"/>
          <w:kern w:val="0"/>
          <w:sz w:val="54"/>
          <w:szCs w:val="54"/>
        </w:rPr>
        <w:t>Additional resources</w:t>
      </w:r>
    </w:p>
    <w:p w14:paraId="01F21180"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The following resources provide additional information related to the topics</w:t>
      </w:r>
    </w:p>
    <w:p w14:paraId="3E960AC8" w14:textId="77777777" w:rsidR="00BB7677" w:rsidRPr="00BB7677" w:rsidRDefault="00BB7677" w:rsidP="00BB7677">
      <w:pPr>
        <w:autoSpaceDE w:val="0"/>
        <w:autoSpaceDN w:val="0"/>
        <w:adjustRightInd w:val="0"/>
        <w:spacing w:after="0" w:line="240" w:lineRule="auto"/>
        <w:rPr>
          <w:rFonts w:ascii="LiberationSerif" w:hAnsi="LiberationSerif" w:cs="LiberationSerif"/>
          <w:color w:val="000000"/>
          <w:kern w:val="0"/>
          <w:sz w:val="30"/>
          <w:szCs w:val="30"/>
        </w:rPr>
      </w:pPr>
      <w:r w:rsidRPr="00BB7677">
        <w:rPr>
          <w:rFonts w:ascii="LiberationSerif" w:hAnsi="LiberationSerif" w:cs="LiberationSerif"/>
          <w:color w:val="000000"/>
          <w:kern w:val="0"/>
          <w:sz w:val="30"/>
          <w:szCs w:val="30"/>
        </w:rPr>
        <w:t>covered in this chapter:</w:t>
      </w:r>
    </w:p>
    <w:p w14:paraId="1D2865BD" w14:textId="77777777" w:rsidR="00BB7677" w:rsidRPr="00BB7677" w:rsidRDefault="00BB7677" w:rsidP="00BB7677">
      <w:pPr>
        <w:autoSpaceDE w:val="0"/>
        <w:autoSpaceDN w:val="0"/>
        <w:adjustRightInd w:val="0"/>
        <w:spacing w:after="0" w:line="240" w:lineRule="auto"/>
        <w:rPr>
          <w:rFonts w:ascii="LiberationSerif" w:hAnsi="LiberationSerif" w:cs="LiberationSerif"/>
          <w:b/>
          <w:bCs/>
          <w:color w:val="000000"/>
          <w:kern w:val="0"/>
          <w:sz w:val="30"/>
          <w:szCs w:val="30"/>
        </w:rPr>
      </w:pPr>
      <w:r w:rsidRPr="00BB7677">
        <w:rPr>
          <w:rFonts w:ascii="LiberationSerif" w:hAnsi="LiberationSerif" w:cs="LiberationSerif"/>
          <w:color w:val="000000"/>
          <w:kern w:val="0"/>
          <w:sz w:val="30"/>
          <w:szCs w:val="30"/>
        </w:rPr>
        <w:t xml:space="preserve">The source code for this chapter: </w:t>
      </w:r>
      <w:r w:rsidRPr="00BB7677">
        <w:rPr>
          <w:rFonts w:ascii="LiberationSerif" w:hAnsi="LiberationSerif" w:cs="LiberationSerif"/>
          <w:b/>
          <w:bCs/>
          <w:color w:val="000000"/>
          <w:kern w:val="0"/>
          <w:sz w:val="30"/>
          <w:szCs w:val="30"/>
        </w:rPr>
        <w:t>( See page 809 )</w:t>
      </w:r>
    </w:p>
    <w:p w14:paraId="2FDC574E" w14:textId="77777777" w:rsidR="00BB7677" w:rsidRDefault="00BB7677"/>
    <w:sectPr w:rsidR="00BB7677" w:rsidSect="00BB767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8070000" w:usb2="00000010" w:usb3="00000000" w:csb0="0002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Mono-Italic">
    <w:altName w:val="Calibri"/>
    <w:panose1 w:val="00000000000000000000"/>
    <w:charset w:val="00"/>
    <w:family w:val="auto"/>
    <w:notTrueType/>
    <w:pitch w:val="default"/>
    <w:sig w:usb0="00000003" w:usb1="00000000" w:usb2="00000000" w:usb3="00000000" w:csb0="00000001" w:csb1="00000000"/>
  </w:font>
  <w:font w:name="LiberationMono-Bold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5FCD"/>
    <w:multiLevelType w:val="hybridMultilevel"/>
    <w:tmpl w:val="ECE21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252CD"/>
    <w:multiLevelType w:val="hybridMultilevel"/>
    <w:tmpl w:val="2528DB1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110D7D"/>
    <w:multiLevelType w:val="hybridMultilevel"/>
    <w:tmpl w:val="3B76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237B0"/>
    <w:multiLevelType w:val="hybridMultilevel"/>
    <w:tmpl w:val="4FC8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751DC7"/>
    <w:multiLevelType w:val="hybridMultilevel"/>
    <w:tmpl w:val="281E4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F80792"/>
    <w:multiLevelType w:val="hybridMultilevel"/>
    <w:tmpl w:val="99C47E9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36B4A75"/>
    <w:multiLevelType w:val="hybridMultilevel"/>
    <w:tmpl w:val="3A9A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E3416B"/>
    <w:multiLevelType w:val="hybridMultilevel"/>
    <w:tmpl w:val="E4FC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170F1B"/>
    <w:multiLevelType w:val="hybridMultilevel"/>
    <w:tmpl w:val="CCB23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67532E"/>
    <w:multiLevelType w:val="hybridMultilevel"/>
    <w:tmpl w:val="AC0C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4E631B"/>
    <w:multiLevelType w:val="hybridMultilevel"/>
    <w:tmpl w:val="B8C6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BA103C"/>
    <w:multiLevelType w:val="hybridMultilevel"/>
    <w:tmpl w:val="0D64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6D7A73"/>
    <w:multiLevelType w:val="hybridMultilevel"/>
    <w:tmpl w:val="E7068A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97F035C"/>
    <w:multiLevelType w:val="hybridMultilevel"/>
    <w:tmpl w:val="2C00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0516D7"/>
    <w:multiLevelType w:val="hybridMultilevel"/>
    <w:tmpl w:val="DD3AA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BF6177A"/>
    <w:multiLevelType w:val="hybridMultilevel"/>
    <w:tmpl w:val="B186D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A06C29"/>
    <w:multiLevelType w:val="hybridMultilevel"/>
    <w:tmpl w:val="600C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EB18F5"/>
    <w:multiLevelType w:val="hybridMultilevel"/>
    <w:tmpl w:val="683C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E9F171F"/>
    <w:multiLevelType w:val="hybridMultilevel"/>
    <w:tmpl w:val="5B1CA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D51047"/>
    <w:multiLevelType w:val="hybridMultilevel"/>
    <w:tmpl w:val="6548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5F527A"/>
    <w:multiLevelType w:val="hybridMultilevel"/>
    <w:tmpl w:val="92CA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230522"/>
    <w:multiLevelType w:val="hybridMultilevel"/>
    <w:tmpl w:val="5170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3E08D7"/>
    <w:multiLevelType w:val="hybridMultilevel"/>
    <w:tmpl w:val="8EBA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97503B"/>
    <w:multiLevelType w:val="hybridMultilevel"/>
    <w:tmpl w:val="46B8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8C7BDE"/>
    <w:multiLevelType w:val="hybridMultilevel"/>
    <w:tmpl w:val="8912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6E3CC6"/>
    <w:multiLevelType w:val="hybridMultilevel"/>
    <w:tmpl w:val="4D6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6C83616"/>
    <w:multiLevelType w:val="hybridMultilevel"/>
    <w:tmpl w:val="6346C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9655E22"/>
    <w:multiLevelType w:val="hybridMultilevel"/>
    <w:tmpl w:val="05B6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99F21BA"/>
    <w:multiLevelType w:val="hybridMultilevel"/>
    <w:tmpl w:val="45346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9FE5EFD"/>
    <w:multiLevelType w:val="hybridMultilevel"/>
    <w:tmpl w:val="0CB6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B901DD4"/>
    <w:multiLevelType w:val="hybridMultilevel"/>
    <w:tmpl w:val="F496E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C5800EF"/>
    <w:multiLevelType w:val="hybridMultilevel"/>
    <w:tmpl w:val="FCD07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C5C1F1D"/>
    <w:multiLevelType w:val="hybridMultilevel"/>
    <w:tmpl w:val="D6A6433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C970CC0"/>
    <w:multiLevelType w:val="hybridMultilevel"/>
    <w:tmpl w:val="8198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CB62A63"/>
    <w:multiLevelType w:val="hybridMultilevel"/>
    <w:tmpl w:val="A292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CC146FC"/>
    <w:multiLevelType w:val="hybridMultilevel"/>
    <w:tmpl w:val="E76A6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F553584"/>
    <w:multiLevelType w:val="hybridMultilevel"/>
    <w:tmpl w:val="9A64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13367AC"/>
    <w:multiLevelType w:val="hybridMultilevel"/>
    <w:tmpl w:val="EC52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15870B3"/>
    <w:multiLevelType w:val="hybridMultilevel"/>
    <w:tmpl w:val="A1D4A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1DC2505"/>
    <w:multiLevelType w:val="hybridMultilevel"/>
    <w:tmpl w:val="100E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1DE0538"/>
    <w:multiLevelType w:val="hybridMultilevel"/>
    <w:tmpl w:val="DBA4E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2251A4D"/>
    <w:multiLevelType w:val="hybridMultilevel"/>
    <w:tmpl w:val="89D42ED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237323FB"/>
    <w:multiLevelType w:val="hybridMultilevel"/>
    <w:tmpl w:val="162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3761509"/>
    <w:multiLevelType w:val="hybridMultilevel"/>
    <w:tmpl w:val="806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46D1A06"/>
    <w:multiLevelType w:val="hybridMultilevel"/>
    <w:tmpl w:val="2E3E5B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4FE527E"/>
    <w:multiLevelType w:val="hybridMultilevel"/>
    <w:tmpl w:val="F282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76E6A5F"/>
    <w:multiLevelType w:val="hybridMultilevel"/>
    <w:tmpl w:val="37D0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99E5ADD"/>
    <w:multiLevelType w:val="hybridMultilevel"/>
    <w:tmpl w:val="3DD6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D9B4921"/>
    <w:multiLevelType w:val="hybridMultilevel"/>
    <w:tmpl w:val="79A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DD3EB0"/>
    <w:multiLevelType w:val="hybridMultilevel"/>
    <w:tmpl w:val="0D1093F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2DED241E"/>
    <w:multiLevelType w:val="hybridMultilevel"/>
    <w:tmpl w:val="9CA2A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F0E702F"/>
    <w:multiLevelType w:val="hybridMultilevel"/>
    <w:tmpl w:val="3B802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0520394"/>
    <w:multiLevelType w:val="hybridMultilevel"/>
    <w:tmpl w:val="DBE8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0DA6315"/>
    <w:multiLevelType w:val="hybridMultilevel"/>
    <w:tmpl w:val="E026A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1C75D89"/>
    <w:multiLevelType w:val="hybridMultilevel"/>
    <w:tmpl w:val="190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29D5E4C"/>
    <w:multiLevelType w:val="hybridMultilevel"/>
    <w:tmpl w:val="A066D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47366C3"/>
    <w:multiLevelType w:val="hybridMultilevel"/>
    <w:tmpl w:val="265A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51243BF"/>
    <w:multiLevelType w:val="hybridMultilevel"/>
    <w:tmpl w:val="E4A0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64D788D"/>
    <w:multiLevelType w:val="hybridMultilevel"/>
    <w:tmpl w:val="0384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6F64262"/>
    <w:multiLevelType w:val="hybridMultilevel"/>
    <w:tmpl w:val="EC64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ACE2F6A"/>
    <w:multiLevelType w:val="hybridMultilevel"/>
    <w:tmpl w:val="7DE41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B0026DE"/>
    <w:multiLevelType w:val="hybridMultilevel"/>
    <w:tmpl w:val="73D2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B4A4EC3"/>
    <w:multiLevelType w:val="hybridMultilevel"/>
    <w:tmpl w:val="8DD0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C3E5C88"/>
    <w:multiLevelType w:val="hybridMultilevel"/>
    <w:tmpl w:val="1748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9311F6"/>
    <w:multiLevelType w:val="hybridMultilevel"/>
    <w:tmpl w:val="6F604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D7D221B"/>
    <w:multiLevelType w:val="hybridMultilevel"/>
    <w:tmpl w:val="514E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F7C38AF"/>
    <w:multiLevelType w:val="hybridMultilevel"/>
    <w:tmpl w:val="7BA03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1256D2D"/>
    <w:multiLevelType w:val="hybridMultilevel"/>
    <w:tmpl w:val="49000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1A527A2"/>
    <w:multiLevelType w:val="hybridMultilevel"/>
    <w:tmpl w:val="667C0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1C56B9B"/>
    <w:multiLevelType w:val="hybridMultilevel"/>
    <w:tmpl w:val="D218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25B4DAE"/>
    <w:multiLevelType w:val="hybridMultilevel"/>
    <w:tmpl w:val="C9E4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48D1C85"/>
    <w:multiLevelType w:val="hybridMultilevel"/>
    <w:tmpl w:val="92FC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64A42A2"/>
    <w:multiLevelType w:val="hybridMultilevel"/>
    <w:tmpl w:val="F3FE1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67825C8"/>
    <w:multiLevelType w:val="hybridMultilevel"/>
    <w:tmpl w:val="CD443A8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46847857"/>
    <w:multiLevelType w:val="hybridMultilevel"/>
    <w:tmpl w:val="C70EE4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47164C4A"/>
    <w:multiLevelType w:val="hybridMultilevel"/>
    <w:tmpl w:val="0B90F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7E15445"/>
    <w:multiLevelType w:val="hybridMultilevel"/>
    <w:tmpl w:val="26BE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85A5E73"/>
    <w:multiLevelType w:val="hybridMultilevel"/>
    <w:tmpl w:val="7BE6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8791968"/>
    <w:multiLevelType w:val="hybridMultilevel"/>
    <w:tmpl w:val="6700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8837F35"/>
    <w:multiLevelType w:val="hybridMultilevel"/>
    <w:tmpl w:val="DAD26C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15:restartNumberingAfterBreak="0">
    <w:nsid w:val="48BA481E"/>
    <w:multiLevelType w:val="hybridMultilevel"/>
    <w:tmpl w:val="F8D8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AE16E92"/>
    <w:multiLevelType w:val="hybridMultilevel"/>
    <w:tmpl w:val="2BBA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C150E58"/>
    <w:multiLevelType w:val="hybridMultilevel"/>
    <w:tmpl w:val="F8300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CE35757"/>
    <w:multiLevelType w:val="hybridMultilevel"/>
    <w:tmpl w:val="FB00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14A4D2B"/>
    <w:multiLevelType w:val="hybridMultilevel"/>
    <w:tmpl w:val="8234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32F72C3"/>
    <w:multiLevelType w:val="hybridMultilevel"/>
    <w:tmpl w:val="24C4D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58337E0"/>
    <w:multiLevelType w:val="hybridMultilevel"/>
    <w:tmpl w:val="AD78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60662F4"/>
    <w:multiLevelType w:val="hybridMultilevel"/>
    <w:tmpl w:val="CE5AD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95D7AAA"/>
    <w:multiLevelType w:val="hybridMultilevel"/>
    <w:tmpl w:val="5CF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A594E2A"/>
    <w:multiLevelType w:val="hybridMultilevel"/>
    <w:tmpl w:val="B68A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BC429B0"/>
    <w:multiLevelType w:val="hybridMultilevel"/>
    <w:tmpl w:val="2B640A9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5CEE69FA"/>
    <w:multiLevelType w:val="hybridMultilevel"/>
    <w:tmpl w:val="D5AE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D5F4BC7"/>
    <w:multiLevelType w:val="hybridMultilevel"/>
    <w:tmpl w:val="BE52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E03512B"/>
    <w:multiLevelType w:val="hybridMultilevel"/>
    <w:tmpl w:val="2D60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0846C7B"/>
    <w:multiLevelType w:val="hybridMultilevel"/>
    <w:tmpl w:val="02F60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13A31A0"/>
    <w:multiLevelType w:val="hybridMultilevel"/>
    <w:tmpl w:val="0652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14973DC"/>
    <w:multiLevelType w:val="hybridMultilevel"/>
    <w:tmpl w:val="0E2AC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18322B9"/>
    <w:multiLevelType w:val="hybridMultilevel"/>
    <w:tmpl w:val="AA8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2115FE8"/>
    <w:multiLevelType w:val="hybridMultilevel"/>
    <w:tmpl w:val="9E82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35F11DA"/>
    <w:multiLevelType w:val="hybridMultilevel"/>
    <w:tmpl w:val="08D4FD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647C449F"/>
    <w:multiLevelType w:val="hybridMultilevel"/>
    <w:tmpl w:val="8468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51807FD"/>
    <w:multiLevelType w:val="hybridMultilevel"/>
    <w:tmpl w:val="67FA6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5246A80"/>
    <w:multiLevelType w:val="hybridMultilevel"/>
    <w:tmpl w:val="0952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537327F"/>
    <w:multiLevelType w:val="hybridMultilevel"/>
    <w:tmpl w:val="F2DC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55B257F"/>
    <w:multiLevelType w:val="hybridMultilevel"/>
    <w:tmpl w:val="6BE6C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6051926"/>
    <w:multiLevelType w:val="hybridMultilevel"/>
    <w:tmpl w:val="D41A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6E4784D"/>
    <w:multiLevelType w:val="hybridMultilevel"/>
    <w:tmpl w:val="E7287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9F2367D"/>
    <w:multiLevelType w:val="hybridMultilevel"/>
    <w:tmpl w:val="4AD2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BB555F0"/>
    <w:multiLevelType w:val="hybridMultilevel"/>
    <w:tmpl w:val="4998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EED4780"/>
    <w:multiLevelType w:val="hybridMultilevel"/>
    <w:tmpl w:val="76E47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F9E42AB"/>
    <w:multiLevelType w:val="hybridMultilevel"/>
    <w:tmpl w:val="D2F6E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FE91962"/>
    <w:multiLevelType w:val="hybridMultilevel"/>
    <w:tmpl w:val="E6A2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0790F5E"/>
    <w:multiLevelType w:val="hybridMultilevel"/>
    <w:tmpl w:val="8848B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1407782"/>
    <w:multiLevelType w:val="hybridMultilevel"/>
    <w:tmpl w:val="D06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20455D6"/>
    <w:multiLevelType w:val="hybridMultilevel"/>
    <w:tmpl w:val="5B76503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73D7517E"/>
    <w:multiLevelType w:val="hybridMultilevel"/>
    <w:tmpl w:val="3126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3EF608E"/>
    <w:multiLevelType w:val="hybridMultilevel"/>
    <w:tmpl w:val="F382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7C7A19"/>
    <w:multiLevelType w:val="hybridMultilevel"/>
    <w:tmpl w:val="E934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4AB1824"/>
    <w:multiLevelType w:val="hybridMultilevel"/>
    <w:tmpl w:val="A86C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80B06D1"/>
    <w:multiLevelType w:val="hybridMultilevel"/>
    <w:tmpl w:val="8584B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93665EE"/>
    <w:multiLevelType w:val="hybridMultilevel"/>
    <w:tmpl w:val="61D4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B3C71CF"/>
    <w:multiLevelType w:val="hybridMultilevel"/>
    <w:tmpl w:val="D558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BE7224A"/>
    <w:multiLevelType w:val="hybridMultilevel"/>
    <w:tmpl w:val="376C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F374448"/>
    <w:multiLevelType w:val="hybridMultilevel"/>
    <w:tmpl w:val="82C65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F872444"/>
    <w:multiLevelType w:val="hybridMultilevel"/>
    <w:tmpl w:val="DAD8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F884BBE"/>
    <w:multiLevelType w:val="hybridMultilevel"/>
    <w:tmpl w:val="D44C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430050">
    <w:abstractNumId w:val="121"/>
  </w:num>
  <w:num w:numId="2" w16cid:durableId="441463333">
    <w:abstractNumId w:val="118"/>
  </w:num>
  <w:num w:numId="3" w16cid:durableId="2080907195">
    <w:abstractNumId w:val="11"/>
  </w:num>
  <w:num w:numId="4" w16cid:durableId="903445356">
    <w:abstractNumId w:val="57"/>
  </w:num>
  <w:num w:numId="5" w16cid:durableId="845828189">
    <w:abstractNumId w:val="74"/>
  </w:num>
  <w:num w:numId="6" w16cid:durableId="763384514">
    <w:abstractNumId w:val="26"/>
  </w:num>
  <w:num w:numId="7" w16cid:durableId="360592384">
    <w:abstractNumId w:val="49"/>
  </w:num>
  <w:num w:numId="8" w16cid:durableId="238708731">
    <w:abstractNumId w:val="79"/>
  </w:num>
  <w:num w:numId="9" w16cid:durableId="1899364357">
    <w:abstractNumId w:val="115"/>
  </w:num>
  <w:num w:numId="10" w16cid:durableId="694308437">
    <w:abstractNumId w:val="98"/>
  </w:num>
  <w:num w:numId="11" w16cid:durableId="1074284404">
    <w:abstractNumId w:val="113"/>
  </w:num>
  <w:num w:numId="12" w16cid:durableId="1816948990">
    <w:abstractNumId w:val="29"/>
  </w:num>
  <w:num w:numId="13" w16cid:durableId="378940609">
    <w:abstractNumId w:val="47"/>
  </w:num>
  <w:num w:numId="14" w16cid:durableId="585574090">
    <w:abstractNumId w:val="78"/>
  </w:num>
  <w:num w:numId="15" w16cid:durableId="778913284">
    <w:abstractNumId w:val="70"/>
  </w:num>
  <w:num w:numId="16" w16cid:durableId="1324702718">
    <w:abstractNumId w:val="91"/>
  </w:num>
  <w:num w:numId="17" w16cid:durableId="873419189">
    <w:abstractNumId w:val="83"/>
  </w:num>
  <w:num w:numId="18" w16cid:durableId="87429123">
    <w:abstractNumId w:val="100"/>
  </w:num>
  <w:num w:numId="19" w16cid:durableId="999234296">
    <w:abstractNumId w:val="103"/>
  </w:num>
  <w:num w:numId="20" w16cid:durableId="321588984">
    <w:abstractNumId w:val="97"/>
  </w:num>
  <w:num w:numId="21" w16cid:durableId="1254127810">
    <w:abstractNumId w:val="6"/>
  </w:num>
  <w:num w:numId="22" w16cid:durableId="1050223365">
    <w:abstractNumId w:val="39"/>
  </w:num>
  <w:num w:numId="23" w16cid:durableId="621156356">
    <w:abstractNumId w:val="19"/>
  </w:num>
  <w:num w:numId="24" w16cid:durableId="1471559117">
    <w:abstractNumId w:val="46"/>
  </w:num>
  <w:num w:numId="25" w16cid:durableId="1382054492">
    <w:abstractNumId w:val="124"/>
  </w:num>
  <w:num w:numId="26" w16cid:durableId="1582638809">
    <w:abstractNumId w:val="33"/>
  </w:num>
  <w:num w:numId="27" w16cid:durableId="1800370884">
    <w:abstractNumId w:val="22"/>
  </w:num>
  <w:num w:numId="28" w16cid:durableId="1291783431">
    <w:abstractNumId w:val="2"/>
  </w:num>
  <w:num w:numId="29" w16cid:durableId="267782961">
    <w:abstractNumId w:val="20"/>
  </w:num>
  <w:num w:numId="30" w16cid:durableId="1578779336">
    <w:abstractNumId w:val="42"/>
  </w:num>
  <w:num w:numId="31" w16cid:durableId="1248463613">
    <w:abstractNumId w:val="48"/>
  </w:num>
  <w:num w:numId="32" w16cid:durableId="149715878">
    <w:abstractNumId w:val="105"/>
  </w:num>
  <w:num w:numId="33" w16cid:durableId="1131365815">
    <w:abstractNumId w:val="65"/>
  </w:num>
  <w:num w:numId="34" w16cid:durableId="536502458">
    <w:abstractNumId w:val="10"/>
  </w:num>
  <w:num w:numId="35" w16cid:durableId="452790442">
    <w:abstractNumId w:val="125"/>
  </w:num>
  <w:num w:numId="36" w16cid:durableId="374357397">
    <w:abstractNumId w:val="59"/>
  </w:num>
  <w:num w:numId="37" w16cid:durableId="530188278">
    <w:abstractNumId w:val="43"/>
  </w:num>
  <w:num w:numId="38" w16cid:durableId="690229821">
    <w:abstractNumId w:val="84"/>
  </w:num>
  <w:num w:numId="39" w16cid:durableId="350032963">
    <w:abstractNumId w:val="17"/>
  </w:num>
  <w:num w:numId="40" w16cid:durableId="1684894036">
    <w:abstractNumId w:val="9"/>
  </w:num>
  <w:num w:numId="41" w16cid:durableId="400905034">
    <w:abstractNumId w:val="13"/>
  </w:num>
  <w:num w:numId="42" w16cid:durableId="1442073104">
    <w:abstractNumId w:val="27"/>
  </w:num>
  <w:num w:numId="43" w16cid:durableId="79789931">
    <w:abstractNumId w:val="21"/>
  </w:num>
  <w:num w:numId="44" w16cid:durableId="1953583938">
    <w:abstractNumId w:val="86"/>
  </w:num>
  <w:num w:numId="45" w16cid:durableId="1950624104">
    <w:abstractNumId w:val="56"/>
  </w:num>
  <w:num w:numId="46" w16cid:durableId="2116174277">
    <w:abstractNumId w:val="111"/>
  </w:num>
  <w:num w:numId="47" w16cid:durableId="520898707">
    <w:abstractNumId w:val="120"/>
  </w:num>
  <w:num w:numId="48" w16cid:durableId="915359177">
    <w:abstractNumId w:val="102"/>
  </w:num>
  <w:num w:numId="49" w16cid:durableId="441993508">
    <w:abstractNumId w:val="40"/>
  </w:num>
  <w:num w:numId="50" w16cid:durableId="118841282">
    <w:abstractNumId w:val="89"/>
  </w:num>
  <w:num w:numId="51" w16cid:durableId="846873143">
    <w:abstractNumId w:val="107"/>
  </w:num>
  <w:num w:numId="52" w16cid:durableId="89201414">
    <w:abstractNumId w:val="95"/>
  </w:num>
  <w:num w:numId="53" w16cid:durableId="588272592">
    <w:abstractNumId w:val="45"/>
  </w:num>
  <w:num w:numId="54" w16cid:durableId="681666623">
    <w:abstractNumId w:val="4"/>
  </w:num>
  <w:num w:numId="55" w16cid:durableId="1255824642">
    <w:abstractNumId w:val="108"/>
  </w:num>
  <w:num w:numId="56" w16cid:durableId="670064926">
    <w:abstractNumId w:val="15"/>
  </w:num>
  <w:num w:numId="57" w16cid:durableId="1250312703">
    <w:abstractNumId w:val="38"/>
  </w:num>
  <w:num w:numId="58" w16cid:durableId="234166218">
    <w:abstractNumId w:val="5"/>
  </w:num>
  <w:num w:numId="59" w16cid:durableId="815487506">
    <w:abstractNumId w:val="37"/>
  </w:num>
  <w:num w:numId="60" w16cid:durableId="1772894220">
    <w:abstractNumId w:val="99"/>
  </w:num>
  <w:num w:numId="61" w16cid:durableId="1300383341">
    <w:abstractNumId w:val="12"/>
  </w:num>
  <w:num w:numId="62" w16cid:durableId="621786">
    <w:abstractNumId w:val="23"/>
  </w:num>
  <w:num w:numId="63" w16cid:durableId="387538037">
    <w:abstractNumId w:val="82"/>
  </w:num>
  <w:num w:numId="64" w16cid:durableId="678045884">
    <w:abstractNumId w:val="122"/>
  </w:num>
  <w:num w:numId="65" w16cid:durableId="1955598455">
    <w:abstractNumId w:val="93"/>
  </w:num>
  <w:num w:numId="66" w16cid:durableId="1923952613">
    <w:abstractNumId w:val="28"/>
  </w:num>
  <w:num w:numId="67" w16cid:durableId="1716930284">
    <w:abstractNumId w:val="3"/>
  </w:num>
  <w:num w:numId="68" w16cid:durableId="905649167">
    <w:abstractNumId w:val="54"/>
  </w:num>
  <w:num w:numId="69" w16cid:durableId="193662433">
    <w:abstractNumId w:val="24"/>
  </w:num>
  <w:num w:numId="70" w16cid:durableId="1724210656">
    <w:abstractNumId w:val="25"/>
  </w:num>
  <w:num w:numId="71" w16cid:durableId="491020467">
    <w:abstractNumId w:val="116"/>
  </w:num>
  <w:num w:numId="72" w16cid:durableId="1443770253">
    <w:abstractNumId w:val="112"/>
  </w:num>
  <w:num w:numId="73" w16cid:durableId="148719832">
    <w:abstractNumId w:val="76"/>
  </w:num>
  <w:num w:numId="74" w16cid:durableId="2018265454">
    <w:abstractNumId w:val="62"/>
  </w:num>
  <w:num w:numId="75" w16cid:durableId="2086107129">
    <w:abstractNumId w:val="85"/>
  </w:num>
  <w:num w:numId="76" w16cid:durableId="1711103812">
    <w:abstractNumId w:val="117"/>
  </w:num>
  <w:num w:numId="77" w16cid:durableId="1038167873">
    <w:abstractNumId w:val="0"/>
  </w:num>
  <w:num w:numId="78" w16cid:durableId="1985430774">
    <w:abstractNumId w:val="72"/>
  </w:num>
  <w:num w:numId="79" w16cid:durableId="406002831">
    <w:abstractNumId w:val="80"/>
  </w:num>
  <w:num w:numId="80" w16cid:durableId="705447423">
    <w:abstractNumId w:val="119"/>
  </w:num>
  <w:num w:numId="81" w16cid:durableId="1146898964">
    <w:abstractNumId w:val="1"/>
  </w:num>
  <w:num w:numId="82" w16cid:durableId="412973738">
    <w:abstractNumId w:val="34"/>
  </w:num>
  <w:num w:numId="83" w16cid:durableId="16350426">
    <w:abstractNumId w:val="18"/>
  </w:num>
  <w:num w:numId="84" w16cid:durableId="564490205">
    <w:abstractNumId w:val="41"/>
  </w:num>
  <w:num w:numId="85" w16cid:durableId="780614548">
    <w:abstractNumId w:val="73"/>
  </w:num>
  <w:num w:numId="86" w16cid:durableId="204565995">
    <w:abstractNumId w:val="90"/>
  </w:num>
  <w:num w:numId="87" w16cid:durableId="1421565334">
    <w:abstractNumId w:val="35"/>
  </w:num>
  <w:num w:numId="88" w16cid:durableId="869412743">
    <w:abstractNumId w:val="31"/>
  </w:num>
  <w:num w:numId="89" w16cid:durableId="1040975064">
    <w:abstractNumId w:val="110"/>
  </w:num>
  <w:num w:numId="90" w16cid:durableId="3483050">
    <w:abstractNumId w:val="50"/>
  </w:num>
  <w:num w:numId="91" w16cid:durableId="797575714">
    <w:abstractNumId w:val="114"/>
  </w:num>
  <w:num w:numId="92" w16cid:durableId="1197347348">
    <w:abstractNumId w:val="60"/>
  </w:num>
  <w:num w:numId="93" w16cid:durableId="2113552730">
    <w:abstractNumId w:val="104"/>
  </w:num>
  <w:num w:numId="94" w16cid:durableId="1220706221">
    <w:abstractNumId w:val="109"/>
  </w:num>
  <w:num w:numId="95" w16cid:durableId="1524128306">
    <w:abstractNumId w:val="106"/>
  </w:num>
  <w:num w:numId="96" w16cid:durableId="276184509">
    <w:abstractNumId w:val="75"/>
  </w:num>
  <w:num w:numId="97" w16cid:durableId="669527964">
    <w:abstractNumId w:val="68"/>
  </w:num>
  <w:num w:numId="98" w16cid:durableId="979774649">
    <w:abstractNumId w:val="123"/>
  </w:num>
  <w:num w:numId="99" w16cid:durableId="429130515">
    <w:abstractNumId w:val="51"/>
  </w:num>
  <w:num w:numId="100" w16cid:durableId="863641318">
    <w:abstractNumId w:val="44"/>
  </w:num>
  <w:num w:numId="101" w16cid:durableId="1682196263">
    <w:abstractNumId w:val="32"/>
  </w:num>
  <w:num w:numId="102" w16cid:durableId="1092124060">
    <w:abstractNumId w:val="30"/>
  </w:num>
  <w:num w:numId="103" w16cid:durableId="2044404103">
    <w:abstractNumId w:val="92"/>
  </w:num>
  <w:num w:numId="104" w16cid:durableId="441415979">
    <w:abstractNumId w:val="77"/>
  </w:num>
  <w:num w:numId="105" w16cid:durableId="1168904791">
    <w:abstractNumId w:val="69"/>
  </w:num>
  <w:num w:numId="106" w16cid:durableId="403259673">
    <w:abstractNumId w:val="16"/>
  </w:num>
  <w:num w:numId="107" w16cid:durableId="814375583">
    <w:abstractNumId w:val="64"/>
  </w:num>
  <w:num w:numId="108" w16cid:durableId="1813406794">
    <w:abstractNumId w:val="63"/>
  </w:num>
  <w:num w:numId="109" w16cid:durableId="1759860718">
    <w:abstractNumId w:val="14"/>
  </w:num>
  <w:num w:numId="110" w16cid:durableId="460734320">
    <w:abstractNumId w:val="96"/>
  </w:num>
  <w:num w:numId="111" w16cid:durableId="238441240">
    <w:abstractNumId w:val="58"/>
  </w:num>
  <w:num w:numId="112" w16cid:durableId="1725641952">
    <w:abstractNumId w:val="61"/>
  </w:num>
  <w:num w:numId="113" w16cid:durableId="554126382">
    <w:abstractNumId w:val="81"/>
  </w:num>
  <w:num w:numId="114" w16cid:durableId="220094008">
    <w:abstractNumId w:val="94"/>
  </w:num>
  <w:num w:numId="115" w16cid:durableId="1665356146">
    <w:abstractNumId w:val="88"/>
  </w:num>
  <w:num w:numId="116" w16cid:durableId="1663435638">
    <w:abstractNumId w:val="101"/>
  </w:num>
  <w:num w:numId="117" w16cid:durableId="753356875">
    <w:abstractNumId w:val="7"/>
  </w:num>
  <w:num w:numId="118" w16cid:durableId="851384602">
    <w:abstractNumId w:val="66"/>
  </w:num>
  <w:num w:numId="119" w16cid:durableId="554779233">
    <w:abstractNumId w:val="67"/>
  </w:num>
  <w:num w:numId="120" w16cid:durableId="775053949">
    <w:abstractNumId w:val="36"/>
  </w:num>
  <w:num w:numId="121" w16cid:durableId="337270150">
    <w:abstractNumId w:val="55"/>
  </w:num>
  <w:num w:numId="122" w16cid:durableId="92896713">
    <w:abstractNumId w:val="87"/>
  </w:num>
  <w:num w:numId="123" w16cid:durableId="1370572762">
    <w:abstractNumId w:val="71"/>
  </w:num>
  <w:num w:numId="124" w16cid:durableId="2050060476">
    <w:abstractNumId w:val="52"/>
  </w:num>
  <w:num w:numId="125" w16cid:durableId="783115548">
    <w:abstractNumId w:val="53"/>
  </w:num>
  <w:num w:numId="126" w16cid:durableId="153604474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ean-Marc H">
    <w15:presenceInfo w15:providerId="None" w15:userId="Jean-Marc 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677"/>
    <w:rsid w:val="00671F7A"/>
    <w:rsid w:val="00BB7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21080"/>
  <w15:chartTrackingRefBased/>
  <w15:docId w15:val="{D1A46C35-EA66-4501-9C0F-1F71A942B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76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B76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B767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B76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B76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B76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76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76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76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67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B76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B767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B76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B76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B76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76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76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7677"/>
    <w:rPr>
      <w:rFonts w:eastAsiaTheme="majorEastAsia" w:cstheme="majorBidi"/>
      <w:color w:val="272727" w:themeColor="text1" w:themeTint="D8"/>
    </w:rPr>
  </w:style>
  <w:style w:type="paragraph" w:styleId="Title">
    <w:name w:val="Title"/>
    <w:basedOn w:val="Normal"/>
    <w:next w:val="Normal"/>
    <w:link w:val="TitleChar"/>
    <w:uiPriority w:val="10"/>
    <w:qFormat/>
    <w:rsid w:val="00BB76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76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76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76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7677"/>
    <w:pPr>
      <w:spacing w:before="160"/>
      <w:jc w:val="center"/>
    </w:pPr>
    <w:rPr>
      <w:i/>
      <w:iCs/>
      <w:color w:val="404040" w:themeColor="text1" w:themeTint="BF"/>
    </w:rPr>
  </w:style>
  <w:style w:type="character" w:customStyle="1" w:styleId="QuoteChar">
    <w:name w:val="Quote Char"/>
    <w:basedOn w:val="DefaultParagraphFont"/>
    <w:link w:val="Quote"/>
    <w:uiPriority w:val="29"/>
    <w:rsid w:val="00BB7677"/>
    <w:rPr>
      <w:i/>
      <w:iCs/>
      <w:color w:val="404040" w:themeColor="text1" w:themeTint="BF"/>
    </w:rPr>
  </w:style>
  <w:style w:type="paragraph" w:styleId="ListParagraph">
    <w:name w:val="List Paragraph"/>
    <w:basedOn w:val="Normal"/>
    <w:uiPriority w:val="34"/>
    <w:qFormat/>
    <w:rsid w:val="00BB7677"/>
    <w:pPr>
      <w:ind w:left="720"/>
      <w:contextualSpacing/>
    </w:pPr>
  </w:style>
  <w:style w:type="character" w:styleId="IntenseEmphasis">
    <w:name w:val="Intense Emphasis"/>
    <w:basedOn w:val="DefaultParagraphFont"/>
    <w:uiPriority w:val="21"/>
    <w:qFormat/>
    <w:rsid w:val="00BB7677"/>
    <w:rPr>
      <w:i/>
      <w:iCs/>
      <w:color w:val="2F5496" w:themeColor="accent1" w:themeShade="BF"/>
    </w:rPr>
  </w:style>
  <w:style w:type="paragraph" w:styleId="IntenseQuote">
    <w:name w:val="Intense Quote"/>
    <w:basedOn w:val="Normal"/>
    <w:next w:val="Normal"/>
    <w:link w:val="IntenseQuoteChar"/>
    <w:uiPriority w:val="30"/>
    <w:qFormat/>
    <w:rsid w:val="00BB76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B7677"/>
    <w:rPr>
      <w:i/>
      <w:iCs/>
      <w:color w:val="2F5496" w:themeColor="accent1" w:themeShade="BF"/>
    </w:rPr>
  </w:style>
  <w:style w:type="character" w:styleId="IntenseReference">
    <w:name w:val="Intense Reference"/>
    <w:basedOn w:val="DefaultParagraphFont"/>
    <w:uiPriority w:val="32"/>
    <w:qFormat/>
    <w:rsid w:val="00BB7677"/>
    <w:rPr>
      <w:b/>
      <w:bCs/>
      <w:smallCaps/>
      <w:color w:val="2F5496" w:themeColor="accent1" w:themeShade="BF"/>
      <w:spacing w:val="5"/>
    </w:rPr>
  </w:style>
  <w:style w:type="paragraph" w:styleId="NoSpacing">
    <w:name w:val="No Spacing"/>
    <w:uiPriority w:val="1"/>
    <w:qFormat/>
    <w:rsid w:val="00BB7677"/>
    <w:pPr>
      <w:spacing w:after="0" w:line="240" w:lineRule="auto"/>
    </w:pPr>
  </w:style>
  <w:style w:type="character" w:styleId="Hyperlink">
    <w:name w:val="Hyperlink"/>
    <w:basedOn w:val="DefaultParagraphFont"/>
    <w:uiPriority w:val="99"/>
    <w:unhideWhenUsed/>
    <w:rsid w:val="00BB7677"/>
    <w:rPr>
      <w:color w:val="0563C1" w:themeColor="hyperlink"/>
      <w:u w:val="single"/>
    </w:rPr>
  </w:style>
  <w:style w:type="character" w:styleId="UnresolvedMention">
    <w:name w:val="Unresolved Mention"/>
    <w:basedOn w:val="DefaultParagraphFont"/>
    <w:uiPriority w:val="99"/>
    <w:semiHidden/>
    <w:unhideWhenUsed/>
    <w:rsid w:val="00BB7677"/>
    <w:rPr>
      <w:color w:val="605E5C"/>
      <w:shd w:val="clear" w:color="auto" w:fill="E1DFDD"/>
    </w:rPr>
  </w:style>
  <w:style w:type="table" w:styleId="TableGrid">
    <w:name w:val="Table Grid"/>
    <w:basedOn w:val="TableNormal"/>
    <w:uiPriority w:val="39"/>
    <w:rsid w:val="00BB7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B767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B7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677"/>
  </w:style>
  <w:style w:type="paragraph" w:styleId="Footer">
    <w:name w:val="footer"/>
    <w:basedOn w:val="Normal"/>
    <w:link w:val="FooterChar"/>
    <w:uiPriority w:val="99"/>
    <w:unhideWhenUsed/>
    <w:rsid w:val="00BB7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677"/>
  </w:style>
  <w:style w:type="paragraph" w:styleId="Revision">
    <w:name w:val="Revision"/>
    <w:hidden/>
    <w:uiPriority w:val="99"/>
    <w:semiHidden/>
    <w:rsid w:val="00BB767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microsoft.com/office/2011/relationships/people" Target="people.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9714</Words>
  <Characters>55372</Characters>
  <Application>Microsoft Office Word</Application>
  <DocSecurity>0</DocSecurity>
  <Lines>461</Lines>
  <Paragraphs>129</Paragraphs>
  <ScaleCrop>false</ScaleCrop>
  <Company/>
  <LinksUpToDate>false</LinksUpToDate>
  <CharactersWithSpaces>64957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Jean-Marc H</dc:creator>
  <cp:keywords/>
  <dc:description/>
  <cp:lastModifiedBy>Jean-Marc H</cp:lastModifiedBy>
  <cp:revision>1</cp:revision>
  <dcterms:created xsi:type="dcterms:W3CDTF">2025-07-14T20:28:00Z</dcterms:created>
  <dcterms:modified xsi:type="dcterms:W3CDTF">2025-07-14T20:30:00Z</dcterms:modified>
</cp:coreProperties>
</file>